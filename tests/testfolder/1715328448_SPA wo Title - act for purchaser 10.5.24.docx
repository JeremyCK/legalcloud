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5333067" w14:textId="77777777" w:rsidR="00D2382D" w:rsidRPr="00E56BEF" w:rsidRDefault="00D2382D">
      <w:pPr>
        <w:pStyle w:val="Title"/>
        <w:rPr>
          <w:rFonts w:ascii="Book Antiqua" w:hAnsi="Book Antiqua"/>
          <w:b/>
          <w:lang w:val="en-GB"/>
        </w:rPr>
      </w:pPr>
      <w:r w:rsidRPr="00E56BEF">
        <w:rPr>
          <w:rFonts w:ascii="Book Antiqua" w:hAnsi="Book Antiqua"/>
          <w:b/>
          <w:lang w:val="en-GB"/>
        </w:rPr>
        <w:t xml:space="preserve">SALE AND PURCHASE AGREEMENT </w:t>
      </w:r>
    </w:p>
    <w:p w14:paraId="37D4A5C7" w14:textId="77777777" w:rsidR="00D2382D" w:rsidRPr="00E56BEF" w:rsidRDefault="00D2382D">
      <w:pPr>
        <w:jc w:val="both"/>
        <w:rPr>
          <w:rFonts w:ascii="Book Antiqua" w:hAnsi="Book Antiqua"/>
          <w:bCs/>
          <w:u w:val="single"/>
          <w:lang w:val="en-GB"/>
        </w:rPr>
      </w:pPr>
    </w:p>
    <w:p w14:paraId="73E88C45" w14:textId="77777777" w:rsidR="00D2382D" w:rsidRPr="00E56BEF" w:rsidRDefault="00D2382D">
      <w:pPr>
        <w:jc w:val="both"/>
        <w:rPr>
          <w:rFonts w:ascii="Book Antiqua" w:hAnsi="Book Antiqua"/>
          <w:bCs/>
          <w:lang w:val="en-GB"/>
        </w:rPr>
      </w:pPr>
      <w:r w:rsidRPr="00E56BEF">
        <w:rPr>
          <w:rFonts w:ascii="Book Antiqua" w:hAnsi="Book Antiqua"/>
          <w:bCs/>
          <w:lang w:val="en-GB"/>
        </w:rPr>
        <w:tab/>
      </w:r>
      <w:r w:rsidRPr="00E56BEF">
        <w:rPr>
          <w:rFonts w:ascii="Book Antiqua" w:hAnsi="Book Antiqua"/>
          <w:b/>
          <w:lang w:val="en-GB"/>
        </w:rPr>
        <w:t>AN AGREEMENT</w:t>
      </w:r>
      <w:r w:rsidRPr="00E56BEF">
        <w:rPr>
          <w:rFonts w:ascii="Book Antiqua" w:hAnsi="Book Antiqua"/>
          <w:bCs/>
          <w:lang w:val="en-GB"/>
        </w:rPr>
        <w:t xml:space="preserve"> made the day and year stated in Section 1 of the First Schedule hereto </w:t>
      </w:r>
      <w:r w:rsidRPr="00E56BEF">
        <w:rPr>
          <w:rFonts w:ascii="Book Antiqua" w:hAnsi="Book Antiqua"/>
          <w:bCs/>
          <w:u w:val="single"/>
          <w:lang w:val="en-GB"/>
        </w:rPr>
        <w:t>Between</w:t>
      </w:r>
      <w:r w:rsidRPr="00E56BEF">
        <w:rPr>
          <w:rFonts w:ascii="Book Antiqua" w:hAnsi="Book Antiqua"/>
          <w:bCs/>
          <w:lang w:val="en-GB"/>
        </w:rPr>
        <w:t xml:space="preserve"> the party whose name and description are stated in Section 2 of the First Schedule hereto [hereinafter referred to as “the Vendor(s)”] of the one part </w:t>
      </w:r>
      <w:r w:rsidRPr="00E56BEF">
        <w:rPr>
          <w:rFonts w:ascii="Book Antiqua" w:hAnsi="Book Antiqua"/>
          <w:bCs/>
          <w:u w:val="single"/>
          <w:lang w:val="en-GB"/>
        </w:rPr>
        <w:t>And</w:t>
      </w:r>
      <w:r w:rsidRPr="00E56BEF">
        <w:rPr>
          <w:rFonts w:ascii="Book Antiqua" w:hAnsi="Book Antiqua"/>
          <w:bCs/>
          <w:lang w:val="en-GB"/>
        </w:rPr>
        <w:t xml:space="preserve"> the party whose name and description are stated in Section 3 of the First Schedule hereto [hereinafter referred to as “the Purchaser(s)”] of the other part.</w:t>
      </w:r>
    </w:p>
    <w:p w14:paraId="3B5A301F" w14:textId="77777777" w:rsidR="00D2382D" w:rsidRPr="00E56BEF" w:rsidRDefault="00D2382D">
      <w:pPr>
        <w:jc w:val="both"/>
        <w:rPr>
          <w:rFonts w:ascii="Book Antiqua" w:hAnsi="Book Antiqua"/>
          <w:bCs/>
          <w:lang w:val="en-GB"/>
        </w:rPr>
      </w:pPr>
    </w:p>
    <w:p w14:paraId="0DF4F540" w14:textId="77777777" w:rsidR="00D2382D" w:rsidRPr="00E56BEF" w:rsidRDefault="00D2382D">
      <w:pPr>
        <w:jc w:val="both"/>
        <w:rPr>
          <w:rFonts w:ascii="Book Antiqua" w:hAnsi="Book Antiqua"/>
          <w:bCs/>
          <w:lang w:val="en-GB"/>
        </w:rPr>
      </w:pPr>
    </w:p>
    <w:p w14:paraId="09713F84" w14:textId="77777777" w:rsidR="00D2382D" w:rsidRPr="00E56BEF" w:rsidRDefault="00D2382D">
      <w:pPr>
        <w:jc w:val="both"/>
        <w:rPr>
          <w:rFonts w:ascii="Book Antiqua" w:hAnsi="Book Antiqua"/>
          <w:b/>
          <w:lang w:val="en-GB"/>
        </w:rPr>
      </w:pPr>
      <w:r w:rsidRPr="00E56BEF">
        <w:rPr>
          <w:rFonts w:ascii="Book Antiqua" w:hAnsi="Book Antiqua"/>
          <w:b/>
          <w:u w:val="single"/>
          <w:lang w:val="en-GB"/>
        </w:rPr>
        <w:t>WHEREAS</w:t>
      </w:r>
      <w:r w:rsidRPr="00E56BEF">
        <w:rPr>
          <w:rFonts w:ascii="Book Antiqua" w:hAnsi="Book Antiqua"/>
          <w:b/>
          <w:lang w:val="en-GB"/>
        </w:rPr>
        <w:t>: -</w:t>
      </w:r>
    </w:p>
    <w:p w14:paraId="589E6552" w14:textId="77777777" w:rsidR="00D2382D" w:rsidRPr="00E56BEF" w:rsidRDefault="00D2382D">
      <w:pPr>
        <w:jc w:val="both"/>
        <w:rPr>
          <w:rFonts w:ascii="Book Antiqua" w:hAnsi="Book Antiqua"/>
          <w:b/>
          <w:lang w:val="en-GB"/>
        </w:rPr>
      </w:pPr>
    </w:p>
    <w:p w14:paraId="4FA1E7BC" w14:textId="77777777" w:rsidR="00D2382D" w:rsidRPr="00E56BEF" w:rsidRDefault="00D2382D">
      <w:pPr>
        <w:jc w:val="both"/>
        <w:rPr>
          <w:rFonts w:ascii="Book Antiqua" w:hAnsi="Book Antiqua"/>
          <w:bCs/>
          <w:lang w:val="en-GB"/>
        </w:rPr>
      </w:pPr>
    </w:p>
    <w:p w14:paraId="1143F52F" w14:textId="77777777" w:rsidR="00D2382D" w:rsidRPr="00E56BEF" w:rsidRDefault="00D2382D">
      <w:pPr>
        <w:pStyle w:val="BodyTextIndent3"/>
        <w:rPr>
          <w:rFonts w:ascii="Book Antiqua" w:hAnsi="Book Antiqua"/>
          <w:b w:val="0"/>
          <w:bCs/>
          <w:sz w:val="20"/>
        </w:rPr>
      </w:pPr>
      <w:r w:rsidRPr="00E56BEF">
        <w:rPr>
          <w:rFonts w:ascii="Book Antiqua" w:hAnsi="Book Antiqua"/>
          <w:b w:val="0"/>
          <w:bCs/>
          <w:sz w:val="20"/>
        </w:rPr>
        <w:t>A.</w:t>
      </w:r>
      <w:r w:rsidRPr="00E56BEF">
        <w:rPr>
          <w:rFonts w:ascii="Book Antiqua" w:hAnsi="Book Antiqua"/>
          <w:b w:val="0"/>
          <w:bCs/>
          <w:sz w:val="20"/>
        </w:rPr>
        <w:tab/>
        <w:t>By a written agreement made the day month and year stated in Section 4 of the First Schedule hereto [hereinafter referred to as “the Principal Sale and Purchase Agreement”] entered into between the person whose name and description are stated in Section 5 of the First Schedule hereto [hereinafter referred to as “the Developer”] of the first part, the person whose name and description are stated in Section 6 of the First Schedule hereto [hereinafter referred to as “the Principal Purchaser(s)”] of the second part and the person whose name and description are stated in Section 7 of the First Schedule hereto [hereinafter referred to as “the Proprietor”] of the third part, the Proprietor agreed to grant the Developer the right to develop and sell the hereinafter said Property and the Developer agreed to sell and the Principal Purchaser(s) agreed to purchase all that parcel of premises more particularly described in Section 8 of the First Schedule hereto</w:t>
      </w:r>
      <w:r w:rsidR="00CD0549" w:rsidRPr="00E56BEF">
        <w:rPr>
          <w:rFonts w:ascii="Book Antiqua" w:hAnsi="Book Antiqua"/>
          <w:b w:val="0"/>
          <w:bCs/>
          <w:sz w:val="20"/>
        </w:rPr>
        <w:t xml:space="preserve"> together with the Fixtures and Fittings described in Forth Schedule hereto</w:t>
      </w:r>
      <w:r w:rsidRPr="00E56BEF">
        <w:rPr>
          <w:rFonts w:ascii="Book Antiqua" w:hAnsi="Book Antiqua"/>
          <w:b w:val="0"/>
          <w:bCs/>
          <w:sz w:val="20"/>
        </w:rPr>
        <w:t xml:space="preserve"> [hereinafter referred to as “the said Property”] </w:t>
      </w:r>
      <w:r w:rsidRPr="00E56BEF">
        <w:rPr>
          <w:rFonts w:ascii="Book Antiqua" w:hAnsi="Book Antiqua"/>
          <w:b w:val="0"/>
          <w:sz w:val="20"/>
          <w:lang w:val="en-GB"/>
        </w:rPr>
        <w:t>together with and subject to the terms benefits obligations and other stipulations therein contained</w:t>
      </w:r>
      <w:r w:rsidRPr="00E56BEF">
        <w:rPr>
          <w:rFonts w:ascii="Book Antiqua" w:hAnsi="Book Antiqua"/>
          <w:b w:val="0"/>
          <w:bCs/>
          <w:sz w:val="20"/>
        </w:rPr>
        <w:t>;</w:t>
      </w:r>
    </w:p>
    <w:p w14:paraId="7721D666" w14:textId="77777777" w:rsidR="00D2382D" w:rsidRPr="00E56BEF" w:rsidRDefault="00D2382D">
      <w:pPr>
        <w:jc w:val="both"/>
        <w:rPr>
          <w:rFonts w:ascii="Book Antiqua" w:hAnsi="Book Antiqua"/>
          <w:bCs/>
          <w:lang w:val="en-GB"/>
        </w:rPr>
      </w:pPr>
    </w:p>
    <w:p w14:paraId="682B0E73" w14:textId="77777777" w:rsidR="00D2382D" w:rsidRPr="00E56BEF" w:rsidRDefault="00D2382D" w:rsidP="0095771F">
      <w:pPr>
        <w:ind w:left="720" w:hanging="720"/>
        <w:jc w:val="both"/>
        <w:rPr>
          <w:rFonts w:ascii="Book Antiqua" w:hAnsi="Book Antiqua"/>
          <w:bCs/>
          <w:lang w:val="en-GB"/>
        </w:rPr>
      </w:pPr>
      <w:r w:rsidRPr="00E56BEF">
        <w:rPr>
          <w:rFonts w:ascii="Book Antiqua" w:hAnsi="Book Antiqua"/>
          <w:bCs/>
          <w:lang w:val="en-GB"/>
        </w:rPr>
        <w:t>B.</w:t>
      </w:r>
      <w:r w:rsidRPr="00E56BEF">
        <w:rPr>
          <w:rFonts w:ascii="Book Antiqua" w:hAnsi="Book Antiqua"/>
          <w:bCs/>
          <w:lang w:val="en-GB"/>
        </w:rPr>
        <w:tab/>
        <w:t>A separate issue document of title or strata title to the said Property has not been issued by the relevant authorities as at the date hereof and all rights, titles and interest and the full and entire benefit of the said Property is vested in favour of the Vendor(s) by under or pursuant to the Principal Sale and Purchase Agreement and the agreement(s) and/or assignment(s), if any, concerning or affecting the said Property more particularly enumerated in the Second Schedule hereto [hereinafter collectively be referred to as “the Related Documents”];</w:t>
      </w:r>
    </w:p>
    <w:p w14:paraId="56D6344F" w14:textId="77777777" w:rsidR="00D2382D" w:rsidRPr="00E56BEF" w:rsidRDefault="00D2382D">
      <w:pPr>
        <w:ind w:left="720" w:hanging="720"/>
        <w:jc w:val="both"/>
        <w:rPr>
          <w:rFonts w:ascii="Book Antiqua" w:hAnsi="Book Antiqua"/>
        </w:rPr>
      </w:pPr>
    </w:p>
    <w:p w14:paraId="72A18F11" w14:textId="77777777" w:rsidR="00D2382D" w:rsidRPr="00E56BEF" w:rsidRDefault="00D2382D">
      <w:pPr>
        <w:pStyle w:val="Title"/>
        <w:ind w:left="720" w:hanging="720"/>
        <w:jc w:val="both"/>
        <w:rPr>
          <w:rFonts w:ascii="Book Antiqua" w:hAnsi="Book Antiqua"/>
          <w:u w:val="none"/>
        </w:rPr>
      </w:pPr>
      <w:r w:rsidRPr="00E56BEF">
        <w:rPr>
          <w:rFonts w:ascii="Book Antiqua" w:hAnsi="Book Antiqua"/>
          <w:u w:val="none"/>
        </w:rPr>
        <w:t>C.</w:t>
      </w:r>
      <w:r w:rsidRPr="00E56BEF">
        <w:rPr>
          <w:rFonts w:ascii="Book Antiqua" w:hAnsi="Book Antiqua"/>
          <w:u w:val="none"/>
        </w:rPr>
        <w:tab/>
        <w:t>The said Property is presently assigned to the bank or financial institution stipulated in Section 9 of the First Schedule hereto, if any [hereinafter referred to as “the Lender”] via the documents as stipulated in Section 10 of the First Schedule hereto [hereinafter collectively be referred to as “the Loan Documents”] as security for credit facility(</w:t>
      </w:r>
      <w:proofErr w:type="spellStart"/>
      <w:r w:rsidRPr="00E56BEF">
        <w:rPr>
          <w:rFonts w:ascii="Book Antiqua" w:hAnsi="Book Antiqua"/>
          <w:u w:val="none"/>
        </w:rPr>
        <w:t>ies</w:t>
      </w:r>
      <w:proofErr w:type="spellEnd"/>
      <w:r w:rsidRPr="00E56BEF">
        <w:rPr>
          <w:rFonts w:ascii="Book Antiqua" w:hAnsi="Book Antiqua"/>
          <w:u w:val="none"/>
        </w:rPr>
        <w:t xml:space="preserve">) granted by the </w:t>
      </w:r>
      <w:proofErr w:type="gramStart"/>
      <w:r w:rsidRPr="00E56BEF">
        <w:rPr>
          <w:rFonts w:ascii="Book Antiqua" w:hAnsi="Book Antiqua"/>
          <w:u w:val="none"/>
        </w:rPr>
        <w:t>Lender;</w:t>
      </w:r>
      <w:proofErr w:type="gramEnd"/>
    </w:p>
    <w:p w14:paraId="3AFA6D3F" w14:textId="77777777" w:rsidR="00D2382D" w:rsidRPr="00E56BEF" w:rsidRDefault="00D2382D">
      <w:pPr>
        <w:jc w:val="both"/>
        <w:rPr>
          <w:rFonts w:ascii="Book Antiqua" w:hAnsi="Book Antiqua"/>
          <w:bCs/>
          <w:lang w:val="en-GB"/>
        </w:rPr>
      </w:pPr>
    </w:p>
    <w:p w14:paraId="343DDD48" w14:textId="79CD5F73" w:rsidR="00D2382D" w:rsidRPr="00E56BEF" w:rsidRDefault="00D2382D">
      <w:pPr>
        <w:ind w:left="720" w:hanging="720"/>
        <w:jc w:val="both"/>
        <w:rPr>
          <w:rFonts w:ascii="Book Antiqua" w:hAnsi="Book Antiqua"/>
          <w:bCs/>
          <w:lang w:val="en-GB"/>
        </w:rPr>
      </w:pPr>
      <w:r w:rsidRPr="00E56BEF">
        <w:rPr>
          <w:rFonts w:ascii="Book Antiqua" w:hAnsi="Book Antiqua"/>
          <w:bCs/>
          <w:lang w:val="en-GB"/>
        </w:rPr>
        <w:t>D.</w:t>
      </w:r>
      <w:r w:rsidRPr="00E56BEF">
        <w:rPr>
          <w:rFonts w:ascii="Book Antiqua" w:hAnsi="Book Antiqua"/>
          <w:bCs/>
          <w:lang w:val="en-GB"/>
        </w:rPr>
        <w:tab/>
        <w:t xml:space="preserve">The Vendor(s) have agreed to sell transfer and assign their rights on the title and interest in the said Property to the Purchaser(s) and the Purchaser(s) have agreed to purchase from the Vendor(s) the said Property </w:t>
      </w:r>
      <w:ins w:id="0" w:author="Eve Yeo" w:date="2024-05-10T15:00:00Z">
        <w:r w:rsidR="00F30301" w:rsidRPr="000E73BF">
          <w:rPr>
            <w:rFonts w:ascii="Book Antiqua" w:hAnsi="Book Antiqua"/>
            <w:highlight w:val="yellow"/>
          </w:rPr>
          <w:t>with Tenancy (which the Tenancy Agreement(s) shall be annexed in the Annexure A hereto)</w:t>
        </w:r>
      </w:ins>
      <w:r w:rsidR="00F30301">
        <w:rPr>
          <w:rFonts w:ascii="Book Antiqua" w:hAnsi="Book Antiqua"/>
        </w:rPr>
        <w:t xml:space="preserve"> </w:t>
      </w:r>
      <w:r w:rsidRPr="00E56BEF">
        <w:rPr>
          <w:rFonts w:ascii="Book Antiqua" w:hAnsi="Book Antiqua"/>
          <w:bCs/>
          <w:lang w:val="en-GB"/>
        </w:rPr>
        <w:t xml:space="preserve">free from encumbrances with </w:t>
      </w:r>
      <w:ins w:id="1" w:author="Eve Yeo" w:date="2024-05-10T15:02:00Z">
        <w:r w:rsidR="00F30301">
          <w:rPr>
            <w:rFonts w:ascii="Book Antiqua" w:hAnsi="Book Antiqua"/>
            <w:bCs/>
            <w:lang w:val="en-GB"/>
          </w:rPr>
          <w:t>vacant/legal</w:t>
        </w:r>
      </w:ins>
      <w:r w:rsidRPr="00E56BEF">
        <w:rPr>
          <w:rFonts w:ascii="Book Antiqua" w:hAnsi="Book Antiqua"/>
          <w:bCs/>
          <w:lang w:val="en-GB"/>
        </w:rPr>
        <w:t xml:space="preserve"> possession at the consideration but subject to the terms and condition hereinafter contained inter-alia the confirmation of the Developer;</w:t>
      </w:r>
    </w:p>
    <w:p w14:paraId="445EF35D" w14:textId="77777777" w:rsidR="00D2382D" w:rsidRPr="00E56BEF" w:rsidRDefault="00D2382D">
      <w:pPr>
        <w:jc w:val="both"/>
        <w:rPr>
          <w:rFonts w:ascii="Book Antiqua" w:hAnsi="Book Antiqua"/>
          <w:bCs/>
          <w:lang w:val="en-GB"/>
        </w:rPr>
      </w:pPr>
    </w:p>
    <w:p w14:paraId="09AB1952" w14:textId="77777777" w:rsidR="00D2382D" w:rsidRPr="00E56BEF" w:rsidRDefault="00D2382D">
      <w:pPr>
        <w:ind w:left="709" w:hanging="709"/>
        <w:jc w:val="both"/>
        <w:rPr>
          <w:rFonts w:ascii="Book Antiqua" w:hAnsi="Book Antiqua"/>
          <w:bCs/>
          <w:lang w:val="en-GB"/>
        </w:rPr>
      </w:pPr>
      <w:r w:rsidRPr="00E56BEF">
        <w:rPr>
          <w:rFonts w:ascii="Book Antiqua" w:hAnsi="Book Antiqua"/>
          <w:bCs/>
          <w:lang w:val="en-GB"/>
        </w:rPr>
        <w:t>E.</w:t>
      </w:r>
      <w:r w:rsidRPr="00E56BEF">
        <w:rPr>
          <w:rFonts w:ascii="Book Antiqua" w:hAnsi="Book Antiqua"/>
          <w:bCs/>
          <w:lang w:val="en-GB"/>
        </w:rPr>
        <w:tab/>
        <w:t xml:space="preserve">The Purchaser(s) may be applying to a bank or finance company [hereinafter referred to as “the Purchaser(s)’ Financier”] for a loan [hereinafter referred to as “the Loan” which context shall mean the actual sum to be released towards the Purchase Price] to finance the purchase of the said </w:t>
      </w:r>
      <w:proofErr w:type="gramStart"/>
      <w:r w:rsidRPr="00E56BEF">
        <w:rPr>
          <w:rFonts w:ascii="Book Antiqua" w:hAnsi="Book Antiqua"/>
          <w:bCs/>
          <w:lang w:val="en-GB"/>
        </w:rPr>
        <w:t>Property;</w:t>
      </w:r>
      <w:proofErr w:type="gramEnd"/>
    </w:p>
    <w:p w14:paraId="03F70CCD" w14:textId="77777777" w:rsidR="00D2382D" w:rsidRPr="00E56BEF" w:rsidRDefault="00D2382D">
      <w:pPr>
        <w:jc w:val="both"/>
        <w:rPr>
          <w:rFonts w:ascii="Book Antiqua" w:hAnsi="Book Antiqua"/>
          <w:bCs/>
          <w:lang w:val="en-GB"/>
        </w:rPr>
      </w:pPr>
    </w:p>
    <w:p w14:paraId="37B2B5D1" w14:textId="77777777" w:rsidR="00D2382D" w:rsidRPr="00E56BEF" w:rsidRDefault="00D2382D">
      <w:pPr>
        <w:ind w:left="709" w:hanging="709"/>
        <w:jc w:val="both"/>
        <w:rPr>
          <w:rFonts w:ascii="Book Antiqua" w:hAnsi="Book Antiqua"/>
          <w:bCs/>
          <w:lang w:val="en-GB"/>
        </w:rPr>
      </w:pPr>
      <w:r w:rsidRPr="00E56BEF">
        <w:rPr>
          <w:rFonts w:ascii="Book Antiqua" w:hAnsi="Book Antiqua"/>
          <w:bCs/>
          <w:lang w:val="en-GB"/>
        </w:rPr>
        <w:t>F.</w:t>
      </w:r>
      <w:r w:rsidRPr="00E56BEF">
        <w:rPr>
          <w:rFonts w:ascii="Book Antiqua" w:hAnsi="Book Antiqua"/>
          <w:bCs/>
          <w:lang w:val="en-GB"/>
        </w:rPr>
        <w:tab/>
        <w:t>The solicitor(s) for the Vendor(s) shall be as stipulated in Section 19 of the First Schedule hereto [hereinafter referred to as “the Vendor(s)’ Solicitors”</w:t>
      </w:r>
      <w:proofErr w:type="gramStart"/>
      <w:r w:rsidRPr="00E56BEF">
        <w:rPr>
          <w:rFonts w:ascii="Book Antiqua" w:hAnsi="Book Antiqua"/>
          <w:bCs/>
          <w:lang w:val="en-GB"/>
        </w:rPr>
        <w:t>];</w:t>
      </w:r>
      <w:proofErr w:type="gramEnd"/>
    </w:p>
    <w:p w14:paraId="5DF5E63F" w14:textId="77777777" w:rsidR="00D2382D" w:rsidRPr="00E56BEF" w:rsidRDefault="00D2382D">
      <w:pPr>
        <w:jc w:val="both"/>
        <w:rPr>
          <w:rFonts w:ascii="Book Antiqua" w:hAnsi="Book Antiqua"/>
          <w:bCs/>
          <w:lang w:val="en-GB"/>
        </w:rPr>
      </w:pPr>
    </w:p>
    <w:p w14:paraId="3D8ED820" w14:textId="77777777" w:rsidR="00D2382D" w:rsidRPr="00E56BEF" w:rsidRDefault="00D2382D">
      <w:pPr>
        <w:ind w:left="709" w:hanging="709"/>
        <w:jc w:val="both"/>
        <w:rPr>
          <w:rFonts w:ascii="Book Antiqua" w:hAnsi="Book Antiqua"/>
          <w:bCs/>
          <w:lang w:val="en-GB"/>
        </w:rPr>
      </w:pPr>
      <w:r w:rsidRPr="00E56BEF">
        <w:rPr>
          <w:rFonts w:ascii="Book Antiqua" w:hAnsi="Book Antiqua"/>
          <w:bCs/>
          <w:lang w:val="en-GB"/>
        </w:rPr>
        <w:lastRenderedPageBreak/>
        <w:t>G.</w:t>
      </w:r>
      <w:r w:rsidRPr="00E56BEF">
        <w:rPr>
          <w:rFonts w:ascii="Book Antiqua" w:hAnsi="Book Antiqua"/>
          <w:bCs/>
          <w:lang w:val="en-GB"/>
        </w:rPr>
        <w:tab/>
        <w:t>The solicitors for the Purchaser(s) shall be as stipulated in Section 20 of the First Schedule hereto [hereinafter referred to as “the Purchaser(s)’ Solicitors”].</w:t>
      </w:r>
    </w:p>
    <w:p w14:paraId="2C062A47" w14:textId="77777777" w:rsidR="00D2382D" w:rsidRPr="00E56BEF" w:rsidRDefault="00D2382D">
      <w:pPr>
        <w:jc w:val="both"/>
        <w:rPr>
          <w:rFonts w:ascii="Book Antiqua" w:hAnsi="Book Antiqua"/>
          <w:bCs/>
          <w:lang w:val="en-GB"/>
        </w:rPr>
      </w:pPr>
    </w:p>
    <w:p w14:paraId="0390B9CB" w14:textId="77777777" w:rsidR="002A702D" w:rsidRPr="00E56BEF" w:rsidRDefault="002A702D">
      <w:pPr>
        <w:jc w:val="both"/>
        <w:rPr>
          <w:rFonts w:ascii="Book Antiqua" w:hAnsi="Book Antiqua"/>
          <w:bCs/>
          <w:lang w:val="en-GB"/>
        </w:rPr>
      </w:pPr>
    </w:p>
    <w:p w14:paraId="6234459C" w14:textId="77777777" w:rsidR="00D2382D" w:rsidRPr="00E56BEF" w:rsidRDefault="00D2382D">
      <w:pPr>
        <w:jc w:val="both"/>
        <w:rPr>
          <w:rFonts w:ascii="Book Antiqua" w:hAnsi="Book Antiqua"/>
          <w:bCs/>
          <w:lang w:val="en-GB"/>
        </w:rPr>
      </w:pPr>
      <w:r w:rsidRPr="00E56BEF">
        <w:rPr>
          <w:rFonts w:ascii="Book Antiqua" w:hAnsi="Book Antiqua"/>
          <w:b/>
          <w:bCs/>
          <w:lang w:val="en-GB"/>
        </w:rPr>
        <w:t>NOW IT IS HEREBY AGREED</w:t>
      </w:r>
      <w:r w:rsidRPr="00E56BEF">
        <w:rPr>
          <w:rFonts w:ascii="Book Antiqua" w:hAnsi="Book Antiqua"/>
          <w:bCs/>
          <w:lang w:val="en-GB"/>
        </w:rPr>
        <w:t xml:space="preserve"> as follows: -</w:t>
      </w:r>
    </w:p>
    <w:p w14:paraId="0A5F599A" w14:textId="77777777" w:rsidR="00D2382D" w:rsidRPr="00E56BEF" w:rsidRDefault="00D2382D">
      <w:pPr>
        <w:jc w:val="both"/>
        <w:rPr>
          <w:rFonts w:ascii="Book Antiqua" w:hAnsi="Book Antiqua"/>
          <w:bCs/>
          <w:lang w:val="en-GB"/>
        </w:rPr>
      </w:pPr>
    </w:p>
    <w:p w14:paraId="06FD19F4" w14:textId="77777777" w:rsidR="002A702D" w:rsidRPr="00E56BEF" w:rsidRDefault="002A702D">
      <w:pPr>
        <w:jc w:val="both"/>
        <w:rPr>
          <w:rFonts w:ascii="Book Antiqua" w:hAnsi="Book Antiqua"/>
          <w:bCs/>
          <w:lang w:val="en-GB"/>
        </w:rPr>
      </w:pPr>
    </w:p>
    <w:p w14:paraId="36D9512D" w14:textId="77777777" w:rsidR="00D2382D" w:rsidRPr="00E56BEF" w:rsidRDefault="00D2382D" w:rsidP="00D2382D">
      <w:pPr>
        <w:numPr>
          <w:ilvl w:val="0"/>
          <w:numId w:val="1"/>
        </w:numPr>
        <w:jc w:val="both"/>
        <w:rPr>
          <w:rFonts w:ascii="Book Antiqua" w:hAnsi="Book Antiqua"/>
          <w:bCs/>
          <w:lang w:val="en-GB"/>
        </w:rPr>
      </w:pPr>
      <w:r w:rsidRPr="00E56BEF">
        <w:rPr>
          <w:rFonts w:ascii="Book Antiqua" w:hAnsi="Book Antiqua"/>
          <w:b/>
          <w:bCs/>
          <w:lang w:val="en-GB"/>
        </w:rPr>
        <w:t>Sale &amp; Purchase of the said Property</w:t>
      </w:r>
    </w:p>
    <w:p w14:paraId="4A0BF347" w14:textId="77777777" w:rsidR="00D2382D" w:rsidRPr="00E56BEF" w:rsidRDefault="00D2382D">
      <w:pPr>
        <w:jc w:val="both"/>
        <w:rPr>
          <w:rFonts w:ascii="Book Antiqua" w:hAnsi="Book Antiqua"/>
          <w:bCs/>
          <w:lang w:val="en-GB"/>
        </w:rPr>
      </w:pPr>
    </w:p>
    <w:p w14:paraId="4780D305" w14:textId="123DC1A9" w:rsidR="00D2382D" w:rsidRPr="00E56BEF" w:rsidRDefault="00D2382D">
      <w:pPr>
        <w:ind w:left="720" w:hanging="720"/>
        <w:jc w:val="both"/>
        <w:rPr>
          <w:rFonts w:ascii="Book Antiqua" w:hAnsi="Book Antiqua"/>
          <w:bCs/>
          <w:lang w:val="en-GB"/>
        </w:rPr>
      </w:pPr>
      <w:r w:rsidRPr="00E56BEF">
        <w:rPr>
          <w:rFonts w:ascii="Book Antiqua" w:hAnsi="Book Antiqua"/>
          <w:bCs/>
          <w:lang w:val="en-GB"/>
        </w:rPr>
        <w:t>1.1</w:t>
      </w:r>
      <w:r w:rsidRPr="00E56BEF">
        <w:rPr>
          <w:rFonts w:ascii="Book Antiqua" w:hAnsi="Book Antiqua"/>
          <w:bCs/>
          <w:lang w:val="en-GB"/>
        </w:rPr>
        <w:tab/>
        <w:t xml:space="preserve">In consideration of the sum stipulated in Section 11 of the First Schedule hereto [hereinafter referred to as “the Purchase Price”] to be paid by the Purchaser(s) in the manner and within the times as set out in Clause 5.1 hereof, the Vendor(s) hereby agree to sell and the Purchaser(s) hereby agree to purchase all those rights title and interests of the Vendor(s) in and to the said Property under the Principal Sale and Purchase Agreement and full benefit and advantage thereof and all stipulations obligations and liabilities therein contained and all remedies for enforcing the same free from all encumbrances with </w:t>
      </w:r>
      <w:ins w:id="2" w:author="Eve Yeo" w:date="2024-05-10T15:02:00Z">
        <w:r w:rsidR="00F30301">
          <w:rPr>
            <w:rFonts w:ascii="Book Antiqua" w:hAnsi="Book Antiqua"/>
            <w:bCs/>
            <w:lang w:val="en-GB"/>
          </w:rPr>
          <w:t>vacant/legal</w:t>
        </w:r>
      </w:ins>
      <w:r w:rsidRPr="00E56BEF">
        <w:rPr>
          <w:rFonts w:ascii="Book Antiqua" w:hAnsi="Book Antiqua"/>
          <w:bCs/>
          <w:lang w:val="en-GB"/>
        </w:rPr>
        <w:t xml:space="preserve"> possession but subject to all conditions of title whether expressed or implied in the document of title to the said Property when issued and the terms and conditions hereinafter appearing.</w:t>
      </w:r>
    </w:p>
    <w:p w14:paraId="342C33B2" w14:textId="77777777" w:rsidR="00D2382D" w:rsidRPr="00E56BEF" w:rsidRDefault="00D2382D">
      <w:pPr>
        <w:jc w:val="both"/>
        <w:rPr>
          <w:rFonts w:ascii="Book Antiqua" w:hAnsi="Book Antiqua"/>
          <w:bCs/>
          <w:lang w:val="en-GB"/>
        </w:rPr>
      </w:pPr>
    </w:p>
    <w:p w14:paraId="1EC7F514" w14:textId="77777777" w:rsidR="00D2382D" w:rsidRPr="00E56BEF" w:rsidRDefault="00D2382D">
      <w:pPr>
        <w:jc w:val="both"/>
        <w:rPr>
          <w:rFonts w:ascii="Book Antiqua" w:hAnsi="Book Antiqua"/>
          <w:b/>
          <w:bCs/>
          <w:lang w:val="en-GB"/>
        </w:rPr>
      </w:pPr>
      <w:r w:rsidRPr="00E56BEF">
        <w:rPr>
          <w:rFonts w:ascii="Book Antiqua" w:hAnsi="Book Antiqua"/>
          <w:bCs/>
          <w:lang w:val="en-GB"/>
        </w:rPr>
        <w:t>2.</w:t>
      </w:r>
      <w:r w:rsidRPr="00E56BEF">
        <w:rPr>
          <w:rFonts w:ascii="Book Antiqua" w:hAnsi="Book Antiqua"/>
          <w:bCs/>
          <w:lang w:val="en-GB"/>
        </w:rPr>
        <w:tab/>
      </w:r>
      <w:r w:rsidRPr="00E56BEF">
        <w:rPr>
          <w:rFonts w:ascii="Book Antiqua" w:hAnsi="Book Antiqua"/>
          <w:b/>
          <w:bCs/>
          <w:lang w:val="en-GB"/>
        </w:rPr>
        <w:t>Vendor(s)’ duty to execute Deed of Assignment and to deposit documents</w:t>
      </w:r>
    </w:p>
    <w:p w14:paraId="7811C9B1" w14:textId="77777777" w:rsidR="00D2382D" w:rsidRPr="00E56BEF" w:rsidRDefault="00D2382D">
      <w:pPr>
        <w:ind w:left="1440" w:hanging="720"/>
        <w:jc w:val="both"/>
        <w:rPr>
          <w:rFonts w:ascii="Book Antiqua" w:hAnsi="Book Antiqua"/>
          <w:lang w:val="en-GB"/>
        </w:rPr>
      </w:pPr>
    </w:p>
    <w:p w14:paraId="5D738BCD" w14:textId="77777777" w:rsidR="00D2382D" w:rsidRPr="00E56BEF" w:rsidRDefault="00D2382D">
      <w:pPr>
        <w:ind w:left="720" w:hanging="720"/>
        <w:jc w:val="both"/>
        <w:rPr>
          <w:rFonts w:ascii="Book Antiqua" w:hAnsi="Book Antiqua"/>
          <w:lang w:val="en-GB"/>
        </w:rPr>
      </w:pPr>
      <w:r w:rsidRPr="00E56BEF">
        <w:rPr>
          <w:rFonts w:ascii="Book Antiqua" w:hAnsi="Book Antiqua"/>
          <w:lang w:val="en-GB"/>
        </w:rPr>
        <w:t>2.1</w:t>
      </w:r>
      <w:r w:rsidRPr="00E56BEF">
        <w:rPr>
          <w:rFonts w:ascii="Book Antiqua" w:hAnsi="Book Antiqua"/>
          <w:lang w:val="en-GB"/>
        </w:rPr>
        <w:tab/>
        <w:t>Simultaneously with the execution of this Agreement, the Vendor(s) shall execute and/or deposit with the Purchaser(s)’ Solicitors the following documents</w:t>
      </w:r>
      <w:r w:rsidR="0062305E" w:rsidRPr="00E56BEF">
        <w:rPr>
          <w:rFonts w:ascii="Book Antiqua" w:hAnsi="Book Antiqua"/>
          <w:lang w:val="en-GB"/>
        </w:rPr>
        <w:t xml:space="preserve"> failing which the Vendor(s) shall allow the Purchaser(s) an extension of time which corresponds with the period of such delay free of interest to pay the outstanding Balance Purchase Price</w:t>
      </w:r>
      <w:r w:rsidRPr="00E56BEF">
        <w:rPr>
          <w:rFonts w:ascii="Book Antiqua" w:hAnsi="Book Antiqua"/>
          <w:lang w:val="en-GB"/>
        </w:rPr>
        <w:t>: -</w:t>
      </w:r>
    </w:p>
    <w:p w14:paraId="34C72518" w14:textId="77777777" w:rsidR="00D2382D" w:rsidRPr="00E56BEF" w:rsidRDefault="00D2382D">
      <w:pPr>
        <w:ind w:left="720"/>
        <w:jc w:val="both"/>
        <w:rPr>
          <w:rFonts w:ascii="Book Antiqua" w:hAnsi="Book Antiqua"/>
          <w:lang w:val="en-GB"/>
        </w:rPr>
      </w:pPr>
    </w:p>
    <w:p w14:paraId="56E6D997" w14:textId="77777777" w:rsidR="00D2382D" w:rsidRPr="00E56BEF" w:rsidRDefault="00D2382D" w:rsidP="00D2382D">
      <w:pPr>
        <w:numPr>
          <w:ilvl w:val="0"/>
          <w:numId w:val="4"/>
        </w:numPr>
        <w:tabs>
          <w:tab w:val="clear" w:pos="1080"/>
        </w:tabs>
        <w:ind w:left="1440" w:hanging="720"/>
        <w:jc w:val="both"/>
        <w:rPr>
          <w:rFonts w:ascii="Book Antiqua" w:hAnsi="Book Antiqua"/>
          <w:lang w:val="en-GB"/>
        </w:rPr>
      </w:pPr>
      <w:r w:rsidRPr="00E56BEF">
        <w:rPr>
          <w:rFonts w:ascii="Book Antiqua" w:hAnsi="Book Antiqua"/>
          <w:lang w:val="en-GB"/>
        </w:rPr>
        <w:t>the Deed of Assignment whereby the Vendor(s) assign all their rights title and interests in and to the said Property under the Principal Sale and Purchase Agreement in favour of the Purchaser(s) [hereinafter referred to as “the Deed of Assignment”</w:t>
      </w:r>
      <w:proofErr w:type="gramStart"/>
      <w:r w:rsidRPr="00E56BEF">
        <w:rPr>
          <w:rFonts w:ascii="Book Antiqua" w:hAnsi="Book Antiqua"/>
          <w:lang w:val="en-GB"/>
        </w:rPr>
        <w:t>];</w:t>
      </w:r>
      <w:proofErr w:type="gramEnd"/>
      <w:r w:rsidRPr="00E56BEF">
        <w:rPr>
          <w:rFonts w:ascii="Book Antiqua" w:hAnsi="Book Antiqua"/>
          <w:lang w:val="en-GB"/>
        </w:rPr>
        <w:t xml:space="preserve"> </w:t>
      </w:r>
    </w:p>
    <w:p w14:paraId="713667D2" w14:textId="77777777" w:rsidR="006C0ED4" w:rsidRPr="00E56BEF" w:rsidRDefault="006C0ED4" w:rsidP="006C0ED4">
      <w:pPr>
        <w:ind w:left="1440"/>
        <w:jc w:val="both"/>
        <w:rPr>
          <w:rFonts w:ascii="Book Antiqua" w:hAnsi="Book Antiqua"/>
          <w:lang w:val="en-GB"/>
        </w:rPr>
      </w:pPr>
    </w:p>
    <w:p w14:paraId="4F39C7B1" w14:textId="77777777" w:rsidR="00D2382D" w:rsidRPr="00E56BEF" w:rsidRDefault="006C0ED4" w:rsidP="00D2382D">
      <w:pPr>
        <w:numPr>
          <w:ilvl w:val="0"/>
          <w:numId w:val="4"/>
        </w:numPr>
        <w:tabs>
          <w:tab w:val="clear" w:pos="1080"/>
        </w:tabs>
        <w:ind w:left="1440" w:hanging="720"/>
        <w:jc w:val="both"/>
        <w:rPr>
          <w:rFonts w:ascii="Book Antiqua" w:hAnsi="Book Antiqua"/>
          <w:lang w:val="en-GB"/>
        </w:rPr>
      </w:pPr>
      <w:r w:rsidRPr="00E56BEF">
        <w:rPr>
          <w:rFonts w:ascii="Book Antiqua" w:hAnsi="Book Antiqua"/>
          <w:lang w:val="en-GB"/>
        </w:rPr>
        <w:t xml:space="preserve">one (1) </w:t>
      </w:r>
      <w:r w:rsidR="00B67CE2" w:rsidRPr="00E56BEF">
        <w:rPr>
          <w:rFonts w:ascii="Book Antiqua" w:hAnsi="Book Antiqua"/>
        </w:rPr>
        <w:t xml:space="preserve">certified true </w:t>
      </w:r>
      <w:r w:rsidRPr="00E56BEF">
        <w:rPr>
          <w:rFonts w:ascii="Book Antiqua" w:hAnsi="Book Antiqua"/>
          <w:lang w:val="en-GB"/>
        </w:rPr>
        <w:t>copy each</w:t>
      </w:r>
      <w:r w:rsidR="00D2382D" w:rsidRPr="00E56BEF">
        <w:rPr>
          <w:rFonts w:ascii="Book Antiqua" w:hAnsi="Book Antiqua"/>
          <w:lang w:val="en-GB"/>
        </w:rPr>
        <w:t xml:space="preserve"> of the current year quit rent and assessment receipt</w:t>
      </w:r>
      <w:r w:rsidRPr="00E56BEF">
        <w:rPr>
          <w:rFonts w:ascii="Book Antiqua" w:hAnsi="Book Antiqua"/>
          <w:lang w:val="en-GB"/>
        </w:rPr>
        <w:t xml:space="preserve"> </w:t>
      </w:r>
      <w:r w:rsidR="00D2382D" w:rsidRPr="00E56BEF">
        <w:rPr>
          <w:rFonts w:ascii="Book Antiqua" w:hAnsi="Book Antiqua"/>
          <w:lang w:val="en-GB"/>
        </w:rPr>
        <w:t xml:space="preserve">in respect of the said </w:t>
      </w:r>
      <w:proofErr w:type="gramStart"/>
      <w:r w:rsidR="00D2382D" w:rsidRPr="00E56BEF">
        <w:rPr>
          <w:rFonts w:ascii="Book Antiqua" w:hAnsi="Book Antiqua"/>
          <w:lang w:val="en-GB"/>
        </w:rPr>
        <w:t>Property;</w:t>
      </w:r>
      <w:proofErr w:type="gramEnd"/>
    </w:p>
    <w:p w14:paraId="76AEBA6C" w14:textId="77777777" w:rsidR="00D2382D" w:rsidRPr="00E56BEF" w:rsidRDefault="00D2382D">
      <w:pPr>
        <w:jc w:val="both"/>
        <w:rPr>
          <w:rFonts w:ascii="Book Antiqua" w:hAnsi="Book Antiqua"/>
          <w:lang w:val="en-GB"/>
        </w:rPr>
      </w:pPr>
    </w:p>
    <w:p w14:paraId="2832BB5F" w14:textId="77777777" w:rsidR="00D2382D" w:rsidRPr="00E56BEF" w:rsidRDefault="006C0ED4" w:rsidP="00D2382D">
      <w:pPr>
        <w:numPr>
          <w:ilvl w:val="0"/>
          <w:numId w:val="4"/>
        </w:numPr>
        <w:tabs>
          <w:tab w:val="clear" w:pos="1080"/>
        </w:tabs>
        <w:ind w:left="1440" w:hanging="720"/>
        <w:jc w:val="both"/>
        <w:rPr>
          <w:rFonts w:ascii="Book Antiqua" w:hAnsi="Book Antiqua"/>
          <w:lang w:val="en-GB"/>
        </w:rPr>
      </w:pPr>
      <w:r w:rsidRPr="00E56BEF">
        <w:rPr>
          <w:rFonts w:ascii="Book Antiqua" w:hAnsi="Book Antiqua"/>
          <w:lang w:val="en-GB"/>
        </w:rPr>
        <w:t xml:space="preserve">one (1) </w:t>
      </w:r>
      <w:r w:rsidR="00B67CE2" w:rsidRPr="00E56BEF">
        <w:rPr>
          <w:rFonts w:ascii="Book Antiqua" w:hAnsi="Book Antiqua"/>
        </w:rPr>
        <w:t xml:space="preserve">certified true </w:t>
      </w:r>
      <w:r w:rsidRPr="00E56BEF">
        <w:rPr>
          <w:rFonts w:ascii="Book Antiqua" w:hAnsi="Book Antiqua"/>
          <w:lang w:val="en-GB"/>
        </w:rPr>
        <w:t xml:space="preserve">copy each </w:t>
      </w:r>
      <w:r w:rsidR="00D2382D" w:rsidRPr="00E56BEF">
        <w:rPr>
          <w:rFonts w:ascii="Book Antiqua" w:hAnsi="Book Antiqua"/>
          <w:lang w:val="en-GB"/>
        </w:rPr>
        <w:t>of the current electricity, water, sewerage</w:t>
      </w:r>
      <w:r w:rsidR="00453C3A" w:rsidRPr="00E56BEF">
        <w:rPr>
          <w:rFonts w:ascii="Book Antiqua" w:hAnsi="Book Antiqua"/>
          <w:lang w:val="en-GB"/>
        </w:rPr>
        <w:t>,</w:t>
      </w:r>
      <w:r w:rsidR="00D2382D" w:rsidRPr="00E56BEF">
        <w:rPr>
          <w:rFonts w:ascii="Book Antiqua" w:hAnsi="Book Antiqua"/>
          <w:lang w:val="en-GB"/>
        </w:rPr>
        <w:t xml:space="preserve"> maintenance charges</w:t>
      </w:r>
      <w:r w:rsidR="00453C3A" w:rsidRPr="00E56BEF">
        <w:rPr>
          <w:rFonts w:ascii="Book Antiqua" w:hAnsi="Book Antiqua"/>
          <w:lang w:val="en-GB"/>
        </w:rPr>
        <w:t>, sinking funds, fire insurances, telephone</w:t>
      </w:r>
      <w:r w:rsidRPr="00E56BEF">
        <w:rPr>
          <w:rFonts w:ascii="Book Antiqua" w:hAnsi="Book Antiqua"/>
          <w:lang w:val="en-GB"/>
        </w:rPr>
        <w:t xml:space="preserve"> receipts</w:t>
      </w:r>
      <w:r w:rsidR="00D2382D" w:rsidRPr="00E56BEF">
        <w:rPr>
          <w:rFonts w:ascii="Book Antiqua" w:hAnsi="Book Antiqua"/>
          <w:lang w:val="en-GB"/>
        </w:rPr>
        <w:t xml:space="preserve"> in respect of the said </w:t>
      </w:r>
      <w:proofErr w:type="gramStart"/>
      <w:r w:rsidR="00D2382D" w:rsidRPr="00E56BEF">
        <w:rPr>
          <w:rFonts w:ascii="Book Antiqua" w:hAnsi="Book Antiqua"/>
          <w:lang w:val="en-GB"/>
        </w:rPr>
        <w:t>Property;</w:t>
      </w:r>
      <w:proofErr w:type="gramEnd"/>
      <w:r w:rsidR="00D2382D" w:rsidRPr="00E56BEF">
        <w:rPr>
          <w:rFonts w:ascii="Book Antiqua" w:hAnsi="Book Antiqua"/>
          <w:lang w:val="en-GB"/>
        </w:rPr>
        <w:t xml:space="preserve"> </w:t>
      </w:r>
    </w:p>
    <w:p w14:paraId="3D4AE1FC" w14:textId="77777777" w:rsidR="00D2382D" w:rsidRPr="00E56BEF" w:rsidRDefault="00D2382D">
      <w:pPr>
        <w:jc w:val="both"/>
        <w:rPr>
          <w:rFonts w:ascii="Book Antiqua" w:hAnsi="Book Antiqua"/>
          <w:lang w:val="en-GB"/>
        </w:rPr>
      </w:pPr>
    </w:p>
    <w:p w14:paraId="7CCC5C68" w14:textId="77777777" w:rsidR="00461CFD" w:rsidRPr="00E56BEF" w:rsidRDefault="006C0ED4" w:rsidP="00D2382D">
      <w:pPr>
        <w:numPr>
          <w:ilvl w:val="0"/>
          <w:numId w:val="4"/>
        </w:numPr>
        <w:tabs>
          <w:tab w:val="clear" w:pos="1080"/>
        </w:tabs>
        <w:ind w:left="1440" w:hanging="720"/>
        <w:jc w:val="both"/>
        <w:rPr>
          <w:rFonts w:ascii="Book Antiqua" w:hAnsi="Book Antiqua"/>
          <w:lang w:val="en-GB"/>
        </w:rPr>
      </w:pPr>
      <w:r w:rsidRPr="00E56BEF">
        <w:rPr>
          <w:rFonts w:ascii="Book Antiqua" w:hAnsi="Book Antiqua"/>
          <w:lang w:val="en-GB"/>
        </w:rPr>
        <w:t>one (1)</w:t>
      </w:r>
      <w:r w:rsidR="00D2382D" w:rsidRPr="00E56BEF">
        <w:rPr>
          <w:rFonts w:ascii="Book Antiqua" w:hAnsi="Book Antiqua"/>
          <w:lang w:val="en-GB"/>
        </w:rPr>
        <w:t xml:space="preserve"> </w:t>
      </w:r>
      <w:r w:rsidR="00B67CE2" w:rsidRPr="00E56BEF">
        <w:rPr>
          <w:rFonts w:ascii="Book Antiqua" w:hAnsi="Book Antiqua"/>
        </w:rPr>
        <w:t xml:space="preserve">certified true </w:t>
      </w:r>
      <w:r w:rsidR="00D2382D" w:rsidRPr="00E56BEF">
        <w:rPr>
          <w:rFonts w:ascii="Book Antiqua" w:hAnsi="Book Antiqua"/>
          <w:lang w:val="en-GB"/>
        </w:rPr>
        <w:t xml:space="preserve">copy of the certificate of </w:t>
      </w:r>
      <w:r w:rsidR="00331C92" w:rsidRPr="00E56BEF">
        <w:rPr>
          <w:rFonts w:ascii="Book Antiqua" w:hAnsi="Book Antiqua"/>
          <w:lang w:val="en-GB"/>
        </w:rPr>
        <w:t xml:space="preserve">completion and compliance </w:t>
      </w:r>
      <w:r w:rsidR="00D2382D" w:rsidRPr="00E56BEF">
        <w:rPr>
          <w:rFonts w:ascii="Book Antiqua" w:hAnsi="Book Antiqua"/>
          <w:lang w:val="en-GB"/>
        </w:rPr>
        <w:t xml:space="preserve">for occupation </w:t>
      </w:r>
      <w:r w:rsidR="00461CFD" w:rsidRPr="00E56BEF">
        <w:rPr>
          <w:rFonts w:ascii="Book Antiqua" w:hAnsi="Book Antiqua"/>
          <w:lang w:val="en-GB"/>
        </w:rPr>
        <w:t xml:space="preserve">in respect of the said </w:t>
      </w:r>
      <w:proofErr w:type="gramStart"/>
      <w:r w:rsidR="00461CFD" w:rsidRPr="00E56BEF">
        <w:rPr>
          <w:rFonts w:ascii="Book Antiqua" w:hAnsi="Book Antiqua"/>
          <w:lang w:val="en-GB"/>
        </w:rPr>
        <w:t>Property;</w:t>
      </w:r>
      <w:proofErr w:type="gramEnd"/>
    </w:p>
    <w:p w14:paraId="4701F625" w14:textId="77777777" w:rsidR="00461CFD" w:rsidRPr="00E56BEF" w:rsidRDefault="00461CFD" w:rsidP="00461CFD">
      <w:pPr>
        <w:pStyle w:val="MediumGrid1-Accent2"/>
        <w:rPr>
          <w:rFonts w:ascii="Book Antiqua" w:hAnsi="Book Antiqua"/>
          <w:lang w:val="en-GB"/>
        </w:rPr>
      </w:pPr>
    </w:p>
    <w:p w14:paraId="314CC6BA" w14:textId="77777777" w:rsidR="00D2382D" w:rsidRPr="00E56BEF" w:rsidRDefault="00461CFD" w:rsidP="00D2382D">
      <w:pPr>
        <w:numPr>
          <w:ilvl w:val="0"/>
          <w:numId w:val="4"/>
        </w:numPr>
        <w:tabs>
          <w:tab w:val="clear" w:pos="1080"/>
        </w:tabs>
        <w:ind w:left="1440" w:hanging="720"/>
        <w:jc w:val="both"/>
        <w:rPr>
          <w:rFonts w:ascii="Book Antiqua" w:hAnsi="Book Antiqua"/>
          <w:lang w:val="en-GB"/>
        </w:rPr>
      </w:pPr>
      <w:r w:rsidRPr="00E56BEF">
        <w:rPr>
          <w:rFonts w:ascii="Book Antiqua" w:hAnsi="Book Antiqua"/>
          <w:lang w:val="en-GB"/>
        </w:rPr>
        <w:t>one (1)</w:t>
      </w:r>
      <w:r w:rsidR="00D2382D" w:rsidRPr="00E56BEF">
        <w:rPr>
          <w:rFonts w:ascii="Book Antiqua" w:hAnsi="Book Antiqua"/>
          <w:lang w:val="en-GB"/>
        </w:rPr>
        <w:t xml:space="preserve"> </w:t>
      </w:r>
      <w:r w:rsidR="00B67CE2" w:rsidRPr="00E56BEF">
        <w:rPr>
          <w:rFonts w:ascii="Book Antiqua" w:hAnsi="Book Antiqua"/>
        </w:rPr>
        <w:t xml:space="preserve">certified true </w:t>
      </w:r>
      <w:r w:rsidR="00D2382D" w:rsidRPr="00E56BEF">
        <w:rPr>
          <w:rFonts w:ascii="Book Antiqua" w:hAnsi="Book Antiqua"/>
          <w:lang w:val="en-GB"/>
        </w:rPr>
        <w:t xml:space="preserve">copy of each of all approved plans for all renovations (if any) carried out in respect of the said </w:t>
      </w:r>
      <w:proofErr w:type="gramStart"/>
      <w:r w:rsidR="00D2382D" w:rsidRPr="00E56BEF">
        <w:rPr>
          <w:rFonts w:ascii="Book Antiqua" w:hAnsi="Book Antiqua"/>
          <w:lang w:val="en-GB"/>
        </w:rPr>
        <w:t>Property;</w:t>
      </w:r>
      <w:proofErr w:type="gramEnd"/>
      <w:r w:rsidR="00D2382D" w:rsidRPr="00E56BEF">
        <w:rPr>
          <w:rFonts w:ascii="Book Antiqua" w:hAnsi="Book Antiqua"/>
          <w:lang w:val="en-GB"/>
        </w:rPr>
        <w:t xml:space="preserve"> </w:t>
      </w:r>
    </w:p>
    <w:p w14:paraId="6970ACE0" w14:textId="77777777" w:rsidR="00461CFD" w:rsidRPr="00E56BEF" w:rsidRDefault="00461CFD" w:rsidP="00461CFD">
      <w:pPr>
        <w:pStyle w:val="MediumGrid1-Accent2"/>
        <w:rPr>
          <w:rFonts w:ascii="Book Antiqua" w:hAnsi="Book Antiqua"/>
          <w:lang w:val="en-GB"/>
        </w:rPr>
      </w:pPr>
    </w:p>
    <w:p w14:paraId="22A50F61" w14:textId="77777777" w:rsidR="00461CFD" w:rsidRPr="00E56BEF" w:rsidRDefault="00461CFD" w:rsidP="00461CFD">
      <w:pPr>
        <w:numPr>
          <w:ilvl w:val="0"/>
          <w:numId w:val="4"/>
        </w:numPr>
        <w:tabs>
          <w:tab w:val="clear" w:pos="1080"/>
        </w:tabs>
        <w:ind w:left="1440" w:hanging="720"/>
        <w:jc w:val="both"/>
        <w:rPr>
          <w:rFonts w:ascii="Book Antiqua" w:hAnsi="Book Antiqua"/>
          <w:lang w:val="en-GB"/>
        </w:rPr>
      </w:pPr>
      <w:r w:rsidRPr="00E56BEF">
        <w:rPr>
          <w:rFonts w:ascii="Book Antiqua" w:hAnsi="Book Antiqua"/>
          <w:lang w:val="en-GB"/>
        </w:rPr>
        <w:t xml:space="preserve">one (1) </w:t>
      </w:r>
      <w:r w:rsidR="00B67CE2" w:rsidRPr="00E56BEF">
        <w:rPr>
          <w:rFonts w:ascii="Book Antiqua" w:hAnsi="Book Antiqua"/>
        </w:rPr>
        <w:t xml:space="preserve">certified true </w:t>
      </w:r>
      <w:r w:rsidRPr="00E56BEF">
        <w:rPr>
          <w:rFonts w:ascii="Book Antiqua" w:hAnsi="Book Antiqua"/>
          <w:lang w:val="en-GB"/>
        </w:rPr>
        <w:t xml:space="preserve">copy of the Vendor(s)’ identity </w:t>
      </w:r>
      <w:proofErr w:type="gramStart"/>
      <w:r w:rsidRPr="00E56BEF">
        <w:rPr>
          <w:rFonts w:ascii="Book Antiqua" w:hAnsi="Book Antiqua"/>
          <w:lang w:val="en-GB"/>
        </w:rPr>
        <w:t>card;</w:t>
      </w:r>
      <w:proofErr w:type="gramEnd"/>
      <w:r w:rsidRPr="00E56BEF">
        <w:rPr>
          <w:rFonts w:ascii="Book Antiqua" w:hAnsi="Book Antiqua"/>
          <w:lang w:val="en-GB"/>
        </w:rPr>
        <w:t xml:space="preserve"> </w:t>
      </w:r>
    </w:p>
    <w:p w14:paraId="314BB556" w14:textId="77777777" w:rsidR="00461CFD" w:rsidRPr="00E56BEF" w:rsidRDefault="00461CFD" w:rsidP="00461CFD">
      <w:pPr>
        <w:jc w:val="both"/>
        <w:rPr>
          <w:rFonts w:ascii="Book Antiqua" w:hAnsi="Book Antiqua"/>
          <w:lang w:val="en-GB"/>
        </w:rPr>
      </w:pPr>
    </w:p>
    <w:p w14:paraId="40786774" w14:textId="3D6717F5" w:rsidR="00461CFD" w:rsidRPr="00E56BEF" w:rsidRDefault="00461CFD" w:rsidP="00461CFD">
      <w:pPr>
        <w:numPr>
          <w:ilvl w:val="0"/>
          <w:numId w:val="4"/>
        </w:numPr>
        <w:tabs>
          <w:tab w:val="clear" w:pos="1080"/>
        </w:tabs>
        <w:ind w:left="1440" w:hanging="720"/>
        <w:jc w:val="both"/>
        <w:rPr>
          <w:rFonts w:ascii="Book Antiqua" w:hAnsi="Book Antiqua"/>
          <w:lang w:val="en-GB"/>
        </w:rPr>
      </w:pPr>
      <w:r w:rsidRPr="00E56BEF">
        <w:rPr>
          <w:rFonts w:ascii="Book Antiqua" w:hAnsi="Book Antiqua"/>
          <w:lang w:val="en-GB"/>
        </w:rPr>
        <w:t>copies of relevant pages of the Loan/Security Documents</w:t>
      </w:r>
      <w:ins w:id="3" w:author="Eve Yeo" w:date="2024-05-10T15:03:00Z">
        <w:r w:rsidR="00F30301">
          <w:rPr>
            <w:rFonts w:ascii="Book Antiqua" w:hAnsi="Book Antiqua"/>
            <w:lang w:val="en-GB"/>
          </w:rPr>
          <w:t xml:space="preserve"> </w:t>
        </w:r>
        <w:r w:rsidR="00F30301">
          <w:rPr>
            <w:rFonts w:ascii="Book Antiqua" w:hAnsi="Book Antiqua"/>
          </w:rPr>
          <w:t xml:space="preserve">together with the latest bank statement to confirm the outstanding loan does not exceed the Balance Purchase </w:t>
        </w:r>
        <w:proofErr w:type="gramStart"/>
        <w:r w:rsidR="00F30301">
          <w:rPr>
            <w:rFonts w:ascii="Book Antiqua" w:hAnsi="Book Antiqua"/>
          </w:rPr>
          <w:t>Price</w:t>
        </w:r>
      </w:ins>
      <w:r w:rsidRPr="00E56BEF">
        <w:rPr>
          <w:rFonts w:ascii="Book Antiqua" w:hAnsi="Book Antiqua"/>
          <w:lang w:val="en-GB"/>
        </w:rPr>
        <w:t>;</w:t>
      </w:r>
      <w:proofErr w:type="gramEnd"/>
      <w:r w:rsidRPr="00E56BEF">
        <w:rPr>
          <w:rFonts w:ascii="Book Antiqua" w:hAnsi="Book Antiqua"/>
          <w:lang w:val="en-GB"/>
        </w:rPr>
        <w:t xml:space="preserve"> </w:t>
      </w:r>
    </w:p>
    <w:p w14:paraId="6625A45B" w14:textId="77777777" w:rsidR="00461CFD" w:rsidRPr="00E56BEF" w:rsidRDefault="00461CFD" w:rsidP="00461CFD">
      <w:pPr>
        <w:jc w:val="both"/>
        <w:rPr>
          <w:rFonts w:ascii="Book Antiqua" w:hAnsi="Book Antiqua"/>
          <w:lang w:val="en-GB"/>
        </w:rPr>
      </w:pPr>
    </w:p>
    <w:p w14:paraId="4D1F2162" w14:textId="77777777" w:rsidR="00461CFD" w:rsidRPr="00E56BEF" w:rsidRDefault="00461CFD" w:rsidP="00461CFD">
      <w:pPr>
        <w:numPr>
          <w:ilvl w:val="0"/>
          <w:numId w:val="4"/>
        </w:numPr>
        <w:tabs>
          <w:tab w:val="clear" w:pos="1080"/>
        </w:tabs>
        <w:ind w:left="1440" w:hanging="720"/>
        <w:jc w:val="both"/>
        <w:rPr>
          <w:rFonts w:ascii="Book Antiqua" w:hAnsi="Book Antiqua"/>
          <w:lang w:val="en-GB"/>
        </w:rPr>
      </w:pPr>
      <w:r w:rsidRPr="00E56BEF">
        <w:rPr>
          <w:rFonts w:ascii="Book Antiqua" w:hAnsi="Book Antiqua"/>
          <w:lang w:val="en-GB"/>
        </w:rPr>
        <w:t>one (1) copy each of RPGT Form 3 and “Lampiran 4”, duly signed by the Vendor(s) for the purpose of seeking an exemption of the real property gain tax payable in respect of the disposal of the said Property (if any</w:t>
      </w:r>
      <w:proofErr w:type="gramStart"/>
      <w:r w:rsidRPr="00E56BEF">
        <w:rPr>
          <w:rFonts w:ascii="Book Antiqua" w:hAnsi="Book Antiqua"/>
          <w:lang w:val="en-GB"/>
        </w:rPr>
        <w:t>);</w:t>
      </w:r>
      <w:proofErr w:type="gramEnd"/>
    </w:p>
    <w:p w14:paraId="3E507CC6" w14:textId="77777777" w:rsidR="00461CFD" w:rsidRPr="00E56BEF" w:rsidRDefault="00461CFD" w:rsidP="00461CFD">
      <w:pPr>
        <w:jc w:val="both"/>
        <w:rPr>
          <w:rFonts w:ascii="Book Antiqua" w:hAnsi="Book Antiqua"/>
          <w:lang w:val="en-GB"/>
        </w:rPr>
      </w:pPr>
    </w:p>
    <w:p w14:paraId="30CF9F68" w14:textId="77777777" w:rsidR="00461CFD" w:rsidRPr="00E56BEF" w:rsidRDefault="00461CFD" w:rsidP="003D447F">
      <w:pPr>
        <w:numPr>
          <w:ilvl w:val="0"/>
          <w:numId w:val="4"/>
        </w:numPr>
        <w:tabs>
          <w:tab w:val="clear" w:pos="1080"/>
          <w:tab w:val="num" w:pos="1440"/>
        </w:tabs>
        <w:ind w:left="1440" w:hanging="720"/>
        <w:jc w:val="both"/>
        <w:rPr>
          <w:rFonts w:ascii="Book Antiqua" w:hAnsi="Book Antiqua"/>
          <w:lang w:val="en-GB"/>
        </w:rPr>
      </w:pPr>
      <w:r w:rsidRPr="00E56BEF">
        <w:rPr>
          <w:rFonts w:ascii="Book Antiqua" w:hAnsi="Book Antiqua"/>
          <w:lang w:val="en-GB"/>
        </w:rPr>
        <w:t>one (1) complete copy of the Principal Sale and Purchase Agreement</w:t>
      </w:r>
      <w:r w:rsidR="003D447F" w:rsidRPr="00E56BEF">
        <w:rPr>
          <w:rFonts w:ascii="Book Antiqua" w:hAnsi="Book Antiqua"/>
          <w:lang w:val="en-GB"/>
        </w:rPr>
        <w:t xml:space="preserve"> </w:t>
      </w:r>
      <w:r w:rsidR="003D447F" w:rsidRPr="00E56BEF">
        <w:rPr>
          <w:rFonts w:ascii="Book Antiqua" w:hAnsi="Book Antiqua"/>
        </w:rPr>
        <w:t>and Deed of Mutual Covenants (if any</w:t>
      </w:r>
      <w:proofErr w:type="gramStart"/>
      <w:r w:rsidR="003D447F" w:rsidRPr="00E56BEF">
        <w:rPr>
          <w:rFonts w:ascii="Book Antiqua" w:hAnsi="Book Antiqua"/>
        </w:rPr>
        <w:t>)</w:t>
      </w:r>
      <w:r w:rsidRPr="00E56BEF">
        <w:rPr>
          <w:rFonts w:ascii="Book Antiqua" w:hAnsi="Book Antiqua"/>
          <w:lang w:val="en-GB"/>
        </w:rPr>
        <w:t>;</w:t>
      </w:r>
      <w:proofErr w:type="gramEnd"/>
      <w:r w:rsidRPr="00E56BEF">
        <w:rPr>
          <w:rFonts w:ascii="Book Antiqua" w:hAnsi="Book Antiqua"/>
          <w:lang w:val="en-GB"/>
        </w:rPr>
        <w:t xml:space="preserve"> </w:t>
      </w:r>
    </w:p>
    <w:p w14:paraId="28232CB4" w14:textId="77777777" w:rsidR="00D2382D" w:rsidRPr="00E56BEF" w:rsidRDefault="00D2382D">
      <w:pPr>
        <w:jc w:val="both"/>
        <w:rPr>
          <w:rFonts w:ascii="Book Antiqua" w:hAnsi="Book Antiqua"/>
          <w:lang w:val="en-GB"/>
        </w:rPr>
      </w:pPr>
    </w:p>
    <w:p w14:paraId="6876B9A6" w14:textId="77777777" w:rsidR="00D2382D" w:rsidRPr="00E56BEF" w:rsidRDefault="00D2382D" w:rsidP="00D2382D">
      <w:pPr>
        <w:numPr>
          <w:ilvl w:val="0"/>
          <w:numId w:val="4"/>
        </w:numPr>
        <w:tabs>
          <w:tab w:val="clear" w:pos="1080"/>
        </w:tabs>
        <w:ind w:left="1440" w:hanging="720"/>
        <w:jc w:val="both"/>
        <w:rPr>
          <w:rFonts w:ascii="Book Antiqua" w:hAnsi="Book Antiqua"/>
          <w:lang w:val="en-GB"/>
        </w:rPr>
      </w:pPr>
      <w:r w:rsidRPr="00E56BEF">
        <w:rPr>
          <w:rFonts w:ascii="Book Antiqua" w:hAnsi="Book Antiqua"/>
          <w:lang w:val="en-GB"/>
        </w:rPr>
        <w:t>in the event any of the parties hereto shall be a limited company, the following documents duly certified by its company secretary: -</w:t>
      </w:r>
    </w:p>
    <w:p w14:paraId="2DBD015A" w14:textId="77777777" w:rsidR="00D2382D" w:rsidRPr="00E56BEF" w:rsidRDefault="00D2382D">
      <w:pPr>
        <w:ind w:left="720"/>
        <w:jc w:val="both"/>
        <w:rPr>
          <w:rFonts w:ascii="Book Antiqua" w:hAnsi="Book Antiqua"/>
          <w:lang w:val="en-GB"/>
        </w:rPr>
      </w:pPr>
    </w:p>
    <w:p w14:paraId="46E9B0B0" w14:textId="77777777" w:rsidR="00D2382D" w:rsidRPr="00E56BEF" w:rsidRDefault="00D2382D" w:rsidP="00552F0A">
      <w:pPr>
        <w:numPr>
          <w:ilvl w:val="1"/>
          <w:numId w:val="17"/>
        </w:numPr>
        <w:jc w:val="both"/>
        <w:rPr>
          <w:rFonts w:ascii="Book Antiqua" w:hAnsi="Book Antiqua"/>
          <w:lang w:val="en-GB"/>
        </w:rPr>
      </w:pPr>
      <w:r w:rsidRPr="00E56BEF">
        <w:rPr>
          <w:rFonts w:ascii="Book Antiqua" w:hAnsi="Book Antiqua"/>
          <w:lang w:val="en-GB"/>
        </w:rPr>
        <w:t xml:space="preserve">Memorandum and Article of </w:t>
      </w:r>
      <w:proofErr w:type="gramStart"/>
      <w:r w:rsidRPr="00E56BEF">
        <w:rPr>
          <w:rFonts w:ascii="Book Antiqua" w:hAnsi="Book Antiqua"/>
          <w:lang w:val="en-GB"/>
        </w:rPr>
        <w:t>Association;</w:t>
      </w:r>
      <w:proofErr w:type="gramEnd"/>
    </w:p>
    <w:p w14:paraId="0E2C255C" w14:textId="77777777" w:rsidR="00D2382D" w:rsidRPr="00E56BEF" w:rsidRDefault="00D2382D" w:rsidP="00552F0A">
      <w:pPr>
        <w:numPr>
          <w:ilvl w:val="1"/>
          <w:numId w:val="17"/>
        </w:numPr>
        <w:jc w:val="both"/>
        <w:rPr>
          <w:rFonts w:ascii="Book Antiqua" w:hAnsi="Book Antiqua"/>
          <w:lang w:val="en-GB"/>
        </w:rPr>
      </w:pPr>
      <w:r w:rsidRPr="00E56BEF">
        <w:rPr>
          <w:rFonts w:ascii="Book Antiqua" w:hAnsi="Book Antiqua"/>
          <w:lang w:val="en-GB"/>
        </w:rPr>
        <w:t>Form 24</w:t>
      </w:r>
      <w:r w:rsidR="00552F0A" w:rsidRPr="00E56BEF">
        <w:rPr>
          <w:rFonts w:ascii="Book Antiqua" w:hAnsi="Book Antiqua"/>
          <w:lang w:val="en-GB"/>
        </w:rPr>
        <w:t>, 44</w:t>
      </w:r>
      <w:r w:rsidRPr="00E56BEF">
        <w:rPr>
          <w:rFonts w:ascii="Book Antiqua" w:hAnsi="Book Antiqua"/>
          <w:lang w:val="en-GB"/>
        </w:rPr>
        <w:t xml:space="preserve"> and </w:t>
      </w:r>
      <w:proofErr w:type="gramStart"/>
      <w:r w:rsidRPr="00E56BEF">
        <w:rPr>
          <w:rFonts w:ascii="Book Antiqua" w:hAnsi="Book Antiqua"/>
          <w:lang w:val="en-GB"/>
        </w:rPr>
        <w:t>49;</w:t>
      </w:r>
      <w:proofErr w:type="gramEnd"/>
    </w:p>
    <w:p w14:paraId="4EA1F098" w14:textId="77777777" w:rsidR="00552F0A" w:rsidRPr="00E56BEF" w:rsidRDefault="00552F0A" w:rsidP="00552F0A">
      <w:pPr>
        <w:numPr>
          <w:ilvl w:val="1"/>
          <w:numId w:val="17"/>
        </w:numPr>
        <w:jc w:val="both"/>
        <w:rPr>
          <w:rFonts w:ascii="Book Antiqua" w:hAnsi="Book Antiqua"/>
          <w:lang w:val="en-GB"/>
        </w:rPr>
      </w:pPr>
      <w:r w:rsidRPr="00E56BEF">
        <w:rPr>
          <w:rFonts w:ascii="Book Antiqua" w:hAnsi="Book Antiqua"/>
          <w:lang w:val="en-GB"/>
        </w:rPr>
        <w:t xml:space="preserve">Directors </w:t>
      </w:r>
      <w:proofErr w:type="gramStart"/>
      <w:r w:rsidRPr="00E56BEF">
        <w:rPr>
          <w:rFonts w:ascii="Book Antiqua" w:hAnsi="Book Antiqua"/>
          <w:lang w:val="en-GB"/>
        </w:rPr>
        <w:t>NRIC;</w:t>
      </w:r>
      <w:proofErr w:type="gramEnd"/>
    </w:p>
    <w:p w14:paraId="3597DD92" w14:textId="77777777" w:rsidR="00D2382D" w:rsidRPr="00E56BEF" w:rsidRDefault="00D2382D" w:rsidP="00552F0A">
      <w:pPr>
        <w:numPr>
          <w:ilvl w:val="1"/>
          <w:numId w:val="17"/>
        </w:numPr>
        <w:jc w:val="both"/>
        <w:rPr>
          <w:rFonts w:ascii="Book Antiqua" w:hAnsi="Book Antiqua"/>
          <w:lang w:val="en-GB"/>
        </w:rPr>
      </w:pPr>
      <w:r w:rsidRPr="00E56BEF">
        <w:rPr>
          <w:rFonts w:ascii="Book Antiqua" w:hAnsi="Book Antiqua"/>
          <w:lang w:val="en-GB"/>
        </w:rPr>
        <w:t>Relevant resolution from the board of directors</w:t>
      </w:r>
      <w:r w:rsidR="00552F0A" w:rsidRPr="00E56BEF">
        <w:rPr>
          <w:rFonts w:ascii="Book Antiqua" w:hAnsi="Book Antiqua"/>
          <w:lang w:val="en-GB"/>
        </w:rPr>
        <w:t xml:space="preserve"> and members</w:t>
      </w:r>
      <w:r w:rsidRPr="00E56BEF">
        <w:rPr>
          <w:rFonts w:ascii="Book Antiqua" w:hAnsi="Book Antiqua"/>
          <w:lang w:val="en-GB"/>
        </w:rPr>
        <w:t xml:space="preserve"> authorising the sale or the purchase</w:t>
      </w:r>
      <w:proofErr w:type="gramStart"/>
      <w:r w:rsidRPr="00E56BEF">
        <w:rPr>
          <w:rFonts w:ascii="Book Antiqua" w:hAnsi="Book Antiqua"/>
          <w:lang w:val="en-GB"/>
        </w:rPr>
        <w:t>, as the case may be, of</w:t>
      </w:r>
      <w:proofErr w:type="gramEnd"/>
      <w:r w:rsidRPr="00E56BEF">
        <w:rPr>
          <w:rFonts w:ascii="Book Antiqua" w:hAnsi="Book Antiqua"/>
          <w:lang w:val="en-GB"/>
        </w:rPr>
        <w:t xml:space="preserve"> the said Property; and</w:t>
      </w:r>
    </w:p>
    <w:p w14:paraId="1E1C0887" w14:textId="77777777" w:rsidR="00D2382D" w:rsidRPr="00E56BEF" w:rsidRDefault="00D2382D">
      <w:pPr>
        <w:jc w:val="both"/>
        <w:rPr>
          <w:rFonts w:ascii="Book Antiqua" w:hAnsi="Book Antiqua"/>
          <w:lang w:val="en-GB"/>
        </w:rPr>
      </w:pPr>
    </w:p>
    <w:p w14:paraId="347FD865" w14:textId="77777777" w:rsidR="009A6EDE" w:rsidRPr="00E56BEF" w:rsidRDefault="009A6EDE" w:rsidP="009A6EDE">
      <w:pPr>
        <w:numPr>
          <w:ilvl w:val="0"/>
          <w:numId w:val="4"/>
        </w:numPr>
        <w:tabs>
          <w:tab w:val="clear" w:pos="1080"/>
        </w:tabs>
        <w:ind w:left="1440" w:hanging="720"/>
        <w:jc w:val="both"/>
        <w:rPr>
          <w:rFonts w:ascii="Book Antiqua" w:hAnsi="Book Antiqua"/>
          <w:lang w:val="en-GB"/>
        </w:rPr>
      </w:pPr>
      <w:r w:rsidRPr="00E56BEF">
        <w:rPr>
          <w:rFonts w:ascii="Book Antiqua" w:hAnsi="Book Antiqua"/>
          <w:lang w:val="en-GB"/>
        </w:rPr>
        <w:t xml:space="preserve">All prior agreements and assignment as stated in Second Schedule </w:t>
      </w:r>
      <w:proofErr w:type="gramStart"/>
      <w:r w:rsidRPr="00E56BEF">
        <w:rPr>
          <w:rFonts w:ascii="Book Antiqua" w:hAnsi="Book Antiqua"/>
          <w:lang w:val="en-GB"/>
        </w:rPr>
        <w:t>hereto;</w:t>
      </w:r>
      <w:proofErr w:type="gramEnd"/>
    </w:p>
    <w:p w14:paraId="279D5AC2" w14:textId="77777777" w:rsidR="009A6EDE" w:rsidRPr="00E56BEF" w:rsidRDefault="009A6EDE" w:rsidP="009A6EDE">
      <w:pPr>
        <w:ind w:left="1440"/>
        <w:jc w:val="both"/>
        <w:rPr>
          <w:rFonts w:ascii="Book Antiqua" w:hAnsi="Book Antiqua"/>
          <w:lang w:val="en-GB"/>
        </w:rPr>
      </w:pPr>
    </w:p>
    <w:p w14:paraId="5AAF8391" w14:textId="77777777" w:rsidR="00D2382D" w:rsidRPr="00E56BEF" w:rsidRDefault="00D2382D" w:rsidP="009A6EDE">
      <w:pPr>
        <w:numPr>
          <w:ilvl w:val="0"/>
          <w:numId w:val="4"/>
        </w:numPr>
        <w:tabs>
          <w:tab w:val="clear" w:pos="1080"/>
        </w:tabs>
        <w:ind w:left="1440" w:hanging="720"/>
        <w:jc w:val="both"/>
        <w:rPr>
          <w:rFonts w:ascii="Book Antiqua" w:hAnsi="Book Antiqua"/>
          <w:lang w:val="en-GB"/>
        </w:rPr>
      </w:pPr>
      <w:r w:rsidRPr="00E56BEF">
        <w:rPr>
          <w:rFonts w:ascii="Book Antiqua" w:hAnsi="Book Antiqua"/>
          <w:lang w:val="en-GB"/>
        </w:rPr>
        <w:t>all other documents as may be necessary to give effect to the Deed of Assignment.</w:t>
      </w:r>
    </w:p>
    <w:p w14:paraId="1A572945" w14:textId="77777777" w:rsidR="00D2382D" w:rsidRPr="00E56BEF" w:rsidRDefault="00D2382D" w:rsidP="00B22569">
      <w:pPr>
        <w:jc w:val="both"/>
        <w:rPr>
          <w:rFonts w:ascii="Book Antiqua" w:hAnsi="Book Antiqua"/>
          <w:lang w:val="en-GB"/>
        </w:rPr>
      </w:pPr>
    </w:p>
    <w:p w14:paraId="1CD6FC82" w14:textId="77777777" w:rsidR="00D2382D" w:rsidRPr="00E56BEF" w:rsidRDefault="00D2382D" w:rsidP="00D2382D">
      <w:pPr>
        <w:numPr>
          <w:ilvl w:val="1"/>
          <w:numId w:val="5"/>
        </w:numPr>
        <w:jc w:val="both"/>
        <w:rPr>
          <w:rFonts w:ascii="Book Antiqua" w:hAnsi="Book Antiqua"/>
          <w:lang w:val="en-GB"/>
        </w:rPr>
      </w:pPr>
      <w:r w:rsidRPr="00E56BEF">
        <w:rPr>
          <w:rFonts w:ascii="Book Antiqua" w:hAnsi="Book Antiqua"/>
          <w:lang w:val="en-GB"/>
        </w:rPr>
        <w:t>The Purchaser</w:t>
      </w:r>
      <w:r w:rsidR="006C0ED4" w:rsidRPr="00E56BEF">
        <w:rPr>
          <w:rFonts w:ascii="Book Antiqua" w:hAnsi="Book Antiqua"/>
          <w:lang w:val="en-GB"/>
        </w:rPr>
        <w:t>(s)</w:t>
      </w:r>
      <w:r w:rsidRPr="00E56BEF">
        <w:rPr>
          <w:rFonts w:ascii="Book Antiqua" w:hAnsi="Book Antiqua"/>
          <w:lang w:val="en-GB"/>
        </w:rPr>
        <w:t>’ Solicitors are hereby authorised by the parties hereto to submit the Deed of Assignment to the collector of stamp duties for adjudication of the ad valorem stamp duty payable thereon upon: -</w:t>
      </w:r>
    </w:p>
    <w:p w14:paraId="7EA1C2CB" w14:textId="77777777" w:rsidR="00D2382D" w:rsidRPr="00E56BEF" w:rsidRDefault="00D2382D">
      <w:pPr>
        <w:ind w:left="720"/>
        <w:jc w:val="both"/>
        <w:rPr>
          <w:rFonts w:ascii="Book Antiqua" w:hAnsi="Book Antiqua"/>
          <w:lang w:val="en-GB"/>
        </w:rPr>
      </w:pPr>
    </w:p>
    <w:p w14:paraId="1EBACF19" w14:textId="77777777" w:rsidR="00D2382D" w:rsidRPr="00E56BEF" w:rsidRDefault="00D2382D" w:rsidP="00D2382D">
      <w:pPr>
        <w:numPr>
          <w:ilvl w:val="0"/>
          <w:numId w:val="6"/>
        </w:numPr>
        <w:tabs>
          <w:tab w:val="clear" w:pos="1080"/>
        </w:tabs>
        <w:ind w:left="1440" w:hanging="720"/>
        <w:jc w:val="both"/>
        <w:rPr>
          <w:rFonts w:ascii="Book Antiqua" w:hAnsi="Book Antiqua"/>
          <w:lang w:val="en-GB"/>
        </w:rPr>
      </w:pPr>
      <w:r w:rsidRPr="00E56BEF">
        <w:rPr>
          <w:rFonts w:ascii="Book Antiqua" w:hAnsi="Book Antiqua"/>
          <w:lang w:val="en-GB"/>
        </w:rPr>
        <w:t>the full payment of the Purchase Price; OR</w:t>
      </w:r>
    </w:p>
    <w:p w14:paraId="7FA7B48A" w14:textId="77777777" w:rsidR="00D2382D" w:rsidRPr="00E56BEF" w:rsidRDefault="00D2382D">
      <w:pPr>
        <w:ind w:left="1440"/>
        <w:jc w:val="both"/>
        <w:rPr>
          <w:rFonts w:ascii="Book Antiqua" w:hAnsi="Book Antiqua"/>
          <w:lang w:val="en-GB"/>
        </w:rPr>
      </w:pPr>
    </w:p>
    <w:p w14:paraId="5FC616C1" w14:textId="77777777" w:rsidR="00D2382D" w:rsidRPr="00E56BEF" w:rsidRDefault="00D2382D" w:rsidP="00D2382D">
      <w:pPr>
        <w:numPr>
          <w:ilvl w:val="0"/>
          <w:numId w:val="6"/>
        </w:numPr>
        <w:tabs>
          <w:tab w:val="clear" w:pos="1080"/>
        </w:tabs>
        <w:ind w:left="1440" w:hanging="720"/>
        <w:jc w:val="both"/>
        <w:rPr>
          <w:rFonts w:ascii="Book Antiqua" w:hAnsi="Book Antiqua"/>
          <w:lang w:val="en-GB"/>
        </w:rPr>
      </w:pPr>
      <w:r w:rsidRPr="00E56BEF">
        <w:rPr>
          <w:rFonts w:ascii="Book Antiqua" w:hAnsi="Book Antiqua"/>
          <w:lang w:val="en-GB"/>
        </w:rPr>
        <w:t>in the event the Purchaser</w:t>
      </w:r>
      <w:r w:rsidR="006C0ED4" w:rsidRPr="00E56BEF">
        <w:rPr>
          <w:rFonts w:ascii="Book Antiqua" w:hAnsi="Book Antiqua"/>
          <w:lang w:val="en-GB"/>
        </w:rPr>
        <w:t>(s)</w:t>
      </w:r>
      <w:r w:rsidRPr="00E56BEF">
        <w:rPr>
          <w:rFonts w:ascii="Book Antiqua" w:hAnsi="Book Antiqua"/>
          <w:lang w:val="en-GB"/>
        </w:rPr>
        <w:t xml:space="preserve"> ha</w:t>
      </w:r>
      <w:r w:rsidR="006C0ED4" w:rsidRPr="00E56BEF">
        <w:rPr>
          <w:rFonts w:ascii="Book Antiqua" w:hAnsi="Book Antiqua"/>
          <w:lang w:val="en-GB"/>
        </w:rPr>
        <w:t>ve</w:t>
      </w:r>
      <w:r w:rsidRPr="00E56BEF">
        <w:rPr>
          <w:rFonts w:ascii="Book Antiqua" w:hAnsi="Book Antiqua"/>
          <w:lang w:val="en-GB"/>
        </w:rPr>
        <w:t xml:space="preserve"> obtained the Loan, then upon the compliance of by the Purchaser(s) of Clause 5.2 below.</w:t>
      </w:r>
    </w:p>
    <w:p w14:paraId="4D63D76F" w14:textId="77777777" w:rsidR="00D2382D" w:rsidRPr="00E56BEF" w:rsidRDefault="00D2382D">
      <w:pPr>
        <w:jc w:val="both"/>
        <w:rPr>
          <w:rFonts w:ascii="Book Antiqua" w:hAnsi="Book Antiqua"/>
          <w:lang w:val="en-GB"/>
        </w:rPr>
      </w:pPr>
    </w:p>
    <w:p w14:paraId="0A4C97B1" w14:textId="77777777" w:rsidR="00D2382D" w:rsidRPr="00E56BEF" w:rsidRDefault="00D2382D">
      <w:pPr>
        <w:jc w:val="both"/>
        <w:rPr>
          <w:rFonts w:ascii="Book Antiqua" w:hAnsi="Book Antiqua"/>
          <w:b/>
          <w:bCs/>
          <w:lang w:val="en-GB"/>
        </w:rPr>
      </w:pPr>
      <w:r w:rsidRPr="00E56BEF">
        <w:rPr>
          <w:rFonts w:ascii="Book Antiqua" w:hAnsi="Book Antiqua"/>
          <w:lang w:val="en-GB"/>
        </w:rPr>
        <w:t>3A.</w:t>
      </w:r>
      <w:r w:rsidRPr="00E56BEF">
        <w:rPr>
          <w:rFonts w:ascii="Book Antiqua" w:hAnsi="Book Antiqua"/>
          <w:lang w:val="en-GB"/>
        </w:rPr>
        <w:tab/>
      </w:r>
      <w:r w:rsidRPr="00E56BEF">
        <w:rPr>
          <w:rFonts w:ascii="Book Antiqua" w:hAnsi="Book Antiqua"/>
          <w:b/>
          <w:bCs/>
          <w:lang w:val="en-GB"/>
        </w:rPr>
        <w:t>Developer’s Written Confirmation</w:t>
      </w:r>
    </w:p>
    <w:p w14:paraId="37641706" w14:textId="77777777" w:rsidR="00D2382D" w:rsidRPr="00E56BEF" w:rsidRDefault="00D2382D">
      <w:pPr>
        <w:jc w:val="both"/>
        <w:rPr>
          <w:rFonts w:ascii="Book Antiqua" w:hAnsi="Book Antiqua"/>
        </w:rPr>
      </w:pPr>
    </w:p>
    <w:p w14:paraId="15D42417" w14:textId="77777777" w:rsidR="00D2382D" w:rsidRPr="00E56BEF" w:rsidRDefault="00D2382D" w:rsidP="00657C64">
      <w:pPr>
        <w:pStyle w:val="BodyText"/>
        <w:ind w:left="720" w:hanging="720"/>
        <w:rPr>
          <w:rFonts w:ascii="Book Antiqua" w:hAnsi="Book Antiqua"/>
          <w:sz w:val="20"/>
        </w:rPr>
      </w:pPr>
      <w:r w:rsidRPr="00E56BEF">
        <w:rPr>
          <w:rFonts w:ascii="Book Antiqua" w:hAnsi="Book Antiqua"/>
          <w:sz w:val="20"/>
        </w:rPr>
        <w:t>3A.1</w:t>
      </w:r>
      <w:r w:rsidRPr="00E56BEF">
        <w:rPr>
          <w:rFonts w:ascii="Book Antiqua" w:hAnsi="Book Antiqua"/>
          <w:sz w:val="20"/>
        </w:rPr>
        <w:tab/>
        <w:t>The Vendor(s) shall on or before the execution of this Agreement furnish the Purchaser(s) or the Purchaser(s)’ Solicitors full particulars of the Developer including but not limited to the latest correspondence address, telephone number, etc. to enable the Purchaser(s)’ Solicitors to request for the Developer’s Confirmation (as defined hereinafter).</w:t>
      </w:r>
      <w:r w:rsidR="002C006F" w:rsidRPr="00E56BEF">
        <w:rPr>
          <w:rFonts w:ascii="Book Antiqua" w:hAnsi="Book Antiqua"/>
          <w:sz w:val="20"/>
        </w:rPr>
        <w:t xml:space="preserve"> It is hereby expressly agreed by the parties hereto that any delay exceeding the stipulated period on the part of the Vendor(s) shall be </w:t>
      </w:r>
      <w:r w:rsidR="0063705D" w:rsidRPr="00E56BEF">
        <w:rPr>
          <w:rFonts w:ascii="Book Antiqua" w:hAnsi="Book Antiqua"/>
          <w:sz w:val="20"/>
        </w:rPr>
        <w:t>ex</w:t>
      </w:r>
      <w:r w:rsidR="002C006F" w:rsidRPr="00E56BEF">
        <w:rPr>
          <w:rFonts w:ascii="Book Antiqua" w:hAnsi="Book Antiqua"/>
          <w:sz w:val="20"/>
        </w:rPr>
        <w:t xml:space="preserve">cluded to the computation of the Completion Period or the Extended Completion Period, as the case may be and the Vendor(s) shall grant such further extension to the Purchaser(s) of a period equal to the period of the aforesaid delay free of interest to pay the Balance Purchase Price without interest.   </w:t>
      </w:r>
    </w:p>
    <w:p w14:paraId="067930D8" w14:textId="77777777" w:rsidR="00D2382D" w:rsidRPr="00E56BEF" w:rsidRDefault="00D2382D">
      <w:pPr>
        <w:ind w:left="720" w:hanging="720"/>
        <w:jc w:val="both"/>
        <w:rPr>
          <w:rFonts w:ascii="Book Antiqua" w:hAnsi="Book Antiqua"/>
        </w:rPr>
      </w:pPr>
    </w:p>
    <w:p w14:paraId="72538191" w14:textId="77777777" w:rsidR="00D2382D" w:rsidRPr="00E56BEF" w:rsidRDefault="00D2382D">
      <w:pPr>
        <w:ind w:left="720" w:hanging="720"/>
        <w:jc w:val="both"/>
        <w:rPr>
          <w:rFonts w:ascii="Book Antiqua" w:hAnsi="Book Antiqua"/>
        </w:rPr>
      </w:pPr>
      <w:r w:rsidRPr="00E56BEF">
        <w:rPr>
          <w:rFonts w:ascii="Book Antiqua" w:hAnsi="Book Antiqua"/>
        </w:rPr>
        <w:t>3A.2</w:t>
      </w:r>
      <w:r w:rsidRPr="00E56BEF">
        <w:rPr>
          <w:rFonts w:ascii="Book Antiqua" w:hAnsi="Book Antiqua"/>
        </w:rPr>
        <w:tab/>
        <w:t xml:space="preserve">The </w:t>
      </w:r>
      <w:r w:rsidR="006C0ED4" w:rsidRPr="00E56BEF">
        <w:rPr>
          <w:rFonts w:ascii="Book Antiqua" w:hAnsi="Book Antiqua"/>
        </w:rPr>
        <w:t>Purchaser</w:t>
      </w:r>
      <w:r w:rsidRPr="00E56BEF">
        <w:rPr>
          <w:rFonts w:ascii="Book Antiqua" w:hAnsi="Book Antiqua"/>
        </w:rPr>
        <w:t xml:space="preserve">(s) </w:t>
      </w:r>
      <w:proofErr w:type="gramStart"/>
      <w:r w:rsidRPr="00E56BEF">
        <w:rPr>
          <w:rFonts w:ascii="Book Antiqua" w:hAnsi="Book Antiqua"/>
        </w:rPr>
        <w:t>shall</w:t>
      </w:r>
      <w:proofErr w:type="gramEnd"/>
      <w:r w:rsidRPr="00E56BEF">
        <w:rPr>
          <w:rFonts w:ascii="Book Antiqua" w:hAnsi="Book Antiqua"/>
        </w:rPr>
        <w:t xml:space="preserve"> within fourteen (14) </w:t>
      </w:r>
      <w:r w:rsidR="006C0ED4" w:rsidRPr="00E56BEF">
        <w:rPr>
          <w:rFonts w:ascii="Book Antiqua" w:hAnsi="Book Antiqua"/>
        </w:rPr>
        <w:t xml:space="preserve">working </w:t>
      </w:r>
      <w:r w:rsidRPr="00E56BEF">
        <w:rPr>
          <w:rFonts w:ascii="Book Antiqua" w:hAnsi="Book Antiqua"/>
        </w:rPr>
        <w:t>days after the execution of this Agreement write to the Developer to request for the Developer’s Confirmation. Any fee(s), if any, charged by the Developer for meeting such request shall be borne by the Purchaser</w:t>
      </w:r>
      <w:r w:rsidR="006C0ED4" w:rsidRPr="00E56BEF">
        <w:rPr>
          <w:rFonts w:ascii="Book Antiqua" w:hAnsi="Book Antiqua"/>
        </w:rPr>
        <w:t>(s)</w:t>
      </w:r>
      <w:r w:rsidRPr="00E56BEF">
        <w:rPr>
          <w:rFonts w:ascii="Book Antiqua" w:hAnsi="Book Antiqua"/>
        </w:rPr>
        <w:t xml:space="preserve"> PROVIDED THAT Subject to Clause 3A.1 above, nothing in this provision shall prevent the Purchaser(s) from requesting for the Developer’s Confirmation should the Vendor(s) fail or omit to do so in which event the fee(s) charged by the Developer for meeting such request(s) shall be borne by the </w:t>
      </w:r>
      <w:r w:rsidR="003A7DEA" w:rsidRPr="00E56BEF">
        <w:rPr>
          <w:rFonts w:ascii="Book Antiqua" w:hAnsi="Book Antiqua"/>
        </w:rPr>
        <w:t>Vendor</w:t>
      </w:r>
      <w:r w:rsidRPr="00E56BEF">
        <w:rPr>
          <w:rFonts w:ascii="Book Antiqua" w:hAnsi="Book Antiqua"/>
        </w:rPr>
        <w:t>(s).</w:t>
      </w:r>
    </w:p>
    <w:p w14:paraId="089E933C" w14:textId="77777777" w:rsidR="00D2382D" w:rsidRPr="00E56BEF" w:rsidRDefault="00D2382D">
      <w:pPr>
        <w:ind w:left="720" w:hanging="720"/>
        <w:jc w:val="both"/>
        <w:rPr>
          <w:rFonts w:ascii="Book Antiqua" w:hAnsi="Book Antiqua"/>
        </w:rPr>
      </w:pPr>
    </w:p>
    <w:p w14:paraId="46832C81" w14:textId="77777777" w:rsidR="00D2382D" w:rsidRPr="00E56BEF" w:rsidRDefault="00D2382D">
      <w:pPr>
        <w:ind w:left="720" w:hanging="720"/>
        <w:jc w:val="both"/>
        <w:rPr>
          <w:rFonts w:ascii="Book Antiqua" w:hAnsi="Book Antiqua"/>
        </w:rPr>
      </w:pPr>
      <w:r w:rsidRPr="00E56BEF">
        <w:rPr>
          <w:rFonts w:ascii="Book Antiqua" w:hAnsi="Book Antiqua"/>
        </w:rPr>
        <w:t>3A.3</w:t>
      </w:r>
      <w:r w:rsidRPr="00E56BEF">
        <w:rPr>
          <w:rFonts w:ascii="Book Antiqua" w:hAnsi="Book Antiqua"/>
        </w:rPr>
        <w:tab/>
        <w:t xml:space="preserve">The parties hereto hereby expressly agreed that this Agreement shall be conditional upon the Purchaser(s) obtaining the written confirmation from the Developer and/or the Proprietor (hereinafter referred to as “the Developer’s Confirmation”) in respect of the following particulars of the said Property within </w:t>
      </w:r>
      <w:r w:rsidR="002C006F" w:rsidRPr="00E56BEF">
        <w:rPr>
          <w:rFonts w:ascii="Book Antiqua" w:hAnsi="Book Antiqua"/>
        </w:rPr>
        <w:t xml:space="preserve">Two </w:t>
      </w:r>
      <w:r w:rsidRPr="00E56BEF">
        <w:rPr>
          <w:rFonts w:ascii="Book Antiqua" w:hAnsi="Book Antiqua"/>
        </w:rPr>
        <w:t>(</w:t>
      </w:r>
      <w:r w:rsidR="002C006F" w:rsidRPr="00E56BEF">
        <w:rPr>
          <w:rFonts w:ascii="Book Antiqua" w:hAnsi="Book Antiqua"/>
        </w:rPr>
        <w:t>2</w:t>
      </w:r>
      <w:r w:rsidRPr="00E56BEF">
        <w:rPr>
          <w:rFonts w:ascii="Book Antiqua" w:hAnsi="Book Antiqua"/>
        </w:rPr>
        <w:t>) Month from the date of this Agreement or such other period to be mutually agreed between the parties hereto: -</w:t>
      </w:r>
    </w:p>
    <w:p w14:paraId="314F242F" w14:textId="77777777" w:rsidR="00D2382D" w:rsidRPr="00E56BEF" w:rsidRDefault="00D2382D">
      <w:pPr>
        <w:jc w:val="both"/>
        <w:rPr>
          <w:rFonts w:ascii="Book Antiqua" w:hAnsi="Book Antiqua"/>
        </w:rPr>
      </w:pPr>
    </w:p>
    <w:p w14:paraId="442BF850" w14:textId="77777777" w:rsidR="00D2382D" w:rsidRPr="00E56BEF" w:rsidRDefault="00D2382D">
      <w:pPr>
        <w:ind w:left="720"/>
        <w:jc w:val="both"/>
        <w:rPr>
          <w:rFonts w:ascii="Book Antiqua" w:hAnsi="Book Antiqua"/>
        </w:rPr>
      </w:pPr>
      <w:r w:rsidRPr="00E56BEF">
        <w:rPr>
          <w:rFonts w:ascii="Book Antiqua" w:hAnsi="Book Antiqua"/>
        </w:rPr>
        <w:t>(a)</w:t>
      </w:r>
      <w:r w:rsidRPr="00E56BEF">
        <w:rPr>
          <w:rFonts w:ascii="Book Antiqua" w:hAnsi="Book Antiqua"/>
        </w:rPr>
        <w:tab/>
        <w:t xml:space="preserve">full particulars of the said </w:t>
      </w:r>
      <w:proofErr w:type="gramStart"/>
      <w:r w:rsidRPr="00E56BEF">
        <w:rPr>
          <w:rFonts w:ascii="Book Antiqua" w:hAnsi="Book Antiqua"/>
        </w:rPr>
        <w:t>Property;</w:t>
      </w:r>
      <w:proofErr w:type="gramEnd"/>
    </w:p>
    <w:p w14:paraId="65E1FBB6" w14:textId="77777777" w:rsidR="00D2382D" w:rsidRPr="00E56BEF" w:rsidRDefault="00D2382D">
      <w:pPr>
        <w:ind w:left="720"/>
        <w:jc w:val="both"/>
        <w:rPr>
          <w:rFonts w:ascii="Book Antiqua" w:hAnsi="Book Antiqua"/>
        </w:rPr>
      </w:pPr>
      <w:r w:rsidRPr="00E56BEF">
        <w:rPr>
          <w:rFonts w:ascii="Book Antiqua" w:hAnsi="Book Antiqua"/>
        </w:rPr>
        <w:t>(b)</w:t>
      </w:r>
      <w:r w:rsidRPr="00E56BEF">
        <w:rPr>
          <w:rFonts w:ascii="Book Antiqua" w:hAnsi="Book Antiqua"/>
        </w:rPr>
        <w:tab/>
        <w:t xml:space="preserve">the postal address of the said </w:t>
      </w:r>
      <w:proofErr w:type="gramStart"/>
      <w:r w:rsidRPr="00E56BEF">
        <w:rPr>
          <w:rFonts w:ascii="Book Antiqua" w:hAnsi="Book Antiqua"/>
        </w:rPr>
        <w:t>Property;</w:t>
      </w:r>
      <w:proofErr w:type="gramEnd"/>
    </w:p>
    <w:p w14:paraId="29826F7A" w14:textId="77777777" w:rsidR="00D2382D" w:rsidRPr="00E56BEF" w:rsidRDefault="00D2382D">
      <w:pPr>
        <w:ind w:left="720"/>
        <w:jc w:val="both"/>
        <w:rPr>
          <w:rFonts w:ascii="Book Antiqua" w:hAnsi="Book Antiqua"/>
        </w:rPr>
      </w:pPr>
      <w:r w:rsidRPr="00E56BEF">
        <w:rPr>
          <w:rFonts w:ascii="Book Antiqua" w:hAnsi="Book Antiqua"/>
        </w:rPr>
        <w:t>(c)</w:t>
      </w:r>
      <w:r w:rsidRPr="00E56BEF">
        <w:rPr>
          <w:rFonts w:ascii="Book Antiqua" w:hAnsi="Book Antiqua"/>
        </w:rPr>
        <w:tab/>
        <w:t xml:space="preserve">the current owner/purchaser of the said </w:t>
      </w:r>
      <w:proofErr w:type="gramStart"/>
      <w:r w:rsidRPr="00E56BEF">
        <w:rPr>
          <w:rFonts w:ascii="Book Antiqua" w:hAnsi="Book Antiqua"/>
        </w:rPr>
        <w:t>Property;</w:t>
      </w:r>
      <w:proofErr w:type="gramEnd"/>
    </w:p>
    <w:p w14:paraId="0BFB668D" w14:textId="77777777" w:rsidR="00D2382D" w:rsidRPr="00E56BEF" w:rsidRDefault="00D2382D">
      <w:pPr>
        <w:ind w:left="720"/>
        <w:jc w:val="both"/>
        <w:rPr>
          <w:rFonts w:ascii="Book Antiqua" w:hAnsi="Book Antiqua"/>
        </w:rPr>
      </w:pPr>
      <w:r w:rsidRPr="00E56BEF">
        <w:rPr>
          <w:rFonts w:ascii="Book Antiqua" w:hAnsi="Book Antiqua"/>
        </w:rPr>
        <w:t>(d)</w:t>
      </w:r>
      <w:r w:rsidRPr="00E56BEF">
        <w:rPr>
          <w:rFonts w:ascii="Book Antiqua" w:hAnsi="Book Antiqua"/>
        </w:rPr>
        <w:tab/>
        <w:t xml:space="preserve">the current </w:t>
      </w:r>
      <w:proofErr w:type="spellStart"/>
      <w:r w:rsidRPr="00E56BEF">
        <w:rPr>
          <w:rFonts w:ascii="Book Antiqua" w:hAnsi="Book Antiqua"/>
        </w:rPr>
        <w:t>chargee</w:t>
      </w:r>
      <w:proofErr w:type="spellEnd"/>
      <w:r w:rsidRPr="00E56BEF">
        <w:rPr>
          <w:rFonts w:ascii="Book Antiqua" w:hAnsi="Book Antiqua"/>
        </w:rPr>
        <w:t xml:space="preserve"> and/or assignee of the said </w:t>
      </w:r>
      <w:proofErr w:type="gramStart"/>
      <w:r w:rsidRPr="00E56BEF">
        <w:rPr>
          <w:rFonts w:ascii="Book Antiqua" w:hAnsi="Book Antiqua"/>
        </w:rPr>
        <w:t>Property;</w:t>
      </w:r>
      <w:proofErr w:type="gramEnd"/>
      <w:r w:rsidRPr="00E56BEF">
        <w:rPr>
          <w:rFonts w:ascii="Book Antiqua" w:hAnsi="Book Antiqua"/>
        </w:rPr>
        <w:t xml:space="preserve"> </w:t>
      </w:r>
    </w:p>
    <w:p w14:paraId="4699F0C9" w14:textId="77777777" w:rsidR="00D2382D" w:rsidRPr="00E56BEF" w:rsidRDefault="00D2382D">
      <w:pPr>
        <w:ind w:left="1440" w:hanging="720"/>
        <w:jc w:val="both"/>
        <w:rPr>
          <w:rFonts w:ascii="Book Antiqua" w:hAnsi="Book Antiqua"/>
        </w:rPr>
      </w:pPr>
      <w:r w:rsidRPr="00E56BEF">
        <w:rPr>
          <w:rFonts w:ascii="Book Antiqua" w:hAnsi="Book Antiqua"/>
        </w:rPr>
        <w:t>(e)</w:t>
      </w:r>
      <w:r w:rsidRPr="00E56BEF">
        <w:rPr>
          <w:rFonts w:ascii="Book Antiqua" w:hAnsi="Book Antiqua"/>
        </w:rPr>
        <w:tab/>
        <w:t>the total amount due to the Developer under the Principal Sale and Purchase Agreement; and</w:t>
      </w:r>
    </w:p>
    <w:p w14:paraId="1AB72663" w14:textId="77777777" w:rsidR="00D2382D" w:rsidRPr="00E56BEF" w:rsidRDefault="00D2382D">
      <w:pPr>
        <w:ind w:left="1440" w:hanging="720"/>
        <w:jc w:val="both"/>
        <w:rPr>
          <w:rFonts w:ascii="Book Antiqua" w:hAnsi="Book Antiqua"/>
        </w:rPr>
      </w:pPr>
      <w:r w:rsidRPr="00E56BEF">
        <w:rPr>
          <w:rFonts w:ascii="Book Antiqua" w:hAnsi="Book Antiqua"/>
        </w:rPr>
        <w:t>(f)</w:t>
      </w:r>
      <w:r w:rsidRPr="00E56BEF">
        <w:rPr>
          <w:rFonts w:ascii="Book Antiqua" w:hAnsi="Book Antiqua"/>
        </w:rPr>
        <w:tab/>
        <w:t xml:space="preserve">in the event the land upon which the said Property is erected is subject to a restriction in interest, the Developer’s undertaking that it will apply for the State Authority’s consent to transfer in </w:t>
      </w:r>
      <w:proofErr w:type="spellStart"/>
      <w:r w:rsidRPr="00E56BEF">
        <w:rPr>
          <w:rFonts w:ascii="Book Antiqua" w:hAnsi="Book Antiqua"/>
        </w:rPr>
        <w:t>favour</w:t>
      </w:r>
      <w:proofErr w:type="spellEnd"/>
      <w:r w:rsidRPr="00E56BEF">
        <w:rPr>
          <w:rFonts w:ascii="Book Antiqua" w:hAnsi="Book Antiqua"/>
        </w:rPr>
        <w:t xml:space="preserve"> of the Purchaser(s) or alternatively it will enlist the Purchaser(s)’ name in the application of such consent upon issuance of the individual/strata title to the said Property. </w:t>
      </w:r>
    </w:p>
    <w:p w14:paraId="7F4875DC" w14:textId="77777777" w:rsidR="00D2382D" w:rsidRPr="00E56BEF" w:rsidRDefault="00D2382D">
      <w:pPr>
        <w:jc w:val="both"/>
        <w:rPr>
          <w:rFonts w:ascii="Book Antiqua" w:hAnsi="Book Antiqua"/>
        </w:rPr>
      </w:pPr>
    </w:p>
    <w:p w14:paraId="19DE6738" w14:textId="25248C4E" w:rsidR="00D2382D" w:rsidRPr="00E56BEF" w:rsidRDefault="00D2382D">
      <w:pPr>
        <w:ind w:left="720" w:hanging="720"/>
        <w:jc w:val="both"/>
        <w:rPr>
          <w:rFonts w:ascii="Book Antiqua" w:hAnsi="Book Antiqua"/>
        </w:rPr>
      </w:pPr>
      <w:r w:rsidRPr="00E56BEF">
        <w:rPr>
          <w:rFonts w:ascii="Book Antiqua" w:hAnsi="Book Antiqua"/>
        </w:rPr>
        <w:t>3A.4</w:t>
      </w:r>
      <w:r w:rsidRPr="00E56BEF">
        <w:rPr>
          <w:rFonts w:ascii="Book Antiqua" w:hAnsi="Book Antiqua"/>
        </w:rPr>
        <w:tab/>
        <w:t xml:space="preserve">The Vendor(s) shall within fourteen (14) days from date of receipt by the Purchaser(s)’ Solicitors of the Developer’s </w:t>
      </w:r>
      <w:r w:rsidRPr="00E56BEF">
        <w:rPr>
          <w:rFonts w:ascii="Book Antiqua" w:hAnsi="Book Antiqua"/>
        </w:rPr>
        <w:t xml:space="preserve">Confirmation </w:t>
      </w:r>
      <w:r w:rsidR="00F30301" w:rsidRPr="0045038D">
        <w:rPr>
          <w:rFonts w:ascii="Book Antiqua" w:hAnsi="Book Antiqua"/>
        </w:rPr>
        <w:t>comply with all acts required by the Developer and</w:t>
      </w:r>
      <w:r w:rsidR="00F30301" w:rsidRPr="0045038D">
        <w:rPr>
          <w:rFonts w:ascii="Book Antiqua" w:hAnsi="Book Antiqua"/>
        </w:rPr>
        <w:t xml:space="preserve"> </w:t>
      </w:r>
      <w:r w:rsidRPr="00E56BEF">
        <w:rPr>
          <w:rFonts w:ascii="Book Antiqua" w:hAnsi="Book Antiqua"/>
        </w:rPr>
        <w:t>pay and settle all the mainte</w:t>
      </w:r>
      <w:r w:rsidRPr="00E56BEF">
        <w:rPr>
          <w:rFonts w:ascii="Book Antiqua" w:hAnsi="Book Antiqua"/>
        </w:rPr>
        <w:t xml:space="preserve">nance or service charges, </w:t>
      </w:r>
      <w:proofErr w:type="gramStart"/>
      <w:r w:rsidRPr="00E56BEF">
        <w:rPr>
          <w:rFonts w:ascii="Book Antiqua" w:hAnsi="Book Antiqua"/>
        </w:rPr>
        <w:t>outgoings</w:t>
      </w:r>
      <w:proofErr w:type="gramEnd"/>
      <w:r w:rsidRPr="00E56BEF">
        <w:rPr>
          <w:rFonts w:ascii="Book Antiqua" w:hAnsi="Book Antiqua"/>
        </w:rPr>
        <w:t xml:space="preserve"> and any other sums (if any) due to the Developer under the Principal Sale and Purchase Agreement. </w:t>
      </w:r>
    </w:p>
    <w:p w14:paraId="042A9136" w14:textId="77777777" w:rsidR="00D2382D" w:rsidRPr="00E56BEF" w:rsidRDefault="00D2382D">
      <w:pPr>
        <w:ind w:left="720" w:hanging="720"/>
        <w:jc w:val="both"/>
        <w:rPr>
          <w:rFonts w:ascii="Book Antiqua" w:hAnsi="Book Antiqua"/>
        </w:rPr>
      </w:pPr>
    </w:p>
    <w:p w14:paraId="70116B21" w14:textId="77777777" w:rsidR="00D2382D" w:rsidRPr="00E56BEF" w:rsidRDefault="00D2382D">
      <w:pPr>
        <w:ind w:left="720" w:hanging="720"/>
        <w:jc w:val="both"/>
        <w:rPr>
          <w:rFonts w:ascii="Book Antiqua" w:hAnsi="Book Antiqua"/>
        </w:rPr>
      </w:pPr>
      <w:r w:rsidRPr="00E56BEF">
        <w:rPr>
          <w:rFonts w:ascii="Book Antiqua" w:hAnsi="Book Antiqua"/>
        </w:rPr>
        <w:t>3A.5</w:t>
      </w:r>
      <w:r w:rsidRPr="00E56BEF">
        <w:rPr>
          <w:rFonts w:ascii="Book Antiqua" w:hAnsi="Book Antiqua"/>
        </w:rPr>
        <w:tab/>
        <w:t xml:space="preserve">In the event the Vendor(s) shall delay to comply with any of its obligations contained in Clauses 3A.1 and 3A.4 above, then without prejudice to any of the Purchaser(s)’ right and remedies under this Agreement, it is hereby expressly agreed by the parties hereto that any delay exceeding the said fourteen (14) days on the part of the Vendor(s) in complying with Clause 3A.1 above or settling the said payment(s) to the Developer under Clause 3A.4 above shall be </w:t>
      </w:r>
      <w:r w:rsidR="00784C9A" w:rsidRPr="00E56BEF">
        <w:rPr>
          <w:rFonts w:ascii="Book Antiqua" w:hAnsi="Book Antiqua"/>
        </w:rPr>
        <w:t xml:space="preserve">excluded </w:t>
      </w:r>
      <w:r w:rsidR="00C27082" w:rsidRPr="00E56BEF">
        <w:rPr>
          <w:rFonts w:ascii="Book Antiqua" w:hAnsi="Book Antiqua"/>
        </w:rPr>
        <w:t>to</w:t>
      </w:r>
      <w:r w:rsidRPr="00E56BEF">
        <w:rPr>
          <w:rFonts w:ascii="Book Antiqua" w:hAnsi="Book Antiqua"/>
        </w:rPr>
        <w:t xml:space="preserve"> the computation of the Completion Period or the Extended Completion Period, as the case may be.</w:t>
      </w:r>
    </w:p>
    <w:p w14:paraId="6747B8C3" w14:textId="77777777" w:rsidR="00D2382D" w:rsidRPr="00E56BEF" w:rsidRDefault="00D2382D" w:rsidP="0095771F">
      <w:pPr>
        <w:jc w:val="both"/>
        <w:rPr>
          <w:rFonts w:ascii="Book Antiqua" w:hAnsi="Book Antiqua"/>
          <w:lang w:val="en-GB"/>
        </w:rPr>
      </w:pPr>
    </w:p>
    <w:p w14:paraId="458800B5" w14:textId="77777777" w:rsidR="00D2382D" w:rsidRPr="00E56BEF" w:rsidRDefault="00D2382D">
      <w:pPr>
        <w:ind w:left="720" w:hanging="720"/>
        <w:jc w:val="both"/>
        <w:rPr>
          <w:rFonts w:ascii="Book Antiqua" w:hAnsi="Book Antiqua"/>
          <w:lang w:val="en-GB"/>
        </w:rPr>
      </w:pPr>
      <w:r w:rsidRPr="00E56BEF">
        <w:rPr>
          <w:rFonts w:ascii="Book Antiqua" w:hAnsi="Book Antiqua"/>
        </w:rPr>
        <w:t>3A.</w:t>
      </w:r>
      <w:r w:rsidR="00725993" w:rsidRPr="00E56BEF">
        <w:rPr>
          <w:rFonts w:ascii="Book Antiqua" w:hAnsi="Book Antiqua"/>
        </w:rPr>
        <w:t>6</w:t>
      </w:r>
      <w:r w:rsidRPr="00E56BEF">
        <w:rPr>
          <w:rFonts w:ascii="Book Antiqua" w:hAnsi="Book Antiqua"/>
        </w:rPr>
        <w:tab/>
        <w:t>In the event the Developer’s Confirmation is not obtained within the aforesaid stipulated period or such extended period or periods as may be mutually agreed by the parties hereto, or is refused for any reason whatsoever</w:t>
      </w:r>
      <w:r w:rsidRPr="00E56BEF">
        <w:rPr>
          <w:rFonts w:ascii="Book Antiqua" w:hAnsi="Book Antiqua"/>
          <w:lang w:val="en-GB"/>
        </w:rPr>
        <w:t xml:space="preserve"> or that the Vendor(s) shall having obtained the Developer’s Confirmation failed and/or refused to settle any payment stipulated therein, within the relevant stipulated periods, then this Agreement shall at the absolute option of the Purchaser(s) be determined whereupon the Vendor(s) shall refund to the Purchaser all money paid towards the Purchase Price without any interest or compensation whatsoever within seven (7) days from the date of termination, </w:t>
      </w:r>
      <w:r w:rsidRPr="00E56BEF">
        <w:rPr>
          <w:rFonts w:ascii="Book Antiqua" w:hAnsi="Book Antiqua"/>
          <w:bCs/>
          <w:lang w:val="en-GB"/>
        </w:rPr>
        <w:t xml:space="preserve">failing which without prejudice to any other right and remedy available to the Purchaser(s), the Vendor(s) shall further be liable to pay the Purchaser(s) interest at the rate </w:t>
      </w:r>
      <w:bookmarkStart w:id="4" w:name="OLE_LINK1"/>
      <w:r w:rsidRPr="00E56BEF">
        <w:rPr>
          <w:rFonts w:ascii="Book Antiqua" w:hAnsi="Book Antiqua"/>
          <w:bCs/>
          <w:lang w:val="en-GB"/>
        </w:rPr>
        <w:t xml:space="preserve">as stipulated in Section 18 of the First Schedule hereto </w:t>
      </w:r>
      <w:bookmarkEnd w:id="4"/>
      <w:r w:rsidRPr="00E56BEF">
        <w:rPr>
          <w:rFonts w:ascii="Book Antiqua" w:hAnsi="Book Antiqua"/>
          <w:bCs/>
          <w:lang w:val="en-GB"/>
        </w:rPr>
        <w:t>on the outstanding sum calculated on a day to day basis until the date of full payment of the outstanding sum to the Purchaser(s) together with interest thereto.</w:t>
      </w:r>
    </w:p>
    <w:p w14:paraId="0D9000DD" w14:textId="77777777" w:rsidR="00D2382D" w:rsidRPr="00E56BEF" w:rsidRDefault="00D2382D">
      <w:pPr>
        <w:pStyle w:val="BodyText"/>
        <w:ind w:left="720" w:hanging="720"/>
        <w:rPr>
          <w:rFonts w:ascii="Book Antiqua" w:hAnsi="Book Antiqua"/>
          <w:bCs/>
          <w:sz w:val="20"/>
          <w:lang w:val="en-GB"/>
        </w:rPr>
      </w:pPr>
    </w:p>
    <w:p w14:paraId="687DE158" w14:textId="77777777" w:rsidR="00531D7E" w:rsidRPr="00E56BEF" w:rsidRDefault="00531D7E" w:rsidP="00531D7E">
      <w:pPr>
        <w:pStyle w:val="BodyText"/>
        <w:ind w:left="720" w:hanging="720"/>
        <w:rPr>
          <w:rFonts w:ascii="Book Antiqua" w:hAnsi="Book Antiqua"/>
          <w:bCs/>
          <w:sz w:val="20"/>
        </w:rPr>
      </w:pPr>
      <w:r w:rsidRPr="00E56BEF">
        <w:rPr>
          <w:rFonts w:ascii="Book Antiqua" w:hAnsi="Book Antiqua"/>
          <w:bCs/>
          <w:sz w:val="20"/>
        </w:rPr>
        <w:t xml:space="preserve">3A.7   </w:t>
      </w:r>
      <w:r w:rsidRPr="00E56BEF">
        <w:rPr>
          <w:rFonts w:ascii="Book Antiqua" w:hAnsi="Book Antiqua"/>
          <w:bCs/>
          <w:sz w:val="20"/>
        </w:rPr>
        <w:tab/>
        <w:t>In the event that there is a delay for more than fourteen (14) days to do any of the following matters, the Completion Date or the Extended Completion Date, as the case may be shall be automatically extended free from interest  until all the relevant requisite documents have been duly forwarded to the Purchaser’s Solicitors, the Vendor’s Solicitors and the Purchaser’s Financier’s Solicitors whichever is applicable :-</w:t>
      </w:r>
    </w:p>
    <w:p w14:paraId="403ADC9D" w14:textId="77777777" w:rsidR="00531D7E" w:rsidRPr="00E56BEF" w:rsidRDefault="00531D7E" w:rsidP="00531D7E">
      <w:pPr>
        <w:pStyle w:val="BodyText"/>
        <w:ind w:left="720" w:hanging="720"/>
        <w:rPr>
          <w:rFonts w:ascii="Book Antiqua" w:hAnsi="Book Antiqua"/>
          <w:bCs/>
          <w:sz w:val="20"/>
        </w:rPr>
      </w:pPr>
    </w:p>
    <w:p w14:paraId="2D2E3F3D" w14:textId="77777777" w:rsidR="00531D7E" w:rsidRPr="00E56BEF" w:rsidRDefault="00531D7E" w:rsidP="00531D7E">
      <w:pPr>
        <w:pStyle w:val="BodyText"/>
        <w:ind w:left="720" w:hanging="720"/>
        <w:rPr>
          <w:rFonts w:ascii="Book Antiqua" w:hAnsi="Book Antiqua"/>
          <w:bCs/>
          <w:sz w:val="20"/>
        </w:rPr>
      </w:pPr>
      <w:r w:rsidRPr="00E56BEF">
        <w:rPr>
          <w:rFonts w:ascii="Book Antiqua" w:hAnsi="Book Antiqua"/>
          <w:bCs/>
          <w:sz w:val="20"/>
        </w:rPr>
        <w:tab/>
        <w:t xml:space="preserve">(i) </w:t>
      </w:r>
      <w:r w:rsidRPr="00E56BEF">
        <w:rPr>
          <w:rFonts w:ascii="Book Antiqua" w:hAnsi="Book Antiqua"/>
          <w:bCs/>
          <w:sz w:val="20"/>
        </w:rPr>
        <w:tab/>
        <w:t xml:space="preserve">to </w:t>
      </w:r>
      <w:proofErr w:type="gramStart"/>
      <w:r w:rsidRPr="00E56BEF">
        <w:rPr>
          <w:rFonts w:ascii="Book Antiqua" w:hAnsi="Book Antiqua"/>
          <w:bCs/>
          <w:sz w:val="20"/>
        </w:rPr>
        <w:t>obtain  from</w:t>
      </w:r>
      <w:proofErr w:type="gramEnd"/>
      <w:r w:rsidRPr="00E56BEF">
        <w:rPr>
          <w:rFonts w:ascii="Book Antiqua" w:hAnsi="Book Antiqua"/>
          <w:bCs/>
          <w:sz w:val="20"/>
        </w:rPr>
        <w:t xml:space="preserve">  the  Developer a letter of undertaking/confirmation which may be </w:t>
      </w:r>
      <w:r w:rsidRPr="00E56BEF">
        <w:rPr>
          <w:rFonts w:ascii="Book Antiqua" w:hAnsi="Book Antiqua"/>
          <w:bCs/>
          <w:sz w:val="20"/>
        </w:rPr>
        <w:tab/>
        <w:t>requested by the Purchaser’s Financier’s Solicitors;</w:t>
      </w:r>
    </w:p>
    <w:p w14:paraId="623CD695" w14:textId="77777777" w:rsidR="00531D7E" w:rsidRPr="00E56BEF" w:rsidRDefault="00531D7E" w:rsidP="00531D7E">
      <w:pPr>
        <w:pStyle w:val="BodyText"/>
        <w:ind w:left="720" w:hanging="720"/>
        <w:rPr>
          <w:rFonts w:ascii="Book Antiqua" w:hAnsi="Book Antiqua"/>
          <w:bCs/>
          <w:sz w:val="20"/>
        </w:rPr>
      </w:pPr>
    </w:p>
    <w:p w14:paraId="530100A6" w14:textId="77777777" w:rsidR="00531D7E" w:rsidRPr="00E56BEF" w:rsidRDefault="00531D7E" w:rsidP="00531D7E">
      <w:pPr>
        <w:pStyle w:val="BodyText"/>
        <w:ind w:left="720" w:hanging="720"/>
        <w:rPr>
          <w:rFonts w:ascii="Book Antiqua" w:hAnsi="Book Antiqua"/>
          <w:bCs/>
          <w:sz w:val="20"/>
        </w:rPr>
      </w:pPr>
      <w:r w:rsidRPr="00E56BEF">
        <w:rPr>
          <w:rFonts w:ascii="Book Antiqua" w:hAnsi="Book Antiqua"/>
          <w:bCs/>
          <w:sz w:val="20"/>
        </w:rPr>
        <w:tab/>
        <w:t xml:space="preserve">(ii) </w:t>
      </w:r>
      <w:r w:rsidRPr="00E56BEF">
        <w:rPr>
          <w:rFonts w:ascii="Book Antiqua" w:hAnsi="Book Antiqua"/>
          <w:bCs/>
          <w:sz w:val="20"/>
        </w:rPr>
        <w:tab/>
        <w:t xml:space="preserve">to obtain </w:t>
      </w:r>
      <w:proofErr w:type="gramStart"/>
      <w:r w:rsidRPr="00E56BEF">
        <w:rPr>
          <w:rFonts w:ascii="Book Antiqua" w:hAnsi="Book Antiqua"/>
          <w:bCs/>
          <w:sz w:val="20"/>
        </w:rPr>
        <w:t>from  the</w:t>
      </w:r>
      <w:proofErr w:type="gramEnd"/>
      <w:r w:rsidRPr="00E56BEF">
        <w:rPr>
          <w:rFonts w:ascii="Book Antiqua" w:hAnsi="Book Antiqua"/>
          <w:bCs/>
          <w:sz w:val="20"/>
        </w:rPr>
        <w:t xml:space="preserve">  Developer  the  relevant   documents  duly  executed  and/or </w:t>
      </w:r>
      <w:r w:rsidRPr="00E56BEF">
        <w:rPr>
          <w:rFonts w:ascii="Book Antiqua" w:hAnsi="Book Antiqua"/>
          <w:bCs/>
          <w:sz w:val="20"/>
        </w:rPr>
        <w:tab/>
        <w:t xml:space="preserve">endorsed by the Developer, if any; </w:t>
      </w:r>
    </w:p>
    <w:p w14:paraId="6882B712" w14:textId="77777777" w:rsidR="00531D7E" w:rsidRPr="00E56BEF" w:rsidRDefault="00531D7E" w:rsidP="00531D7E">
      <w:pPr>
        <w:pStyle w:val="BodyText"/>
        <w:ind w:left="720" w:hanging="720"/>
        <w:rPr>
          <w:rFonts w:ascii="Book Antiqua" w:hAnsi="Book Antiqua"/>
          <w:bCs/>
          <w:sz w:val="20"/>
        </w:rPr>
      </w:pPr>
    </w:p>
    <w:p w14:paraId="79B6146A" w14:textId="77777777" w:rsidR="00531D7E" w:rsidRPr="00E56BEF" w:rsidRDefault="00531D7E" w:rsidP="00531D7E">
      <w:pPr>
        <w:pStyle w:val="BodyText"/>
        <w:ind w:left="720" w:hanging="720"/>
        <w:rPr>
          <w:rFonts w:ascii="Book Antiqua" w:hAnsi="Book Antiqua"/>
          <w:bCs/>
          <w:sz w:val="20"/>
        </w:rPr>
      </w:pPr>
      <w:r w:rsidRPr="00E56BEF">
        <w:rPr>
          <w:rFonts w:ascii="Book Antiqua" w:hAnsi="Book Antiqua"/>
          <w:bCs/>
          <w:sz w:val="20"/>
        </w:rPr>
        <w:tab/>
        <w:t xml:space="preserve">(iii) </w:t>
      </w:r>
      <w:r w:rsidRPr="00E56BEF">
        <w:rPr>
          <w:rFonts w:ascii="Book Antiqua" w:hAnsi="Book Antiqua"/>
          <w:bCs/>
          <w:sz w:val="20"/>
        </w:rPr>
        <w:tab/>
        <w:t xml:space="preserve">to </w:t>
      </w:r>
      <w:proofErr w:type="gramStart"/>
      <w:r w:rsidRPr="00E56BEF">
        <w:rPr>
          <w:rFonts w:ascii="Book Antiqua" w:hAnsi="Book Antiqua"/>
          <w:bCs/>
          <w:sz w:val="20"/>
        </w:rPr>
        <w:t>obtain  a</w:t>
      </w:r>
      <w:proofErr w:type="gramEnd"/>
      <w:r w:rsidRPr="00E56BEF">
        <w:rPr>
          <w:rFonts w:ascii="Book Antiqua" w:hAnsi="Book Antiqua"/>
          <w:bCs/>
          <w:sz w:val="20"/>
        </w:rPr>
        <w:t xml:space="preserve">  disclaimer  letter  from  the  Lender  of  the  Master Title  of  the  said Property where applicable or to obtain a letter of confirmation from the Developer confirming that the Master Title of the said Property is free from encumbrances.</w:t>
      </w:r>
    </w:p>
    <w:p w14:paraId="593A0F68" w14:textId="77777777" w:rsidR="00531D7E" w:rsidRPr="00E56BEF" w:rsidRDefault="00531D7E" w:rsidP="00531D7E">
      <w:pPr>
        <w:pStyle w:val="BodyText"/>
        <w:ind w:left="720" w:hanging="720"/>
        <w:rPr>
          <w:rFonts w:ascii="Book Antiqua" w:hAnsi="Book Antiqua"/>
          <w:bCs/>
          <w:sz w:val="20"/>
        </w:rPr>
      </w:pPr>
    </w:p>
    <w:p w14:paraId="236DEE03" w14:textId="77777777" w:rsidR="00531D7E" w:rsidRPr="00E56BEF" w:rsidRDefault="00531D7E" w:rsidP="00531D7E">
      <w:pPr>
        <w:pStyle w:val="BodyText"/>
        <w:ind w:left="720" w:hanging="720"/>
        <w:rPr>
          <w:rFonts w:ascii="Book Antiqua" w:hAnsi="Book Antiqua"/>
          <w:bCs/>
          <w:sz w:val="20"/>
        </w:rPr>
      </w:pPr>
      <w:r w:rsidRPr="00E56BEF">
        <w:rPr>
          <w:rFonts w:ascii="Book Antiqua" w:hAnsi="Book Antiqua"/>
          <w:bCs/>
          <w:sz w:val="20"/>
        </w:rPr>
        <w:t xml:space="preserve">3A.8 </w:t>
      </w:r>
      <w:r w:rsidRPr="00E56BEF">
        <w:rPr>
          <w:rFonts w:ascii="Book Antiqua" w:hAnsi="Book Antiqua"/>
          <w:bCs/>
          <w:sz w:val="20"/>
        </w:rPr>
        <w:tab/>
        <w:t xml:space="preserve">In the event that there has been a dispute between the Developer and the Purchaser’s Solicitors, Vendor’s Solicitors and/or Purchaser’s Financier’s Solicitors in respect of any confirmation and undertakings </w:t>
      </w:r>
      <w:proofErr w:type="gramStart"/>
      <w:r w:rsidRPr="00E56BEF">
        <w:rPr>
          <w:rFonts w:ascii="Book Antiqua" w:hAnsi="Book Antiqua"/>
          <w:bCs/>
          <w:sz w:val="20"/>
        </w:rPr>
        <w:t>thereto,  the</w:t>
      </w:r>
      <w:proofErr w:type="gramEnd"/>
      <w:r w:rsidRPr="00E56BEF">
        <w:rPr>
          <w:rFonts w:ascii="Book Antiqua" w:hAnsi="Book Antiqua"/>
          <w:bCs/>
          <w:sz w:val="20"/>
        </w:rPr>
        <w:t xml:space="preserve">  Completion  Date  or   Extended Completion Date, as the case may be shall be automatically extended free from interest to a period of time reasonably required to resolve such dispute.</w:t>
      </w:r>
    </w:p>
    <w:p w14:paraId="4B50ABC7" w14:textId="77777777" w:rsidR="00531D7E" w:rsidRPr="00E56BEF" w:rsidRDefault="00531D7E" w:rsidP="00531D7E">
      <w:pPr>
        <w:pStyle w:val="BodyText"/>
        <w:ind w:left="720" w:hanging="720"/>
        <w:rPr>
          <w:rFonts w:ascii="Book Antiqua" w:hAnsi="Book Antiqua"/>
          <w:bCs/>
          <w:sz w:val="20"/>
        </w:rPr>
      </w:pPr>
    </w:p>
    <w:p w14:paraId="70DABE18" w14:textId="77777777" w:rsidR="00531D7E" w:rsidRPr="00E56BEF" w:rsidRDefault="00531D7E" w:rsidP="00531D7E">
      <w:pPr>
        <w:pStyle w:val="BodyText"/>
        <w:ind w:left="720" w:hanging="720"/>
        <w:rPr>
          <w:rFonts w:ascii="Book Antiqua" w:hAnsi="Book Antiqua"/>
          <w:bCs/>
          <w:sz w:val="20"/>
        </w:rPr>
      </w:pPr>
      <w:r w:rsidRPr="00E56BEF">
        <w:rPr>
          <w:rFonts w:ascii="Book Antiqua" w:hAnsi="Book Antiqua"/>
          <w:bCs/>
          <w:sz w:val="20"/>
        </w:rPr>
        <w:t xml:space="preserve">3A.9  </w:t>
      </w:r>
      <w:r w:rsidRPr="00E56BEF">
        <w:rPr>
          <w:rFonts w:ascii="Book Antiqua" w:hAnsi="Book Antiqua"/>
          <w:bCs/>
          <w:sz w:val="20"/>
        </w:rPr>
        <w:tab/>
        <w:t>In the event that any dispute between the Developer and the Purchaser’s Solicitors, Vendor’s Solicitors and/or Purchaser’s Financier’s Solicitors cannot be resolved and the Purchaser’s Financier are unable to release the Purchaser’s Loan Sum or any part thereof on or before the Completion Date or the Extended Completion Date, as the case may be the Purchaser shall be entitled to terminate this Agreement and seek full refund of all monies already paid by the Purchaser to the Vendor or the Vendor’s Solicitors under this Agreement free from interest and Clause 10 shall apply and thereafter neither party shall have any claims against each other PROVIDED THAT :-</w:t>
      </w:r>
    </w:p>
    <w:p w14:paraId="12BB7F87" w14:textId="77777777" w:rsidR="00531D7E" w:rsidRPr="00E56BEF" w:rsidRDefault="00531D7E" w:rsidP="00531D7E">
      <w:pPr>
        <w:pStyle w:val="BodyText"/>
        <w:ind w:left="720" w:hanging="720"/>
        <w:rPr>
          <w:rFonts w:ascii="Book Antiqua" w:hAnsi="Book Antiqua"/>
          <w:bCs/>
          <w:sz w:val="20"/>
        </w:rPr>
      </w:pPr>
    </w:p>
    <w:p w14:paraId="3E182B98" w14:textId="77777777" w:rsidR="00531D7E" w:rsidRPr="00E56BEF" w:rsidRDefault="00531D7E" w:rsidP="00531D7E">
      <w:pPr>
        <w:pStyle w:val="BodyText"/>
        <w:ind w:left="720" w:hanging="720"/>
        <w:rPr>
          <w:rFonts w:ascii="Book Antiqua" w:hAnsi="Book Antiqua"/>
          <w:bCs/>
          <w:sz w:val="20"/>
        </w:rPr>
      </w:pPr>
      <w:r w:rsidRPr="00E56BEF">
        <w:rPr>
          <w:rFonts w:ascii="Book Antiqua" w:hAnsi="Book Antiqua"/>
          <w:bCs/>
          <w:sz w:val="20"/>
        </w:rPr>
        <w:tab/>
        <w:t xml:space="preserve">(i) </w:t>
      </w:r>
      <w:r w:rsidRPr="00E56BEF">
        <w:rPr>
          <w:rFonts w:ascii="Book Antiqua" w:hAnsi="Book Antiqua"/>
          <w:bCs/>
          <w:sz w:val="20"/>
        </w:rPr>
        <w:tab/>
        <w:t xml:space="preserve">the Purchaser has given written notice to the </w:t>
      </w:r>
      <w:proofErr w:type="gramStart"/>
      <w:r w:rsidRPr="00E56BEF">
        <w:rPr>
          <w:rFonts w:ascii="Book Antiqua" w:hAnsi="Book Antiqua"/>
          <w:bCs/>
          <w:sz w:val="20"/>
        </w:rPr>
        <w:t>Vendor  or</w:t>
      </w:r>
      <w:proofErr w:type="gramEnd"/>
      <w:r w:rsidRPr="00E56BEF">
        <w:rPr>
          <w:rFonts w:ascii="Book Antiqua" w:hAnsi="Book Antiqua"/>
          <w:bCs/>
          <w:sz w:val="20"/>
        </w:rPr>
        <w:t xml:space="preserve">  the  Vendor’s  Solicitors stating in detail the dispute in question with the Developer.  The </w:t>
      </w:r>
      <w:proofErr w:type="gramStart"/>
      <w:r w:rsidRPr="00E56BEF">
        <w:rPr>
          <w:rFonts w:ascii="Book Antiqua" w:hAnsi="Book Antiqua"/>
          <w:bCs/>
          <w:sz w:val="20"/>
        </w:rPr>
        <w:t>Vendor  shall</w:t>
      </w:r>
      <w:proofErr w:type="gramEnd"/>
      <w:r w:rsidRPr="00E56BEF">
        <w:rPr>
          <w:rFonts w:ascii="Book Antiqua" w:hAnsi="Book Antiqua"/>
          <w:bCs/>
          <w:sz w:val="20"/>
        </w:rPr>
        <w:t xml:space="preserve">  be entitled to fourteen (14) days from the receipt of the Purchaser’s notice to resolve the same with the Developer;</w:t>
      </w:r>
    </w:p>
    <w:p w14:paraId="404D3FFC" w14:textId="77777777" w:rsidR="00531D7E" w:rsidRPr="00E56BEF" w:rsidRDefault="00531D7E" w:rsidP="00531D7E">
      <w:pPr>
        <w:pStyle w:val="BodyText"/>
        <w:ind w:left="720" w:hanging="720"/>
        <w:rPr>
          <w:rFonts w:ascii="Book Antiqua" w:hAnsi="Book Antiqua"/>
          <w:bCs/>
          <w:sz w:val="20"/>
        </w:rPr>
      </w:pPr>
    </w:p>
    <w:p w14:paraId="6E9C713F" w14:textId="77777777" w:rsidR="00531D7E" w:rsidRPr="00E56BEF" w:rsidRDefault="00531D7E" w:rsidP="00531D7E">
      <w:pPr>
        <w:pStyle w:val="BodyText"/>
        <w:ind w:left="720" w:hanging="720"/>
        <w:rPr>
          <w:rFonts w:ascii="Book Antiqua" w:hAnsi="Book Antiqua"/>
          <w:bCs/>
          <w:sz w:val="20"/>
        </w:rPr>
      </w:pPr>
      <w:r w:rsidRPr="00E56BEF">
        <w:rPr>
          <w:rFonts w:ascii="Book Antiqua" w:hAnsi="Book Antiqua"/>
          <w:bCs/>
          <w:sz w:val="20"/>
        </w:rPr>
        <w:tab/>
        <w:t xml:space="preserve">(ii)  </w:t>
      </w:r>
      <w:r w:rsidRPr="00E56BEF">
        <w:rPr>
          <w:rFonts w:ascii="Book Antiqua" w:hAnsi="Book Antiqua"/>
          <w:bCs/>
          <w:sz w:val="20"/>
        </w:rPr>
        <w:tab/>
      </w:r>
      <w:proofErr w:type="gramStart"/>
      <w:r w:rsidRPr="00E56BEF">
        <w:rPr>
          <w:rFonts w:ascii="Book Antiqua" w:hAnsi="Book Antiqua"/>
          <w:bCs/>
          <w:sz w:val="20"/>
        </w:rPr>
        <w:t>the  Vendor</w:t>
      </w:r>
      <w:proofErr w:type="gramEnd"/>
      <w:r w:rsidRPr="00E56BEF">
        <w:rPr>
          <w:rFonts w:ascii="Book Antiqua" w:hAnsi="Book Antiqua"/>
          <w:bCs/>
          <w:sz w:val="20"/>
        </w:rPr>
        <w:t xml:space="preserve">  or  the  Vendor’s Solicitors  are  unable  to  resolve  the   dispute  in question with the Developer at the expiry of the said fourteen (14) days;</w:t>
      </w:r>
    </w:p>
    <w:p w14:paraId="02B181C4" w14:textId="77777777" w:rsidR="00531D7E" w:rsidRPr="00E56BEF" w:rsidRDefault="00531D7E">
      <w:pPr>
        <w:pStyle w:val="BodyText"/>
        <w:ind w:left="720" w:hanging="720"/>
        <w:rPr>
          <w:rFonts w:ascii="Book Antiqua" w:hAnsi="Book Antiqua"/>
          <w:bCs/>
          <w:sz w:val="20"/>
        </w:rPr>
      </w:pPr>
    </w:p>
    <w:p w14:paraId="6ECBE3B0" w14:textId="77777777" w:rsidR="00D2382D" w:rsidRPr="00E56BEF" w:rsidRDefault="00D2382D">
      <w:pPr>
        <w:pStyle w:val="BodyText"/>
        <w:ind w:left="720" w:hanging="720"/>
        <w:rPr>
          <w:rFonts w:ascii="Book Antiqua" w:hAnsi="Book Antiqua"/>
          <w:b/>
          <w:bCs/>
          <w:sz w:val="20"/>
          <w:lang w:val="en-GB"/>
        </w:rPr>
      </w:pPr>
      <w:r w:rsidRPr="00E56BEF">
        <w:rPr>
          <w:rFonts w:ascii="Book Antiqua" w:hAnsi="Book Antiqua"/>
          <w:bCs/>
          <w:sz w:val="20"/>
          <w:lang w:val="en-GB"/>
        </w:rPr>
        <w:t>3B.</w:t>
      </w:r>
      <w:r w:rsidRPr="00E56BEF">
        <w:rPr>
          <w:rFonts w:ascii="Book Antiqua" w:hAnsi="Book Antiqua"/>
          <w:bCs/>
          <w:sz w:val="20"/>
          <w:lang w:val="en-GB"/>
        </w:rPr>
        <w:tab/>
      </w:r>
      <w:r w:rsidRPr="00E56BEF">
        <w:rPr>
          <w:rFonts w:ascii="Book Antiqua" w:hAnsi="Book Antiqua"/>
          <w:b/>
          <w:bCs/>
          <w:sz w:val="20"/>
          <w:lang w:val="en-GB"/>
        </w:rPr>
        <w:t>Express Notice in Writing in respect of the Assignment</w:t>
      </w:r>
    </w:p>
    <w:p w14:paraId="1EEACC94" w14:textId="77777777" w:rsidR="00461CFD" w:rsidRPr="00E56BEF" w:rsidRDefault="00461CFD" w:rsidP="00461CFD">
      <w:pPr>
        <w:jc w:val="both"/>
        <w:rPr>
          <w:rFonts w:ascii="Book Antiqua" w:hAnsi="Book Antiqua"/>
        </w:rPr>
      </w:pPr>
    </w:p>
    <w:p w14:paraId="30B71B10" w14:textId="77777777" w:rsidR="00D2382D" w:rsidRPr="00E56BEF" w:rsidRDefault="00D2382D">
      <w:pPr>
        <w:ind w:left="720" w:hanging="720"/>
        <w:jc w:val="both"/>
        <w:rPr>
          <w:rFonts w:ascii="Book Antiqua" w:hAnsi="Book Antiqua"/>
        </w:rPr>
      </w:pPr>
      <w:r w:rsidRPr="00E56BEF">
        <w:rPr>
          <w:rFonts w:ascii="Book Antiqua" w:hAnsi="Book Antiqua"/>
        </w:rPr>
        <w:t>3B.1</w:t>
      </w:r>
      <w:r w:rsidRPr="00E56BEF">
        <w:rPr>
          <w:rFonts w:ascii="Book Antiqua" w:hAnsi="Book Antiqua"/>
        </w:rPr>
        <w:tab/>
        <w:t>Pursuant to Section 22D of the Housing Development (Control and Licensing) Act 1965, the absolute assignment of the said Property of which express notice in writing has been given to the Developer by the Vendor(s) in the manner set out in subsection (2) of the said Section 22D shall be deemed to have been effectual in law to pass and transfer the proprietary right, interest, chose in action and all legal and other remedies for the same to the Purchaser(s), from the date of the receipt of such notice by the Developer, and the concurrence of the Developer shall not be required.</w:t>
      </w:r>
    </w:p>
    <w:p w14:paraId="7B9611B8" w14:textId="77777777" w:rsidR="00D2382D" w:rsidRPr="00E56BEF" w:rsidRDefault="00D2382D">
      <w:pPr>
        <w:jc w:val="both"/>
        <w:rPr>
          <w:rFonts w:ascii="Book Antiqua" w:hAnsi="Book Antiqua"/>
        </w:rPr>
      </w:pPr>
    </w:p>
    <w:p w14:paraId="4732C90A" w14:textId="77777777" w:rsidR="00D2382D" w:rsidRPr="00E56BEF" w:rsidRDefault="00D2382D">
      <w:pPr>
        <w:ind w:left="720" w:hanging="720"/>
        <w:jc w:val="both"/>
        <w:rPr>
          <w:rFonts w:ascii="Book Antiqua" w:eastAsia="Times New Roman" w:hAnsi="Book Antiqua"/>
        </w:rPr>
      </w:pPr>
      <w:r w:rsidRPr="00E56BEF">
        <w:rPr>
          <w:rFonts w:ascii="Book Antiqua" w:hAnsi="Book Antiqua"/>
        </w:rPr>
        <w:t>3B.2</w:t>
      </w:r>
      <w:r w:rsidRPr="00E56BEF">
        <w:rPr>
          <w:rFonts w:ascii="Book Antiqua" w:hAnsi="Book Antiqua"/>
        </w:rPr>
        <w:tab/>
        <w:t xml:space="preserve">The Vendor(s) hereby undertake that they shall serve or cause the Vendor(s)’ Solicitors to serve on the Developer an express notice in writing of the sale and assignment of the said Property (hereinafter referred to as “the Notice of Assignment”) </w:t>
      </w:r>
      <w:r w:rsidR="00021475" w:rsidRPr="00E56BEF">
        <w:rPr>
          <w:rFonts w:ascii="Book Antiqua" w:hAnsi="Book Antiqua"/>
        </w:rPr>
        <w:t xml:space="preserve">before </w:t>
      </w:r>
      <w:r w:rsidRPr="00E56BEF">
        <w:rPr>
          <w:rFonts w:ascii="Book Antiqua" w:hAnsi="Book Antiqua"/>
        </w:rPr>
        <w:t>or after the completion of the sale and purchase herein</w:t>
      </w:r>
      <w:r w:rsidR="00021475" w:rsidRPr="00E56BEF">
        <w:rPr>
          <w:rFonts w:ascii="Book Antiqua" w:hAnsi="Book Antiqua"/>
        </w:rPr>
        <w:t xml:space="preserve">, whichever shall be required by the Purchaser(s)’ Financier or its </w:t>
      </w:r>
      <w:proofErr w:type="spellStart"/>
      <w:r w:rsidR="00021475" w:rsidRPr="00E56BEF">
        <w:rPr>
          <w:rFonts w:ascii="Book Antiqua" w:hAnsi="Book Antiqua"/>
        </w:rPr>
        <w:t>solitors</w:t>
      </w:r>
      <w:proofErr w:type="spellEnd"/>
      <w:r w:rsidRPr="00E56BEF">
        <w:rPr>
          <w:rFonts w:ascii="Book Antiqua" w:hAnsi="Book Antiqua"/>
        </w:rPr>
        <w:t xml:space="preserve"> </w:t>
      </w:r>
      <w:r w:rsidRPr="00E56BEF">
        <w:rPr>
          <w:rFonts w:ascii="Book Antiqua" w:eastAsia="Times New Roman" w:hAnsi="Book Antiqua"/>
        </w:rPr>
        <w:t>and shall be accompanied by: -</w:t>
      </w:r>
    </w:p>
    <w:p w14:paraId="02574E97" w14:textId="77777777" w:rsidR="00D2382D" w:rsidRPr="00E56BEF" w:rsidRDefault="00D2382D">
      <w:pPr>
        <w:pStyle w:val="BodyText"/>
        <w:ind w:left="1440" w:hanging="720"/>
        <w:rPr>
          <w:rFonts w:ascii="Book Antiqua" w:eastAsia="Times New Roman" w:hAnsi="Book Antiqua"/>
          <w:iCs/>
          <w:sz w:val="20"/>
        </w:rPr>
      </w:pPr>
    </w:p>
    <w:p w14:paraId="6A6EB50B" w14:textId="77777777" w:rsidR="00D2382D" w:rsidRPr="00E56BEF" w:rsidRDefault="00D2382D">
      <w:pPr>
        <w:pStyle w:val="BodyText"/>
        <w:ind w:left="1440" w:hanging="720"/>
        <w:rPr>
          <w:rFonts w:ascii="Book Antiqua" w:eastAsia="Times New Roman" w:hAnsi="Book Antiqua"/>
          <w:sz w:val="20"/>
        </w:rPr>
      </w:pPr>
      <w:r w:rsidRPr="00E56BEF">
        <w:rPr>
          <w:rFonts w:ascii="Book Antiqua" w:eastAsia="Times New Roman" w:hAnsi="Book Antiqua"/>
          <w:iCs/>
          <w:sz w:val="20"/>
        </w:rPr>
        <w:t>(a)</w:t>
      </w:r>
      <w:r w:rsidRPr="00E56BEF">
        <w:rPr>
          <w:rFonts w:ascii="Book Antiqua" w:eastAsia="Times New Roman" w:hAnsi="Book Antiqua"/>
          <w:iCs/>
          <w:sz w:val="20"/>
        </w:rPr>
        <w:tab/>
        <w:t xml:space="preserve">a </w:t>
      </w:r>
      <w:r w:rsidRPr="00E56BEF">
        <w:rPr>
          <w:rFonts w:ascii="Book Antiqua" w:eastAsia="Times New Roman" w:hAnsi="Book Antiqua"/>
          <w:sz w:val="20"/>
        </w:rPr>
        <w:t xml:space="preserve">stamped copy of this </w:t>
      </w:r>
      <w:proofErr w:type="gramStart"/>
      <w:r w:rsidRPr="00E56BEF">
        <w:rPr>
          <w:rFonts w:ascii="Book Antiqua" w:eastAsia="Times New Roman" w:hAnsi="Book Antiqua"/>
          <w:sz w:val="20"/>
        </w:rPr>
        <w:t>Agreement;</w:t>
      </w:r>
      <w:proofErr w:type="gramEnd"/>
    </w:p>
    <w:p w14:paraId="34245E0F" w14:textId="77777777" w:rsidR="00D2382D" w:rsidRPr="00E56BEF" w:rsidRDefault="00D2382D">
      <w:pPr>
        <w:pStyle w:val="BodyText"/>
        <w:rPr>
          <w:rFonts w:ascii="Book Antiqua" w:eastAsia="Times New Roman" w:hAnsi="Book Antiqua"/>
          <w:i/>
          <w:iCs/>
          <w:sz w:val="20"/>
        </w:rPr>
      </w:pPr>
    </w:p>
    <w:p w14:paraId="723947FA" w14:textId="77777777" w:rsidR="00D2382D" w:rsidRPr="00E56BEF" w:rsidRDefault="00D2382D">
      <w:pPr>
        <w:pStyle w:val="BodyText"/>
        <w:ind w:left="1440" w:hanging="720"/>
        <w:rPr>
          <w:rFonts w:ascii="Book Antiqua" w:eastAsia="Times New Roman" w:hAnsi="Book Antiqua"/>
          <w:sz w:val="20"/>
        </w:rPr>
      </w:pPr>
      <w:r w:rsidRPr="00E56BEF">
        <w:rPr>
          <w:rFonts w:ascii="Book Antiqua" w:eastAsia="Times New Roman" w:hAnsi="Book Antiqua"/>
          <w:iCs/>
          <w:sz w:val="20"/>
        </w:rPr>
        <w:t>(b)</w:t>
      </w:r>
      <w:r w:rsidRPr="00E56BEF">
        <w:rPr>
          <w:rFonts w:ascii="Book Antiqua" w:eastAsia="Times New Roman" w:hAnsi="Book Antiqua"/>
          <w:iCs/>
          <w:sz w:val="20"/>
        </w:rPr>
        <w:tab/>
        <w:t>a copy of the</w:t>
      </w:r>
      <w:r w:rsidRPr="00E56BEF">
        <w:rPr>
          <w:rFonts w:ascii="Book Antiqua" w:eastAsia="Times New Roman" w:hAnsi="Book Antiqua"/>
          <w:i/>
          <w:iCs/>
          <w:sz w:val="20"/>
        </w:rPr>
        <w:t xml:space="preserve"> </w:t>
      </w:r>
      <w:r w:rsidRPr="00E56BEF">
        <w:rPr>
          <w:rFonts w:ascii="Book Antiqua" w:eastAsia="Times New Roman" w:hAnsi="Book Antiqua"/>
          <w:sz w:val="20"/>
        </w:rPr>
        <w:t>duly executed Deed of Assignment together, if the same is not stamped yet, with a letter of undertaking from the Purchaser(s) to deliver the duly stamped Deed of Assignment within fourteen (14) days after the same has been stamped; and</w:t>
      </w:r>
    </w:p>
    <w:p w14:paraId="1A8B3C8E" w14:textId="77777777" w:rsidR="00D2382D" w:rsidRPr="00E56BEF" w:rsidRDefault="00D2382D">
      <w:pPr>
        <w:pStyle w:val="BodyText"/>
        <w:rPr>
          <w:rFonts w:ascii="Book Antiqua" w:eastAsia="Times New Roman" w:hAnsi="Book Antiqua"/>
          <w:i/>
          <w:iCs/>
          <w:sz w:val="20"/>
        </w:rPr>
      </w:pPr>
    </w:p>
    <w:p w14:paraId="6A9EDB71" w14:textId="77777777" w:rsidR="00D2382D" w:rsidRPr="00E56BEF" w:rsidRDefault="00D2382D">
      <w:pPr>
        <w:pStyle w:val="BodyText"/>
        <w:ind w:left="1440" w:hanging="720"/>
        <w:rPr>
          <w:rFonts w:ascii="Book Antiqua" w:hAnsi="Book Antiqua"/>
          <w:sz w:val="20"/>
          <w:lang w:val="en-GB"/>
        </w:rPr>
      </w:pPr>
      <w:r w:rsidRPr="00E56BEF">
        <w:rPr>
          <w:rFonts w:ascii="Book Antiqua" w:eastAsia="Times New Roman" w:hAnsi="Book Antiqua"/>
          <w:iCs/>
          <w:sz w:val="20"/>
        </w:rPr>
        <w:t>(c)</w:t>
      </w:r>
      <w:r w:rsidRPr="00E56BEF">
        <w:rPr>
          <w:rFonts w:ascii="Book Antiqua" w:eastAsia="Times New Roman" w:hAnsi="Book Antiqua"/>
          <w:iCs/>
          <w:sz w:val="20"/>
        </w:rPr>
        <w:tab/>
      </w:r>
      <w:r w:rsidRPr="00E56BEF">
        <w:rPr>
          <w:rFonts w:ascii="Book Antiqua" w:eastAsia="Times New Roman" w:hAnsi="Book Antiqua"/>
          <w:sz w:val="20"/>
        </w:rPr>
        <w:t>full payment of all sums and outgoings due to the Developer under the Principal Sale and Purchase Agreement as at the completion of the sale and purchase herein.</w:t>
      </w:r>
    </w:p>
    <w:p w14:paraId="6B555F4E" w14:textId="77777777" w:rsidR="00D2382D" w:rsidRPr="00E56BEF" w:rsidRDefault="00D2382D">
      <w:pPr>
        <w:pStyle w:val="BodyText"/>
        <w:ind w:left="630" w:hanging="630"/>
        <w:rPr>
          <w:rFonts w:ascii="Book Antiqua" w:hAnsi="Book Antiqua"/>
          <w:bCs/>
          <w:sz w:val="20"/>
          <w:lang w:val="en-GB"/>
        </w:rPr>
      </w:pPr>
    </w:p>
    <w:p w14:paraId="45362AB2" w14:textId="77777777" w:rsidR="00D2382D" w:rsidRPr="00E56BEF" w:rsidRDefault="00D2382D">
      <w:pPr>
        <w:pStyle w:val="BodyText"/>
        <w:ind w:left="720" w:hanging="720"/>
        <w:rPr>
          <w:rFonts w:ascii="Book Antiqua" w:hAnsi="Book Antiqua"/>
          <w:bCs/>
          <w:sz w:val="20"/>
          <w:lang w:val="en-GB"/>
        </w:rPr>
      </w:pPr>
      <w:r w:rsidRPr="00E56BEF">
        <w:rPr>
          <w:rFonts w:ascii="Book Antiqua" w:hAnsi="Book Antiqua"/>
          <w:bCs/>
          <w:sz w:val="20"/>
          <w:lang w:val="en-GB"/>
        </w:rPr>
        <w:t>3B.3</w:t>
      </w:r>
      <w:r w:rsidRPr="00E56BEF">
        <w:rPr>
          <w:rFonts w:ascii="Book Antiqua" w:hAnsi="Book Antiqua"/>
          <w:bCs/>
          <w:sz w:val="20"/>
          <w:lang w:val="en-GB"/>
        </w:rPr>
        <w:tab/>
        <w:t>For the avoidance of doubt, the completion of the sale and purchase herein for the purpose of this Agreement shall mean the full payment of the Purchase Price by the Purchaser(s) pursuant to the terms and conditions herein.</w:t>
      </w:r>
    </w:p>
    <w:p w14:paraId="4A10D624" w14:textId="77777777" w:rsidR="00D2382D" w:rsidRPr="00E56BEF" w:rsidRDefault="00D2382D">
      <w:pPr>
        <w:pStyle w:val="BodyText"/>
        <w:rPr>
          <w:rFonts w:ascii="Book Antiqua" w:hAnsi="Book Antiqua"/>
          <w:bCs/>
          <w:sz w:val="20"/>
          <w:lang w:val="en-GB"/>
        </w:rPr>
      </w:pPr>
    </w:p>
    <w:p w14:paraId="02F3F700" w14:textId="77777777" w:rsidR="00D2382D" w:rsidRPr="00E56BEF" w:rsidRDefault="00D2382D">
      <w:pPr>
        <w:pStyle w:val="BodyText"/>
        <w:ind w:left="720" w:hanging="720"/>
        <w:rPr>
          <w:rFonts w:ascii="Book Antiqua" w:hAnsi="Book Antiqua"/>
          <w:bCs/>
          <w:sz w:val="20"/>
          <w:lang w:val="en-GB"/>
        </w:rPr>
      </w:pPr>
      <w:r w:rsidRPr="00E56BEF">
        <w:rPr>
          <w:rFonts w:ascii="Book Antiqua" w:hAnsi="Book Antiqua"/>
          <w:bCs/>
          <w:sz w:val="20"/>
          <w:lang w:val="en-GB"/>
        </w:rPr>
        <w:t>3B.4</w:t>
      </w:r>
      <w:r w:rsidRPr="00E56BEF">
        <w:rPr>
          <w:rFonts w:ascii="Book Antiqua" w:hAnsi="Book Antiqua"/>
          <w:bCs/>
          <w:sz w:val="20"/>
          <w:lang w:val="en-GB"/>
        </w:rPr>
        <w:tab/>
        <w:t>In relation to the Clause 3B.2 above: -</w:t>
      </w:r>
    </w:p>
    <w:p w14:paraId="64577F42" w14:textId="77777777" w:rsidR="00D2382D" w:rsidRPr="00E56BEF" w:rsidRDefault="00D2382D">
      <w:pPr>
        <w:pStyle w:val="BodyText"/>
        <w:ind w:left="720" w:hanging="720"/>
        <w:rPr>
          <w:rFonts w:ascii="Book Antiqua" w:hAnsi="Book Antiqua"/>
          <w:bCs/>
          <w:sz w:val="20"/>
          <w:lang w:val="en-GB"/>
        </w:rPr>
      </w:pPr>
    </w:p>
    <w:p w14:paraId="0BB9F307" w14:textId="77777777" w:rsidR="00D2382D" w:rsidRPr="00E56BEF" w:rsidRDefault="00D2382D">
      <w:pPr>
        <w:pStyle w:val="BodyText"/>
        <w:ind w:left="1440" w:hanging="720"/>
        <w:rPr>
          <w:rFonts w:ascii="Book Antiqua" w:hAnsi="Book Antiqua"/>
          <w:bCs/>
          <w:sz w:val="20"/>
          <w:lang w:val="en-GB"/>
        </w:rPr>
      </w:pPr>
      <w:r w:rsidRPr="00E56BEF">
        <w:rPr>
          <w:rFonts w:ascii="Book Antiqua" w:hAnsi="Book Antiqua"/>
          <w:bCs/>
          <w:sz w:val="20"/>
          <w:lang w:val="en-GB"/>
        </w:rPr>
        <w:t>(a)</w:t>
      </w:r>
      <w:r w:rsidRPr="00E56BEF">
        <w:rPr>
          <w:rFonts w:ascii="Book Antiqua" w:hAnsi="Book Antiqua"/>
          <w:bCs/>
          <w:sz w:val="20"/>
          <w:lang w:val="en-GB"/>
        </w:rPr>
        <w:tab/>
        <w:t>The Vendor(s) shall procure the Vendor(s)’ Solicitors to issue and deliver an undertaking to serve the Notice of Assignment and to deliver the same duly acknowledged by the Developer to the Purchaser(s)’ Solicitors or the Purchaser(s)’ Financier solicitors, as the case may be, within seven (7) working days from the date of request made by the Purchaser(s)’ Solicitor or the Purchaser(s) Financier’ Solicitors, as the case may be, failing which the Vendor(s) shall allow the Purchaser(s) an extension of time which corresponds with the period of such delay without interest to pay the outstanding Balance Purchase Price;</w:t>
      </w:r>
    </w:p>
    <w:p w14:paraId="77AD1B2C" w14:textId="77777777" w:rsidR="00D2382D" w:rsidRPr="00E56BEF" w:rsidRDefault="00D2382D">
      <w:pPr>
        <w:pStyle w:val="BodyText"/>
        <w:ind w:left="1440" w:hanging="720"/>
        <w:rPr>
          <w:rFonts w:ascii="Book Antiqua" w:hAnsi="Book Antiqua"/>
          <w:bCs/>
          <w:sz w:val="20"/>
          <w:lang w:val="en-GB"/>
        </w:rPr>
      </w:pPr>
    </w:p>
    <w:p w14:paraId="46F859B3" w14:textId="77777777" w:rsidR="00D2382D" w:rsidRPr="00E56BEF" w:rsidRDefault="00D2382D">
      <w:pPr>
        <w:pStyle w:val="BodyText"/>
        <w:ind w:left="1440" w:hanging="720"/>
        <w:rPr>
          <w:rFonts w:ascii="Book Antiqua" w:hAnsi="Book Antiqua"/>
          <w:bCs/>
          <w:sz w:val="20"/>
          <w:lang w:val="en-GB"/>
        </w:rPr>
      </w:pPr>
      <w:r w:rsidRPr="00E56BEF">
        <w:rPr>
          <w:rFonts w:ascii="Book Antiqua" w:hAnsi="Book Antiqua"/>
          <w:bCs/>
          <w:sz w:val="20"/>
          <w:lang w:val="en-GB"/>
        </w:rPr>
        <w:t>(b)</w:t>
      </w:r>
      <w:r w:rsidRPr="00E56BEF">
        <w:rPr>
          <w:rFonts w:ascii="Book Antiqua" w:hAnsi="Book Antiqua"/>
          <w:bCs/>
          <w:sz w:val="20"/>
          <w:lang w:val="en-GB"/>
        </w:rPr>
        <w:tab/>
        <w:t xml:space="preserve">The Purchaser(s) hereby agree to furnish the undertaking as required under Clause 3B.2(b) above to give effect to the Notice of Assignment. </w:t>
      </w:r>
    </w:p>
    <w:p w14:paraId="40960577" w14:textId="77777777" w:rsidR="00D2382D" w:rsidRPr="00E56BEF" w:rsidRDefault="00D2382D">
      <w:pPr>
        <w:tabs>
          <w:tab w:val="left" w:pos="630"/>
        </w:tabs>
        <w:jc w:val="both"/>
        <w:rPr>
          <w:rFonts w:ascii="Book Antiqua" w:hAnsi="Book Antiqua"/>
          <w:bCs/>
          <w:lang w:val="en-GB"/>
        </w:rPr>
      </w:pPr>
    </w:p>
    <w:p w14:paraId="565C6D1D" w14:textId="77777777" w:rsidR="00D1207B" w:rsidRPr="00E56BEF" w:rsidRDefault="00D1207B" w:rsidP="00D1207B">
      <w:pPr>
        <w:tabs>
          <w:tab w:val="left" w:pos="630"/>
        </w:tabs>
        <w:jc w:val="both"/>
        <w:rPr>
          <w:rFonts w:ascii="Book Antiqua" w:hAnsi="Book Antiqua"/>
          <w:bCs/>
          <w:lang w:val="en-GB"/>
        </w:rPr>
      </w:pPr>
      <w:r w:rsidRPr="00E56BEF">
        <w:rPr>
          <w:rFonts w:ascii="Book Antiqua" w:hAnsi="Book Antiqua"/>
          <w:bCs/>
          <w:lang w:val="en-GB"/>
        </w:rPr>
        <w:t>3C.</w:t>
      </w:r>
      <w:r w:rsidRPr="00E56BEF">
        <w:rPr>
          <w:rFonts w:ascii="Book Antiqua" w:hAnsi="Book Antiqua"/>
          <w:bCs/>
          <w:lang w:val="en-GB"/>
        </w:rPr>
        <w:tab/>
      </w:r>
      <w:r w:rsidRPr="00E56BEF">
        <w:rPr>
          <w:rFonts w:ascii="Book Antiqua" w:hAnsi="Book Antiqua"/>
          <w:b/>
          <w:bCs/>
          <w:lang w:val="en-GB"/>
        </w:rPr>
        <w:t>Issuance of Individual Title</w:t>
      </w:r>
    </w:p>
    <w:p w14:paraId="32D2C4EE" w14:textId="77777777" w:rsidR="00D1207B" w:rsidRPr="00E56BEF" w:rsidRDefault="00D1207B" w:rsidP="00D1207B">
      <w:pPr>
        <w:tabs>
          <w:tab w:val="left" w:pos="630"/>
        </w:tabs>
        <w:jc w:val="both"/>
        <w:rPr>
          <w:rFonts w:ascii="Book Antiqua" w:hAnsi="Book Antiqua"/>
          <w:bCs/>
          <w:lang w:val="en-GB"/>
        </w:rPr>
      </w:pPr>
    </w:p>
    <w:p w14:paraId="5AD9BEAB" w14:textId="77777777" w:rsidR="00D1207B" w:rsidRPr="00E56BEF" w:rsidRDefault="00D1207B" w:rsidP="00D1207B">
      <w:pPr>
        <w:tabs>
          <w:tab w:val="left" w:pos="630"/>
        </w:tabs>
        <w:ind w:left="630"/>
        <w:jc w:val="both"/>
        <w:rPr>
          <w:rFonts w:ascii="Book Antiqua" w:hAnsi="Book Antiqua"/>
          <w:bCs/>
          <w:lang w:val="en-GB"/>
        </w:rPr>
      </w:pPr>
      <w:r w:rsidRPr="00E56BEF">
        <w:rPr>
          <w:rFonts w:ascii="Book Antiqua" w:hAnsi="Book Antiqua"/>
          <w:bCs/>
          <w:lang w:val="en-GB"/>
        </w:rPr>
        <w:t>In the event the individual title(s) to the said Property is/are issued prior to completion of the sale and purchase herein, then, the parties hereto hereby undertake with each other to do all acts and things and to execute and sign all documents as may be necessary to procure and/or ensure registration of the Purchaser(s) as the registered proprietor of the said Property free from all encumbrances</w:t>
      </w:r>
      <w:r w:rsidR="00E632CA" w:rsidRPr="00E56BEF">
        <w:rPr>
          <w:rFonts w:ascii="Book Antiqua" w:hAnsi="Book Antiqua"/>
          <w:bCs/>
          <w:lang w:val="en-GB"/>
        </w:rPr>
        <w:t xml:space="preserve"> and the Completion Period shall be extended free of interest accordingly</w:t>
      </w:r>
      <w:r w:rsidRPr="00E56BEF">
        <w:rPr>
          <w:rFonts w:ascii="Book Antiqua" w:hAnsi="Book Antiqua"/>
          <w:bCs/>
          <w:lang w:val="en-GB"/>
        </w:rPr>
        <w:t>.</w:t>
      </w:r>
    </w:p>
    <w:p w14:paraId="6E7488A6" w14:textId="77777777" w:rsidR="00D1207B" w:rsidRPr="00E56BEF" w:rsidRDefault="00D1207B" w:rsidP="00D1207B">
      <w:pPr>
        <w:tabs>
          <w:tab w:val="left" w:pos="630"/>
        </w:tabs>
        <w:jc w:val="both"/>
        <w:rPr>
          <w:rFonts w:ascii="Book Antiqua" w:hAnsi="Book Antiqua"/>
          <w:bCs/>
          <w:lang w:val="en-GB"/>
        </w:rPr>
      </w:pPr>
    </w:p>
    <w:p w14:paraId="07AB430A" w14:textId="77777777" w:rsidR="00D2382D" w:rsidRPr="00E56BEF" w:rsidRDefault="00D2382D">
      <w:pPr>
        <w:ind w:left="720" w:hanging="720"/>
        <w:jc w:val="both"/>
        <w:rPr>
          <w:rFonts w:ascii="Book Antiqua" w:hAnsi="Book Antiqua"/>
          <w:b/>
          <w:lang w:val="en-GB"/>
        </w:rPr>
      </w:pPr>
      <w:r w:rsidRPr="00E56BEF">
        <w:rPr>
          <w:rFonts w:ascii="Book Antiqua" w:hAnsi="Book Antiqua"/>
          <w:bCs/>
          <w:lang w:val="en-GB"/>
        </w:rPr>
        <w:t>4.</w:t>
      </w:r>
      <w:r w:rsidRPr="00E56BEF">
        <w:rPr>
          <w:rFonts w:ascii="Book Antiqua" w:hAnsi="Book Antiqua"/>
          <w:bCs/>
          <w:lang w:val="en-GB"/>
        </w:rPr>
        <w:tab/>
      </w:r>
      <w:r w:rsidRPr="00E56BEF">
        <w:rPr>
          <w:rFonts w:ascii="Book Antiqua" w:hAnsi="Book Antiqua"/>
          <w:b/>
          <w:lang w:val="en-GB"/>
        </w:rPr>
        <w:t>Consent from the State Authority</w:t>
      </w:r>
    </w:p>
    <w:p w14:paraId="50379E7D" w14:textId="77777777" w:rsidR="00D2382D" w:rsidRPr="00E56BEF" w:rsidRDefault="00D2382D">
      <w:pPr>
        <w:ind w:left="720" w:hanging="720"/>
        <w:jc w:val="both"/>
        <w:rPr>
          <w:rFonts w:ascii="Book Antiqua" w:hAnsi="Book Antiqua"/>
          <w:b/>
          <w:lang w:val="en-GB"/>
        </w:rPr>
      </w:pPr>
    </w:p>
    <w:p w14:paraId="00C802AC" w14:textId="77777777" w:rsidR="00D2382D" w:rsidRPr="00E56BEF" w:rsidRDefault="00D2382D">
      <w:pPr>
        <w:pStyle w:val="BodyText"/>
        <w:ind w:left="720" w:hanging="720"/>
        <w:rPr>
          <w:rFonts w:ascii="Book Antiqua" w:hAnsi="Book Antiqua"/>
          <w:bCs/>
          <w:sz w:val="20"/>
          <w:lang w:val="en-GB"/>
        </w:rPr>
      </w:pPr>
      <w:r w:rsidRPr="00E56BEF">
        <w:rPr>
          <w:rFonts w:ascii="Book Antiqua" w:hAnsi="Book Antiqua"/>
          <w:bCs/>
          <w:sz w:val="20"/>
          <w:lang w:val="en-GB"/>
        </w:rPr>
        <w:t>4.1</w:t>
      </w:r>
      <w:r w:rsidRPr="00E56BEF">
        <w:rPr>
          <w:rFonts w:ascii="Book Antiqua" w:hAnsi="Book Antiqua"/>
          <w:bCs/>
          <w:sz w:val="20"/>
          <w:lang w:val="en-GB"/>
        </w:rPr>
        <w:tab/>
        <w:t xml:space="preserve">In addition to the provisions in Clause 3A above, </w:t>
      </w:r>
      <w:proofErr w:type="gramStart"/>
      <w:r w:rsidRPr="00E56BEF">
        <w:rPr>
          <w:rFonts w:ascii="Book Antiqua" w:hAnsi="Book Antiqua"/>
          <w:bCs/>
          <w:sz w:val="20"/>
          <w:lang w:val="en-GB"/>
        </w:rPr>
        <w:t>in the event that</w:t>
      </w:r>
      <w:proofErr w:type="gramEnd"/>
      <w:r w:rsidRPr="00E56BEF">
        <w:rPr>
          <w:rFonts w:ascii="Book Antiqua" w:hAnsi="Book Antiqua"/>
          <w:bCs/>
          <w:sz w:val="20"/>
          <w:lang w:val="en-GB"/>
        </w:rPr>
        <w:t xml:space="preserve"> supervening circumstances hereafter necessitate the making of an application to the relevant State Authority or other relevant Authority(</w:t>
      </w:r>
      <w:proofErr w:type="spellStart"/>
      <w:r w:rsidRPr="00E56BEF">
        <w:rPr>
          <w:rFonts w:ascii="Book Antiqua" w:hAnsi="Book Antiqua"/>
          <w:bCs/>
          <w:sz w:val="20"/>
          <w:lang w:val="en-GB"/>
        </w:rPr>
        <w:t>ies</w:t>
      </w:r>
      <w:proofErr w:type="spellEnd"/>
      <w:r w:rsidRPr="00E56BEF">
        <w:rPr>
          <w:rFonts w:ascii="Book Antiqua" w:hAnsi="Book Antiqua"/>
          <w:bCs/>
          <w:sz w:val="20"/>
          <w:lang w:val="en-GB"/>
        </w:rPr>
        <w:t xml:space="preserve">) for its written consent to the assignment/transfer of the said Property to the Purchaser(s), then the Vendor(s) shall execute and do all documents acts and things necessary for such application. If the Vendor(s) shall fail to procure aforesaid written consent within </w:t>
      </w:r>
      <w:r w:rsidR="003A7DEA" w:rsidRPr="00E56BEF">
        <w:rPr>
          <w:rFonts w:ascii="Book Antiqua" w:hAnsi="Book Antiqua"/>
          <w:bCs/>
          <w:sz w:val="20"/>
          <w:lang w:val="en-GB"/>
        </w:rPr>
        <w:t xml:space="preserve">Three </w:t>
      </w:r>
      <w:r w:rsidRPr="00E56BEF">
        <w:rPr>
          <w:rFonts w:ascii="Book Antiqua" w:hAnsi="Book Antiqua"/>
          <w:bCs/>
          <w:sz w:val="20"/>
          <w:lang w:val="en-GB"/>
        </w:rPr>
        <w:t>(</w:t>
      </w:r>
      <w:r w:rsidR="003A7DEA" w:rsidRPr="00E56BEF">
        <w:rPr>
          <w:rFonts w:ascii="Book Antiqua" w:hAnsi="Book Antiqua"/>
          <w:bCs/>
          <w:sz w:val="20"/>
          <w:lang w:val="en-GB"/>
        </w:rPr>
        <w:t>3</w:t>
      </w:r>
      <w:r w:rsidRPr="00E56BEF">
        <w:rPr>
          <w:rFonts w:ascii="Book Antiqua" w:hAnsi="Book Antiqua"/>
          <w:bCs/>
          <w:sz w:val="20"/>
          <w:lang w:val="en-GB"/>
        </w:rPr>
        <w:t xml:space="preserve">) Months from the date hereof or such other period to be mutually agreed by the parties hereto, then this Agreement shall at the absolute option of the Purchaser(s) be determined whereupon the Vendor(s) shall refund all monies paid by the Purchaser(s) towards the Purchase Price without any deduction to the Purchaser(s) within Seven (7) days from the day after the expiration of the </w:t>
      </w:r>
      <w:r w:rsidR="003A7DEA" w:rsidRPr="00E56BEF">
        <w:rPr>
          <w:rFonts w:ascii="Book Antiqua" w:hAnsi="Book Antiqua"/>
          <w:bCs/>
          <w:sz w:val="20"/>
          <w:lang w:val="en-GB"/>
        </w:rPr>
        <w:t>Three</w:t>
      </w:r>
      <w:r w:rsidRPr="00E56BEF">
        <w:rPr>
          <w:rFonts w:ascii="Book Antiqua" w:hAnsi="Book Antiqua"/>
          <w:bCs/>
          <w:sz w:val="20"/>
          <w:lang w:val="en-GB"/>
        </w:rPr>
        <w:t xml:space="preserve"> (</w:t>
      </w:r>
      <w:r w:rsidR="003A7DEA" w:rsidRPr="00E56BEF">
        <w:rPr>
          <w:rFonts w:ascii="Book Antiqua" w:hAnsi="Book Antiqua"/>
          <w:bCs/>
          <w:sz w:val="20"/>
          <w:lang w:val="en-GB"/>
        </w:rPr>
        <w:t>3</w:t>
      </w:r>
      <w:r w:rsidRPr="00E56BEF">
        <w:rPr>
          <w:rFonts w:ascii="Book Antiqua" w:hAnsi="Book Antiqua"/>
          <w:bCs/>
          <w:sz w:val="20"/>
          <w:lang w:val="en-GB"/>
        </w:rPr>
        <w:t>) Months period, failing which without prejudice to any other right and remedy available to the Purchaser(s), the Vendor(s) shall further be liable to pay the Purchaser(s) interest at the rate as stipulated in Section 18 of the First Schedule hereto on the outstanding sum calculated on a day to day basis until the date of full payment of the outstanding sum to the Purchaser(s) together with interest thereto.</w:t>
      </w:r>
    </w:p>
    <w:p w14:paraId="141B2B1F" w14:textId="77777777" w:rsidR="00D2382D" w:rsidRPr="00E56BEF" w:rsidRDefault="00D2382D">
      <w:pPr>
        <w:tabs>
          <w:tab w:val="left" w:pos="630"/>
        </w:tabs>
        <w:jc w:val="both"/>
        <w:rPr>
          <w:rFonts w:ascii="Book Antiqua" w:hAnsi="Book Antiqua"/>
          <w:bCs/>
          <w:lang w:val="en-GB"/>
        </w:rPr>
      </w:pPr>
    </w:p>
    <w:p w14:paraId="7152054C" w14:textId="77777777" w:rsidR="00D2382D" w:rsidRPr="00E56BEF" w:rsidRDefault="00D2382D">
      <w:pPr>
        <w:ind w:left="720" w:hanging="720"/>
        <w:jc w:val="both"/>
        <w:rPr>
          <w:rFonts w:ascii="Book Antiqua" w:hAnsi="Book Antiqua"/>
          <w:bCs/>
          <w:lang w:val="en-GB"/>
        </w:rPr>
      </w:pPr>
      <w:r w:rsidRPr="00E56BEF">
        <w:rPr>
          <w:rFonts w:ascii="Book Antiqua" w:hAnsi="Book Antiqua"/>
          <w:bCs/>
          <w:lang w:val="en-GB"/>
        </w:rPr>
        <w:t>4.2</w:t>
      </w:r>
      <w:r w:rsidRPr="00E56BEF">
        <w:rPr>
          <w:rFonts w:ascii="Book Antiqua" w:hAnsi="Book Antiqua"/>
          <w:bCs/>
          <w:lang w:val="en-GB"/>
        </w:rPr>
        <w:tab/>
        <w:t>In the event Clause 4.1 applies, the parties hereto agree that the Unconditional Date shall include the date on which the Vendor(s) procured the aforesaid written consent.</w:t>
      </w:r>
    </w:p>
    <w:p w14:paraId="72A2336C" w14:textId="77777777" w:rsidR="00D2382D" w:rsidRPr="00E56BEF" w:rsidRDefault="00D2382D">
      <w:pPr>
        <w:pStyle w:val="BodyText"/>
        <w:rPr>
          <w:rFonts w:ascii="Book Antiqua" w:hAnsi="Book Antiqua"/>
          <w:bCs/>
          <w:sz w:val="20"/>
          <w:lang w:val="en-GB"/>
        </w:rPr>
      </w:pPr>
    </w:p>
    <w:p w14:paraId="539BB3BD" w14:textId="77777777" w:rsidR="007A44DD" w:rsidRPr="00E56BEF" w:rsidRDefault="007A44DD" w:rsidP="007A44DD">
      <w:pPr>
        <w:ind w:left="720" w:hanging="720"/>
        <w:jc w:val="both"/>
        <w:rPr>
          <w:rFonts w:ascii="Book Antiqua" w:hAnsi="Book Antiqua"/>
          <w:b/>
        </w:rPr>
      </w:pPr>
      <w:r w:rsidRPr="00E56BEF">
        <w:rPr>
          <w:rFonts w:ascii="Book Antiqua" w:hAnsi="Book Antiqua"/>
        </w:rPr>
        <w:t>4A.</w:t>
      </w:r>
      <w:r w:rsidRPr="00E56BEF">
        <w:rPr>
          <w:rFonts w:ascii="Book Antiqua" w:hAnsi="Book Antiqua"/>
          <w:b/>
        </w:rPr>
        <w:tab/>
        <w:t>Condition(s</w:t>
      </w:r>
      <w:r w:rsidR="0095771F" w:rsidRPr="00E56BEF">
        <w:rPr>
          <w:rFonts w:ascii="Book Antiqua" w:hAnsi="Book Antiqua"/>
          <w:b/>
        </w:rPr>
        <w:t>)</w:t>
      </w:r>
      <w:r w:rsidRPr="00E56BEF">
        <w:rPr>
          <w:rFonts w:ascii="Book Antiqua" w:hAnsi="Book Antiqua"/>
          <w:b/>
        </w:rPr>
        <w:t xml:space="preserve"> </w:t>
      </w:r>
      <w:proofErr w:type="gramStart"/>
      <w:r w:rsidRPr="00E56BEF">
        <w:rPr>
          <w:rFonts w:ascii="Book Antiqua" w:hAnsi="Book Antiqua"/>
          <w:b/>
        </w:rPr>
        <w:t>Precedent</w:t>
      </w:r>
      <w:proofErr w:type="gramEnd"/>
    </w:p>
    <w:p w14:paraId="174B3D18" w14:textId="77777777" w:rsidR="007A44DD" w:rsidRPr="00E56BEF" w:rsidRDefault="007A44DD" w:rsidP="007A44DD">
      <w:pPr>
        <w:ind w:left="720" w:hanging="720"/>
        <w:jc w:val="both"/>
        <w:rPr>
          <w:rFonts w:ascii="Book Antiqua" w:hAnsi="Book Antiqua"/>
        </w:rPr>
      </w:pPr>
    </w:p>
    <w:p w14:paraId="3C73769E" w14:textId="77777777" w:rsidR="007A44DD" w:rsidRPr="00E56BEF" w:rsidRDefault="007A44DD" w:rsidP="007A44DD">
      <w:pPr>
        <w:ind w:left="720"/>
        <w:jc w:val="both"/>
        <w:rPr>
          <w:rFonts w:ascii="Book Antiqua" w:hAnsi="Book Antiqua"/>
          <w:lang w:eastAsia="zh-CN"/>
        </w:rPr>
      </w:pPr>
      <w:r w:rsidRPr="00E56BEF">
        <w:rPr>
          <w:rFonts w:ascii="Book Antiqua" w:hAnsi="Book Antiqua"/>
        </w:rPr>
        <w:t>The parties hereto hereby expressly agreed that this Agreement shall be unconditional upon</w:t>
      </w:r>
      <w:r w:rsidRPr="00E56BEF">
        <w:rPr>
          <w:rFonts w:ascii="Book Antiqua" w:hAnsi="Book Antiqua"/>
          <w:lang w:eastAsia="zh-CN"/>
        </w:rPr>
        <w:t>:</w:t>
      </w:r>
    </w:p>
    <w:p w14:paraId="349A6E61" w14:textId="77777777" w:rsidR="007A44DD" w:rsidRPr="00E56BEF" w:rsidRDefault="007A44DD" w:rsidP="007A44DD">
      <w:pPr>
        <w:ind w:left="1440" w:hanging="720"/>
        <w:jc w:val="both"/>
        <w:rPr>
          <w:rFonts w:ascii="Book Antiqua" w:hAnsi="Book Antiqua"/>
          <w:lang w:eastAsia="zh-CN"/>
        </w:rPr>
      </w:pPr>
    </w:p>
    <w:p w14:paraId="2389570E" w14:textId="77777777" w:rsidR="007A44DD" w:rsidRPr="00E56BEF" w:rsidRDefault="007A44DD" w:rsidP="007A44DD">
      <w:pPr>
        <w:ind w:left="1440" w:hanging="720"/>
        <w:jc w:val="both"/>
        <w:rPr>
          <w:rFonts w:ascii="Book Antiqua" w:hAnsi="Book Antiqua"/>
          <w:lang w:eastAsia="zh-CN"/>
        </w:rPr>
      </w:pPr>
      <w:r w:rsidRPr="00E56BEF">
        <w:rPr>
          <w:rFonts w:ascii="Book Antiqua" w:hAnsi="Book Antiqua"/>
          <w:lang w:eastAsia="zh-CN"/>
        </w:rPr>
        <w:t>(i)</w:t>
      </w:r>
      <w:r w:rsidRPr="00E56BEF">
        <w:rPr>
          <w:rFonts w:ascii="Book Antiqua" w:hAnsi="Book Antiqua"/>
          <w:lang w:eastAsia="zh-CN"/>
        </w:rPr>
        <w:tab/>
      </w:r>
      <w:r w:rsidRPr="00E56BEF">
        <w:rPr>
          <w:rFonts w:ascii="Book Antiqua" w:hAnsi="Book Antiqua"/>
          <w:lang w:val="en-GB"/>
        </w:rPr>
        <w:t xml:space="preserve">The date on which the Vendor(s) </w:t>
      </w:r>
      <w:r w:rsidR="00705A2F" w:rsidRPr="00E56BEF">
        <w:rPr>
          <w:rFonts w:ascii="Book Antiqua" w:hAnsi="Book Antiqua"/>
          <w:lang w:val="en-GB"/>
        </w:rPr>
        <w:t xml:space="preserve">complied with the terms as stated in the Developer Confirmation Letter and </w:t>
      </w:r>
      <w:r w:rsidRPr="00E56BEF">
        <w:rPr>
          <w:rFonts w:ascii="Book Antiqua" w:hAnsi="Book Antiqua"/>
          <w:lang w:val="en-GB"/>
        </w:rPr>
        <w:t xml:space="preserve">duly </w:t>
      </w:r>
      <w:r w:rsidRPr="00E56BEF">
        <w:rPr>
          <w:rFonts w:ascii="Book Antiqua" w:hAnsi="Book Antiqua"/>
        </w:rPr>
        <w:t xml:space="preserve">paid and settled all the maintenance or service charges, outgoings and any other sums (if any) due to the Developer under the Principal Sale and Purchase Agreement and the acknowledgement of such is received by the Purchaser(s)’ </w:t>
      </w:r>
      <w:proofErr w:type="gramStart"/>
      <w:r w:rsidRPr="00E56BEF">
        <w:rPr>
          <w:rFonts w:ascii="Book Antiqua" w:hAnsi="Book Antiqua"/>
        </w:rPr>
        <w:t>Solicitors</w:t>
      </w:r>
      <w:r w:rsidRPr="00E56BEF">
        <w:rPr>
          <w:rFonts w:ascii="Book Antiqua" w:hAnsi="Book Antiqua"/>
          <w:lang w:eastAsia="zh-CN"/>
        </w:rPr>
        <w:t>;</w:t>
      </w:r>
      <w:proofErr w:type="gramEnd"/>
      <w:r w:rsidRPr="00E56BEF">
        <w:rPr>
          <w:rFonts w:ascii="Book Antiqua" w:hAnsi="Book Antiqua"/>
          <w:lang w:eastAsia="zh-CN"/>
        </w:rPr>
        <w:t xml:space="preserve"> </w:t>
      </w:r>
    </w:p>
    <w:p w14:paraId="66DD896D" w14:textId="77777777" w:rsidR="007A44DD" w:rsidRPr="00E56BEF" w:rsidRDefault="007A44DD" w:rsidP="007A44DD">
      <w:pPr>
        <w:jc w:val="both"/>
        <w:rPr>
          <w:rFonts w:ascii="Book Antiqua" w:hAnsi="Book Antiqua"/>
          <w:lang w:eastAsia="zh-CN"/>
        </w:rPr>
      </w:pPr>
    </w:p>
    <w:p w14:paraId="5BEE1687" w14:textId="77777777" w:rsidR="007A44DD" w:rsidRPr="00E56BEF" w:rsidRDefault="007A44DD" w:rsidP="007A44DD">
      <w:pPr>
        <w:ind w:left="1440" w:hanging="720"/>
        <w:jc w:val="both"/>
        <w:rPr>
          <w:rFonts w:ascii="Book Antiqua" w:hAnsi="Book Antiqua"/>
          <w:lang w:val="en-GB"/>
        </w:rPr>
      </w:pPr>
      <w:r w:rsidRPr="00E56BEF">
        <w:rPr>
          <w:rFonts w:ascii="Book Antiqua" w:hAnsi="Book Antiqua"/>
          <w:lang w:eastAsia="zh-CN"/>
        </w:rPr>
        <w:t>(ii)</w:t>
      </w:r>
      <w:r w:rsidRPr="00E56BEF">
        <w:rPr>
          <w:rFonts w:ascii="Book Antiqua" w:hAnsi="Book Antiqua"/>
          <w:lang w:eastAsia="zh-CN"/>
        </w:rPr>
        <w:tab/>
        <w:t>T</w:t>
      </w:r>
      <w:r w:rsidRPr="00E56BEF">
        <w:rPr>
          <w:rFonts w:ascii="Book Antiqua" w:hAnsi="Book Antiqua"/>
          <w:lang w:val="en-GB"/>
        </w:rPr>
        <w:t>he date the Developer’s Confirmation is</w:t>
      </w:r>
      <w:r w:rsidR="0095771F" w:rsidRPr="00E56BEF">
        <w:rPr>
          <w:rFonts w:ascii="Book Antiqua" w:hAnsi="Book Antiqua"/>
          <w:lang w:val="en-GB"/>
        </w:rPr>
        <w:t xml:space="preserve"> received by the Purchaser(s)’ </w:t>
      </w:r>
      <w:r w:rsidRPr="00E56BEF">
        <w:rPr>
          <w:rFonts w:ascii="Book Antiqua" w:hAnsi="Book Antiqua"/>
          <w:lang w:val="en-GB"/>
        </w:rPr>
        <w:t>Solicitors;</w:t>
      </w:r>
      <w:r w:rsidR="0095771F" w:rsidRPr="00E56BEF">
        <w:rPr>
          <w:rFonts w:ascii="Book Antiqua" w:hAnsi="Book Antiqua"/>
          <w:lang w:val="en-GB"/>
        </w:rPr>
        <w:t xml:space="preserve"> and</w:t>
      </w:r>
    </w:p>
    <w:p w14:paraId="57E32384" w14:textId="77777777" w:rsidR="007A44DD" w:rsidRPr="00E56BEF" w:rsidRDefault="007A44DD" w:rsidP="007A44DD">
      <w:pPr>
        <w:ind w:left="1440" w:hanging="720"/>
        <w:jc w:val="both"/>
        <w:rPr>
          <w:rFonts w:ascii="Book Antiqua" w:hAnsi="Book Antiqua"/>
          <w:lang w:val="en-GB"/>
        </w:rPr>
      </w:pPr>
    </w:p>
    <w:p w14:paraId="3FD65D10" w14:textId="77777777" w:rsidR="007A44DD" w:rsidRPr="00E56BEF" w:rsidRDefault="007A44DD" w:rsidP="007A44DD">
      <w:pPr>
        <w:numPr>
          <w:ilvl w:val="1"/>
          <w:numId w:val="4"/>
        </w:numPr>
        <w:tabs>
          <w:tab w:val="clear" w:pos="2160"/>
        </w:tabs>
        <w:ind w:left="1440"/>
        <w:jc w:val="both"/>
        <w:rPr>
          <w:rFonts w:ascii="Book Antiqua" w:hAnsi="Book Antiqua"/>
          <w:lang w:val="en-GB"/>
        </w:rPr>
      </w:pPr>
      <w:r w:rsidRPr="00E56BEF">
        <w:rPr>
          <w:rFonts w:ascii="Book Antiqua" w:hAnsi="Book Antiqua"/>
          <w:lang w:val="en-GB"/>
        </w:rPr>
        <w:t xml:space="preserve">The date State Authority’s Consent is received by the Purchaser(s)’ Solicitors </w:t>
      </w:r>
      <w:r w:rsidR="0095771F" w:rsidRPr="00E56BEF">
        <w:rPr>
          <w:rFonts w:ascii="Book Antiqua" w:hAnsi="Book Antiqua"/>
          <w:lang w:val="en-GB"/>
        </w:rPr>
        <w:t>(if any).</w:t>
      </w:r>
    </w:p>
    <w:p w14:paraId="1DBD0E0C" w14:textId="77777777" w:rsidR="007A44DD" w:rsidRPr="00E56BEF" w:rsidRDefault="007A44DD" w:rsidP="007A44DD">
      <w:pPr>
        <w:ind w:left="1440" w:hanging="720"/>
        <w:jc w:val="both"/>
        <w:rPr>
          <w:rFonts w:ascii="Book Antiqua" w:hAnsi="Book Antiqua"/>
          <w:lang w:val="en-GB"/>
        </w:rPr>
      </w:pPr>
    </w:p>
    <w:p w14:paraId="78D0B706" w14:textId="77777777" w:rsidR="007A44DD" w:rsidRPr="00E56BEF" w:rsidRDefault="007A44DD" w:rsidP="007A44DD">
      <w:pPr>
        <w:ind w:left="720"/>
        <w:jc w:val="both"/>
        <w:rPr>
          <w:rFonts w:ascii="Book Antiqua" w:hAnsi="Book Antiqua"/>
          <w:lang w:val="en-GB"/>
        </w:rPr>
      </w:pPr>
      <w:r w:rsidRPr="00E56BEF">
        <w:rPr>
          <w:rFonts w:ascii="Book Antiqua" w:hAnsi="Book Antiqua"/>
          <w:lang w:val="en-GB"/>
        </w:rPr>
        <w:t xml:space="preserve">In the event </w:t>
      </w:r>
      <w:r w:rsidRPr="00E56BEF">
        <w:rPr>
          <w:rFonts w:ascii="Book Antiqua" w:hAnsi="Book Antiqua"/>
          <w:lang w:eastAsia="zh-CN"/>
        </w:rPr>
        <w:t xml:space="preserve">Conditions Precedent as per Clause </w:t>
      </w:r>
      <w:r w:rsidR="00093609" w:rsidRPr="00E56BEF">
        <w:rPr>
          <w:rFonts w:ascii="Book Antiqua" w:hAnsi="Book Antiqua"/>
          <w:lang w:val="en-GB"/>
        </w:rPr>
        <w:t>4A</w:t>
      </w:r>
      <w:r w:rsidRPr="00E56BEF">
        <w:rPr>
          <w:rFonts w:ascii="Book Antiqua" w:hAnsi="Book Antiqua"/>
          <w:lang w:val="en-GB"/>
        </w:rPr>
        <w:t xml:space="preserve"> (i), (ii) and (iii) </w:t>
      </w:r>
      <w:r w:rsidRPr="00E56BEF">
        <w:rPr>
          <w:rFonts w:ascii="Book Antiqua" w:hAnsi="Book Antiqua"/>
          <w:lang w:eastAsia="zh-CN"/>
        </w:rPr>
        <w:t xml:space="preserve">have been fulfilled </w:t>
      </w:r>
      <w:r w:rsidRPr="00E56BEF">
        <w:rPr>
          <w:rFonts w:ascii="Book Antiqua" w:hAnsi="Book Antiqua"/>
          <w:lang w:val="en-GB"/>
        </w:rPr>
        <w:t>prior to the execution o</w:t>
      </w:r>
      <w:r w:rsidR="0095771F" w:rsidRPr="00E56BEF">
        <w:rPr>
          <w:rFonts w:ascii="Book Antiqua" w:hAnsi="Book Antiqua"/>
          <w:lang w:val="en-GB"/>
        </w:rPr>
        <w:t>f this Agreement, then the date</w:t>
      </w:r>
      <w:r w:rsidRPr="00E56BEF">
        <w:rPr>
          <w:rFonts w:ascii="Book Antiqua" w:hAnsi="Book Antiqua"/>
          <w:lang w:val="en-GB"/>
        </w:rPr>
        <w:t xml:space="preserve"> of this Agreement shall be referred to as “the Unconditional Date</w:t>
      </w:r>
      <w:proofErr w:type="gramStart"/>
      <w:r w:rsidRPr="00E56BEF">
        <w:rPr>
          <w:rFonts w:ascii="Book Antiqua" w:hAnsi="Book Antiqua"/>
          <w:lang w:val="en-GB"/>
        </w:rPr>
        <w:t>”;</w:t>
      </w:r>
      <w:proofErr w:type="gramEnd"/>
    </w:p>
    <w:p w14:paraId="7A0A6B1F" w14:textId="77777777" w:rsidR="007A44DD" w:rsidRPr="00E56BEF" w:rsidRDefault="007A44DD" w:rsidP="007A44DD">
      <w:pPr>
        <w:tabs>
          <w:tab w:val="left" w:pos="630"/>
        </w:tabs>
        <w:jc w:val="both"/>
        <w:rPr>
          <w:rFonts w:ascii="Book Antiqua" w:hAnsi="Book Antiqua"/>
          <w:bCs/>
          <w:lang w:val="en-GB"/>
        </w:rPr>
      </w:pPr>
    </w:p>
    <w:p w14:paraId="7CBC6D88" w14:textId="77777777" w:rsidR="007A44DD" w:rsidRPr="00E56BEF" w:rsidRDefault="007A44DD" w:rsidP="007A44DD">
      <w:pPr>
        <w:tabs>
          <w:tab w:val="left" w:pos="630"/>
        </w:tabs>
        <w:jc w:val="both"/>
        <w:rPr>
          <w:rFonts w:ascii="Book Antiqua" w:hAnsi="Book Antiqua"/>
          <w:b/>
          <w:color w:val="000000"/>
        </w:rPr>
      </w:pPr>
      <w:r w:rsidRPr="00E56BEF">
        <w:rPr>
          <w:rFonts w:ascii="Book Antiqua" w:hAnsi="Book Antiqua"/>
          <w:color w:val="000000"/>
        </w:rPr>
        <w:t>4B.</w:t>
      </w:r>
      <w:r w:rsidRPr="00E56BEF">
        <w:rPr>
          <w:rFonts w:ascii="Book Antiqua" w:hAnsi="Book Antiqua"/>
          <w:color w:val="000000"/>
        </w:rPr>
        <w:tab/>
      </w:r>
      <w:r w:rsidRPr="00E56BEF">
        <w:rPr>
          <w:rFonts w:ascii="Book Antiqua" w:hAnsi="Book Antiqua"/>
          <w:b/>
          <w:color w:val="000000"/>
        </w:rPr>
        <w:t>Non-compliance of Condition(s) Precedent</w:t>
      </w:r>
    </w:p>
    <w:p w14:paraId="63C3028D" w14:textId="77777777" w:rsidR="007A44DD" w:rsidRPr="00E56BEF" w:rsidRDefault="007A44DD" w:rsidP="007A44DD">
      <w:pPr>
        <w:tabs>
          <w:tab w:val="left" w:pos="630"/>
        </w:tabs>
        <w:jc w:val="both"/>
        <w:rPr>
          <w:rFonts w:ascii="Book Antiqua" w:hAnsi="Book Antiqua"/>
          <w:b/>
          <w:color w:val="000000"/>
        </w:rPr>
      </w:pPr>
    </w:p>
    <w:p w14:paraId="4B45B6B6" w14:textId="77777777" w:rsidR="007A44DD" w:rsidRPr="00E56BEF" w:rsidRDefault="007A44DD" w:rsidP="00F913F4">
      <w:pPr>
        <w:ind w:left="1530" w:hanging="900"/>
        <w:jc w:val="both"/>
        <w:rPr>
          <w:rFonts w:ascii="Book Antiqua" w:hAnsi="Book Antiqua"/>
          <w:color w:val="000000"/>
        </w:rPr>
      </w:pPr>
      <w:r w:rsidRPr="00E56BEF">
        <w:rPr>
          <w:rFonts w:ascii="Book Antiqua" w:hAnsi="Book Antiqua"/>
          <w:color w:val="000000"/>
        </w:rPr>
        <w:t>(a)</w:t>
      </w:r>
      <w:r w:rsidRPr="00E56BEF">
        <w:rPr>
          <w:rFonts w:ascii="Book Antiqua" w:hAnsi="Book Antiqua"/>
          <w:color w:val="000000"/>
        </w:rPr>
        <w:tab/>
        <w:t>In the event all or any of the Condition(s) Precedent is/are not or cannot be fulfilled or complied with within the Conditional Period for any reason NOT attributable to the blameworthy conduct, omission, default or neglect on the part of any of the parties hereto, either party shall be entitled to terminate this Agreement by giving a written notice to the other party or its solicitors, WHEREUPON, the Vendor(s) shall refund or cause to be refunded to the Purchaser(s) the said Deposit free of interest within Fourteen (14) days from the date of receipt of the aforesaid written notice</w:t>
      </w:r>
      <w:r w:rsidR="00F913F4" w:rsidRPr="00E56BEF">
        <w:rPr>
          <w:rFonts w:ascii="Book Antiqua" w:hAnsi="Book Antiqua"/>
          <w:color w:val="000000"/>
        </w:rPr>
        <w:t xml:space="preserve"> </w:t>
      </w:r>
      <w:r w:rsidRPr="00E56BEF">
        <w:rPr>
          <w:rFonts w:ascii="Book Antiqua" w:hAnsi="Book Antiqua"/>
          <w:color w:val="000000"/>
        </w:rPr>
        <w:t>and  THEREAFTER this Agreement shall be terminated or deemed null and void and of no further force or effect whatsoever but without prejudice to any legal right either party may be entitled to against the other in respect of any antecedent breach of this Agreement and the Vendor</w:t>
      </w:r>
      <w:r w:rsidR="00F913F4" w:rsidRPr="00E56BEF">
        <w:rPr>
          <w:rFonts w:ascii="Book Antiqua" w:hAnsi="Book Antiqua"/>
          <w:color w:val="000000"/>
        </w:rPr>
        <w:t>(s)</w:t>
      </w:r>
      <w:r w:rsidRPr="00E56BEF">
        <w:rPr>
          <w:rFonts w:ascii="Book Antiqua" w:hAnsi="Book Antiqua"/>
          <w:color w:val="000000"/>
        </w:rPr>
        <w:t xml:space="preserve"> shall be entitled to deal with the said Property in such manner as the Vendor may in the Vendor(s)’ sole and absolute discretion as the absolute owner deem fit free from any claim by the Purchaser(s).</w:t>
      </w:r>
    </w:p>
    <w:p w14:paraId="4C7F35A4" w14:textId="77777777" w:rsidR="007A44DD" w:rsidRPr="00E56BEF" w:rsidRDefault="007A44DD" w:rsidP="007A44DD">
      <w:pPr>
        <w:ind w:left="1530" w:hanging="900"/>
        <w:jc w:val="both"/>
        <w:rPr>
          <w:rFonts w:ascii="Book Antiqua" w:hAnsi="Book Antiqua"/>
          <w:color w:val="000000"/>
        </w:rPr>
      </w:pPr>
    </w:p>
    <w:p w14:paraId="4739A008" w14:textId="77777777" w:rsidR="007A44DD" w:rsidRPr="00E56BEF" w:rsidRDefault="007A44DD" w:rsidP="00F913F4">
      <w:pPr>
        <w:tabs>
          <w:tab w:val="left" w:pos="630"/>
        </w:tabs>
        <w:ind w:left="1440" w:hanging="720"/>
        <w:jc w:val="both"/>
        <w:rPr>
          <w:rFonts w:ascii="Book Antiqua" w:hAnsi="Book Antiqua"/>
          <w:color w:val="000000"/>
        </w:rPr>
      </w:pPr>
      <w:r w:rsidRPr="00E56BEF">
        <w:rPr>
          <w:rFonts w:ascii="Book Antiqua" w:hAnsi="Book Antiqua"/>
          <w:color w:val="000000"/>
        </w:rPr>
        <w:t>(b)</w:t>
      </w:r>
      <w:r w:rsidRPr="00E56BEF">
        <w:rPr>
          <w:rFonts w:ascii="Book Antiqua" w:hAnsi="Book Antiqua"/>
          <w:color w:val="000000"/>
        </w:rPr>
        <w:tab/>
        <w:t>In the event all or any of the Condition(s) Precedent is/are not or cannot be fulfilled or complied with within the Conditional Period for any reason attributable to the blameworthy conduct, omission, default or neglect on the part of the Vendor</w:t>
      </w:r>
      <w:r w:rsidR="00A43E5C" w:rsidRPr="00E56BEF">
        <w:rPr>
          <w:rFonts w:ascii="Book Antiqua" w:hAnsi="Book Antiqua"/>
          <w:color w:val="000000"/>
        </w:rPr>
        <w:t>(s)</w:t>
      </w:r>
      <w:r w:rsidRPr="00E56BEF">
        <w:rPr>
          <w:rFonts w:ascii="Book Antiqua" w:hAnsi="Book Antiqua"/>
          <w:color w:val="000000"/>
        </w:rPr>
        <w:t>, the Purchaser shall be entitled to terminate this Agreement by giving a written notice to the Vendor</w:t>
      </w:r>
      <w:r w:rsidR="00A43E5C" w:rsidRPr="00E56BEF">
        <w:rPr>
          <w:rFonts w:ascii="Book Antiqua" w:hAnsi="Book Antiqua"/>
          <w:color w:val="000000"/>
        </w:rPr>
        <w:t>(s)</w:t>
      </w:r>
      <w:r w:rsidRPr="00E56BEF">
        <w:rPr>
          <w:rFonts w:ascii="Book Antiqua" w:hAnsi="Book Antiqua"/>
          <w:color w:val="000000"/>
        </w:rPr>
        <w:t xml:space="preserve"> or the Vendor</w:t>
      </w:r>
      <w:r w:rsidR="00A43E5C" w:rsidRPr="00E56BEF">
        <w:rPr>
          <w:rFonts w:ascii="Book Antiqua" w:hAnsi="Book Antiqua"/>
          <w:color w:val="000000"/>
        </w:rPr>
        <w:t>(</w:t>
      </w:r>
      <w:r w:rsidRPr="00E56BEF">
        <w:rPr>
          <w:rFonts w:ascii="Book Antiqua" w:hAnsi="Book Antiqua"/>
          <w:color w:val="000000"/>
        </w:rPr>
        <w:t>s</w:t>
      </w:r>
      <w:r w:rsidR="00A43E5C" w:rsidRPr="00E56BEF">
        <w:rPr>
          <w:rFonts w:ascii="Book Antiqua" w:hAnsi="Book Antiqua"/>
          <w:color w:val="000000"/>
        </w:rPr>
        <w:t>)</w:t>
      </w:r>
      <w:r w:rsidRPr="00E56BEF">
        <w:rPr>
          <w:rFonts w:ascii="Book Antiqua" w:hAnsi="Book Antiqua"/>
          <w:color w:val="000000"/>
        </w:rPr>
        <w:t xml:space="preserve"> Solicitors, WHEREUPON, (i) the Vendor</w:t>
      </w:r>
      <w:r w:rsidR="00A43E5C" w:rsidRPr="00E56BEF">
        <w:rPr>
          <w:rFonts w:ascii="Book Antiqua" w:hAnsi="Book Antiqua"/>
          <w:color w:val="000000"/>
        </w:rPr>
        <w:t>(s)</w:t>
      </w:r>
      <w:r w:rsidRPr="00E56BEF">
        <w:rPr>
          <w:rFonts w:ascii="Book Antiqua" w:hAnsi="Book Antiqua"/>
          <w:color w:val="000000"/>
        </w:rPr>
        <w:t xml:space="preserve"> shall, within Fourteen (14) days from the date of receipt of the aforesaid written notice, pay to the Purchaser</w:t>
      </w:r>
      <w:r w:rsidR="00A43E5C" w:rsidRPr="00E56BEF">
        <w:rPr>
          <w:rFonts w:ascii="Book Antiqua" w:hAnsi="Book Antiqua"/>
          <w:color w:val="000000"/>
        </w:rPr>
        <w:t>(s)</w:t>
      </w:r>
      <w:r w:rsidRPr="00E56BEF">
        <w:rPr>
          <w:rFonts w:ascii="Book Antiqua" w:hAnsi="Book Antiqua"/>
          <w:color w:val="000000"/>
        </w:rPr>
        <w:t xml:space="preserve"> a sum which is EQUIVALENT to the said Deposit free of interest as agreed liquidated damages; and (ii) the Vendor</w:t>
      </w:r>
      <w:r w:rsidR="00A43E5C" w:rsidRPr="00E56BEF">
        <w:rPr>
          <w:rFonts w:ascii="Book Antiqua" w:hAnsi="Book Antiqua"/>
          <w:color w:val="000000"/>
        </w:rPr>
        <w:t>(s)</w:t>
      </w:r>
      <w:r w:rsidRPr="00E56BEF">
        <w:rPr>
          <w:rFonts w:ascii="Book Antiqua" w:hAnsi="Book Antiqua"/>
          <w:color w:val="000000"/>
        </w:rPr>
        <w:t xml:space="preserve"> shall refund or cause to be refunded to the Purchaser</w:t>
      </w:r>
      <w:r w:rsidR="00A43E5C" w:rsidRPr="00E56BEF">
        <w:rPr>
          <w:rFonts w:ascii="Book Antiqua" w:hAnsi="Book Antiqua"/>
          <w:color w:val="000000"/>
        </w:rPr>
        <w:t>(s)</w:t>
      </w:r>
      <w:r w:rsidRPr="00E56BEF">
        <w:rPr>
          <w:rFonts w:ascii="Book Antiqua" w:hAnsi="Book Antiqua"/>
          <w:color w:val="000000"/>
        </w:rPr>
        <w:t xml:space="preserve"> the said Deposit free of interest within Fourteen (14) days from the date of receipt of the aforesaid written notice and THEREAFTER this Agreement shall be terminated or deemed null and void and of no further force or effect whatsoever and the Vendor</w:t>
      </w:r>
      <w:r w:rsidR="00A43E5C" w:rsidRPr="00E56BEF">
        <w:rPr>
          <w:rFonts w:ascii="Book Antiqua" w:hAnsi="Book Antiqua"/>
          <w:color w:val="000000"/>
        </w:rPr>
        <w:t>(s)</w:t>
      </w:r>
      <w:r w:rsidRPr="00E56BEF">
        <w:rPr>
          <w:rFonts w:ascii="Book Antiqua" w:hAnsi="Book Antiqua"/>
          <w:color w:val="000000"/>
        </w:rPr>
        <w:t xml:space="preserve"> shall be entitled to deal with the said Property in such manner as the Vendor</w:t>
      </w:r>
      <w:r w:rsidR="00A43E5C" w:rsidRPr="00E56BEF">
        <w:rPr>
          <w:rFonts w:ascii="Book Antiqua" w:hAnsi="Book Antiqua"/>
          <w:color w:val="000000"/>
        </w:rPr>
        <w:t>(s)</w:t>
      </w:r>
      <w:r w:rsidRPr="00E56BEF">
        <w:rPr>
          <w:rFonts w:ascii="Book Antiqua" w:hAnsi="Book Antiqua"/>
          <w:color w:val="000000"/>
        </w:rPr>
        <w:t xml:space="preserve"> may in the Vendor</w:t>
      </w:r>
      <w:r w:rsidR="00A43E5C" w:rsidRPr="00E56BEF">
        <w:rPr>
          <w:rFonts w:ascii="Book Antiqua" w:hAnsi="Book Antiqua"/>
          <w:color w:val="000000"/>
        </w:rPr>
        <w:t>(</w:t>
      </w:r>
      <w:r w:rsidRPr="00E56BEF">
        <w:rPr>
          <w:rFonts w:ascii="Book Antiqua" w:hAnsi="Book Antiqua"/>
          <w:color w:val="000000"/>
        </w:rPr>
        <w:t>s</w:t>
      </w:r>
      <w:r w:rsidR="00A43E5C" w:rsidRPr="00E56BEF">
        <w:rPr>
          <w:rFonts w:ascii="Book Antiqua" w:hAnsi="Book Antiqua"/>
          <w:color w:val="000000"/>
        </w:rPr>
        <w:t>)</w:t>
      </w:r>
      <w:r w:rsidRPr="00E56BEF">
        <w:rPr>
          <w:rFonts w:ascii="Book Antiqua" w:hAnsi="Book Antiqua"/>
          <w:color w:val="000000"/>
        </w:rPr>
        <w:t xml:space="preserve"> sole and absolute discretion as the absolute owner  deem fit free from any claim by the Purchaser</w:t>
      </w:r>
      <w:r w:rsidR="00A43E5C" w:rsidRPr="00E56BEF">
        <w:rPr>
          <w:rFonts w:ascii="Book Antiqua" w:hAnsi="Book Antiqua"/>
          <w:color w:val="000000"/>
        </w:rPr>
        <w:t>(s)</w:t>
      </w:r>
      <w:r w:rsidRPr="00E56BEF">
        <w:rPr>
          <w:rFonts w:ascii="Book Antiqua" w:hAnsi="Book Antiqua"/>
          <w:color w:val="000000"/>
        </w:rPr>
        <w:t>.</w:t>
      </w:r>
    </w:p>
    <w:p w14:paraId="08BD2961" w14:textId="77777777" w:rsidR="007A44DD" w:rsidRPr="00E56BEF" w:rsidRDefault="007A44DD" w:rsidP="007A44DD">
      <w:pPr>
        <w:tabs>
          <w:tab w:val="left" w:pos="630"/>
        </w:tabs>
        <w:jc w:val="both"/>
        <w:rPr>
          <w:rFonts w:ascii="Book Antiqua" w:hAnsi="Book Antiqua"/>
          <w:color w:val="000000"/>
        </w:rPr>
      </w:pPr>
    </w:p>
    <w:p w14:paraId="5BE912E0" w14:textId="77777777" w:rsidR="007A44DD" w:rsidRPr="00E56BEF" w:rsidRDefault="007A44DD" w:rsidP="00F913F4">
      <w:pPr>
        <w:numPr>
          <w:ilvl w:val="0"/>
          <w:numId w:val="6"/>
        </w:numPr>
        <w:tabs>
          <w:tab w:val="clear" w:pos="1080"/>
          <w:tab w:val="left" w:pos="630"/>
        </w:tabs>
        <w:ind w:left="1440" w:hanging="720"/>
        <w:jc w:val="both"/>
        <w:rPr>
          <w:rFonts w:ascii="Book Antiqua" w:hAnsi="Book Antiqua"/>
          <w:color w:val="000000"/>
        </w:rPr>
      </w:pPr>
      <w:r w:rsidRPr="00E56BEF">
        <w:rPr>
          <w:rFonts w:ascii="Book Antiqua" w:hAnsi="Book Antiqua"/>
          <w:color w:val="000000"/>
        </w:rPr>
        <w:t>In the event all or any of the Condition(s) Precedent is/are not or cannot be fulfilled or complied with within the Conditional Period for any reason attributable to the blameworthy conduct, omission, default or neglect on the part of the Purchaser</w:t>
      </w:r>
      <w:r w:rsidR="00A43E5C" w:rsidRPr="00E56BEF">
        <w:rPr>
          <w:rFonts w:ascii="Book Antiqua" w:hAnsi="Book Antiqua"/>
          <w:color w:val="000000"/>
        </w:rPr>
        <w:t>(s)</w:t>
      </w:r>
      <w:r w:rsidRPr="00E56BEF">
        <w:rPr>
          <w:rFonts w:ascii="Book Antiqua" w:hAnsi="Book Antiqua"/>
          <w:color w:val="000000"/>
        </w:rPr>
        <w:t>, the said Deposit shall be forfeited by the Vendor</w:t>
      </w:r>
      <w:r w:rsidR="00A43E5C" w:rsidRPr="00E56BEF">
        <w:rPr>
          <w:rFonts w:ascii="Book Antiqua" w:hAnsi="Book Antiqua"/>
          <w:color w:val="000000"/>
        </w:rPr>
        <w:t>(s)</w:t>
      </w:r>
      <w:r w:rsidRPr="00E56BEF">
        <w:rPr>
          <w:rFonts w:ascii="Book Antiqua" w:hAnsi="Book Antiqua"/>
          <w:color w:val="000000"/>
        </w:rPr>
        <w:t xml:space="preserve"> as agreed liquidated damages and the Vendor</w:t>
      </w:r>
      <w:r w:rsidR="00A43E5C" w:rsidRPr="00E56BEF">
        <w:rPr>
          <w:rFonts w:ascii="Book Antiqua" w:hAnsi="Book Antiqua"/>
          <w:color w:val="000000"/>
        </w:rPr>
        <w:t>(s)</w:t>
      </w:r>
      <w:r w:rsidRPr="00E56BEF">
        <w:rPr>
          <w:rFonts w:ascii="Book Antiqua" w:hAnsi="Book Antiqua"/>
          <w:color w:val="000000"/>
        </w:rPr>
        <w:t xml:space="preserve"> shall be entitled to terminate the sale herein by giving a written notice to the Purchaser</w:t>
      </w:r>
      <w:r w:rsidR="00A43E5C" w:rsidRPr="00E56BEF">
        <w:rPr>
          <w:rFonts w:ascii="Book Antiqua" w:hAnsi="Book Antiqua"/>
          <w:color w:val="000000"/>
        </w:rPr>
        <w:t>(s)</w:t>
      </w:r>
      <w:r w:rsidRPr="00E56BEF">
        <w:rPr>
          <w:rFonts w:ascii="Book Antiqua" w:hAnsi="Book Antiqua"/>
          <w:color w:val="000000"/>
        </w:rPr>
        <w:t xml:space="preserve"> or the Purchaser</w:t>
      </w:r>
      <w:r w:rsidR="00A43E5C" w:rsidRPr="00E56BEF">
        <w:rPr>
          <w:rFonts w:ascii="Book Antiqua" w:hAnsi="Book Antiqua"/>
          <w:color w:val="000000"/>
        </w:rPr>
        <w:t>(s)</w:t>
      </w:r>
      <w:r w:rsidRPr="00E56BEF">
        <w:rPr>
          <w:rFonts w:ascii="Book Antiqua" w:hAnsi="Book Antiqua"/>
          <w:color w:val="000000"/>
        </w:rPr>
        <w:t>’ Solicitors and THEREAFTER this Agreement shall be terminated or deemed null and void and of no further force or effect whatsoever and the Vendor</w:t>
      </w:r>
      <w:r w:rsidR="00A43E5C" w:rsidRPr="00E56BEF">
        <w:rPr>
          <w:rFonts w:ascii="Book Antiqua" w:hAnsi="Book Antiqua"/>
          <w:color w:val="000000"/>
        </w:rPr>
        <w:t>(s)</w:t>
      </w:r>
      <w:r w:rsidRPr="00E56BEF">
        <w:rPr>
          <w:rFonts w:ascii="Book Antiqua" w:hAnsi="Book Antiqua"/>
          <w:color w:val="000000"/>
        </w:rPr>
        <w:t xml:space="preserve"> shall be entitled to deal with the said Property in such manner as the Vendor</w:t>
      </w:r>
      <w:r w:rsidR="00A43E5C" w:rsidRPr="00E56BEF">
        <w:rPr>
          <w:rFonts w:ascii="Book Antiqua" w:hAnsi="Book Antiqua"/>
          <w:color w:val="000000"/>
        </w:rPr>
        <w:t>(s)</w:t>
      </w:r>
      <w:r w:rsidRPr="00E56BEF">
        <w:rPr>
          <w:rFonts w:ascii="Book Antiqua" w:hAnsi="Book Antiqua"/>
          <w:color w:val="000000"/>
        </w:rPr>
        <w:t xml:space="preserve"> may in the Vendor</w:t>
      </w:r>
      <w:r w:rsidR="00A43E5C" w:rsidRPr="00E56BEF">
        <w:rPr>
          <w:rFonts w:ascii="Book Antiqua" w:hAnsi="Book Antiqua"/>
          <w:color w:val="000000"/>
        </w:rPr>
        <w:t>(</w:t>
      </w:r>
      <w:r w:rsidRPr="00E56BEF">
        <w:rPr>
          <w:rFonts w:ascii="Book Antiqua" w:hAnsi="Book Antiqua"/>
          <w:color w:val="000000"/>
        </w:rPr>
        <w:t>s</w:t>
      </w:r>
      <w:r w:rsidR="00A43E5C" w:rsidRPr="00E56BEF">
        <w:rPr>
          <w:rFonts w:ascii="Book Antiqua" w:hAnsi="Book Antiqua"/>
          <w:color w:val="000000"/>
        </w:rPr>
        <w:t>)’</w:t>
      </w:r>
      <w:r w:rsidRPr="00E56BEF">
        <w:rPr>
          <w:rFonts w:ascii="Book Antiqua" w:hAnsi="Book Antiqua"/>
          <w:color w:val="000000"/>
        </w:rPr>
        <w:t xml:space="preserve"> sole and absolute discretion as the absolute owner  deem fit free from any claim by the Purchaser</w:t>
      </w:r>
      <w:r w:rsidR="00A43E5C" w:rsidRPr="00E56BEF">
        <w:rPr>
          <w:rFonts w:ascii="Book Antiqua" w:hAnsi="Book Antiqua"/>
          <w:color w:val="000000"/>
        </w:rPr>
        <w:t>(s)</w:t>
      </w:r>
      <w:r w:rsidRPr="00E56BEF">
        <w:rPr>
          <w:rFonts w:ascii="Book Antiqua" w:hAnsi="Book Antiqua"/>
          <w:color w:val="000000"/>
        </w:rPr>
        <w:t>.</w:t>
      </w:r>
    </w:p>
    <w:p w14:paraId="178614C3" w14:textId="77777777" w:rsidR="007A44DD" w:rsidRPr="00E56BEF" w:rsidRDefault="007A44DD">
      <w:pPr>
        <w:pStyle w:val="BodyText"/>
        <w:rPr>
          <w:rFonts w:ascii="Book Antiqua" w:hAnsi="Book Antiqua"/>
          <w:bCs/>
          <w:sz w:val="20"/>
          <w:lang w:val="en-GB"/>
        </w:rPr>
      </w:pPr>
    </w:p>
    <w:p w14:paraId="0DD73A36" w14:textId="77777777" w:rsidR="00D2382D" w:rsidRPr="00E56BEF" w:rsidRDefault="00D2382D">
      <w:pPr>
        <w:pStyle w:val="BodyText"/>
        <w:ind w:left="720" w:hanging="720"/>
        <w:rPr>
          <w:rFonts w:ascii="Book Antiqua" w:hAnsi="Book Antiqua"/>
          <w:b/>
          <w:bCs/>
          <w:sz w:val="20"/>
          <w:lang w:val="en-GB"/>
        </w:rPr>
      </w:pPr>
      <w:r w:rsidRPr="00E56BEF">
        <w:rPr>
          <w:rFonts w:ascii="Book Antiqua" w:hAnsi="Book Antiqua"/>
          <w:bCs/>
          <w:sz w:val="20"/>
          <w:lang w:val="en-GB"/>
        </w:rPr>
        <w:t>5.</w:t>
      </w:r>
      <w:r w:rsidRPr="00E56BEF">
        <w:rPr>
          <w:rFonts w:ascii="Book Antiqua" w:hAnsi="Book Antiqua"/>
          <w:bCs/>
          <w:sz w:val="20"/>
          <w:lang w:val="en-GB"/>
        </w:rPr>
        <w:tab/>
      </w:r>
      <w:r w:rsidRPr="00E56BEF">
        <w:rPr>
          <w:rFonts w:ascii="Book Antiqua" w:hAnsi="Book Antiqua"/>
          <w:b/>
          <w:bCs/>
          <w:sz w:val="20"/>
          <w:lang w:val="en-GB"/>
        </w:rPr>
        <w:t>Payment of the Purchase Price</w:t>
      </w:r>
    </w:p>
    <w:p w14:paraId="14E0D408" w14:textId="77777777" w:rsidR="00D2382D" w:rsidRPr="00E56BEF" w:rsidRDefault="00D2382D">
      <w:pPr>
        <w:pStyle w:val="BodyText"/>
        <w:ind w:left="1170" w:hanging="1170"/>
        <w:rPr>
          <w:rFonts w:ascii="Book Antiqua" w:hAnsi="Book Antiqua"/>
          <w:bCs/>
          <w:sz w:val="20"/>
          <w:lang w:val="en-GB"/>
        </w:rPr>
      </w:pPr>
    </w:p>
    <w:p w14:paraId="1032E30B" w14:textId="77777777" w:rsidR="00D2382D" w:rsidRPr="00E56BEF" w:rsidRDefault="00D2382D">
      <w:pPr>
        <w:pStyle w:val="BodyText"/>
        <w:ind w:left="720" w:hanging="720"/>
        <w:rPr>
          <w:rFonts w:ascii="Book Antiqua" w:hAnsi="Book Antiqua"/>
          <w:sz w:val="20"/>
        </w:rPr>
      </w:pPr>
      <w:r w:rsidRPr="00E56BEF">
        <w:rPr>
          <w:rFonts w:ascii="Book Antiqua" w:hAnsi="Book Antiqua"/>
          <w:sz w:val="20"/>
        </w:rPr>
        <w:t>5.1</w:t>
      </w:r>
      <w:r w:rsidRPr="00E56BEF">
        <w:rPr>
          <w:rFonts w:ascii="Book Antiqua" w:hAnsi="Book Antiqua"/>
          <w:sz w:val="20"/>
        </w:rPr>
        <w:tab/>
        <w:t>The Purchase Price shall be paid by the Purchaser(s) at the times and in the manner as follows: -</w:t>
      </w:r>
    </w:p>
    <w:p w14:paraId="0B3CCFF3" w14:textId="77777777" w:rsidR="00D2382D" w:rsidRPr="00E56BEF" w:rsidRDefault="00D2382D">
      <w:pPr>
        <w:pStyle w:val="BodyText"/>
        <w:ind w:left="720" w:hanging="720"/>
        <w:rPr>
          <w:rFonts w:ascii="Book Antiqua" w:hAnsi="Book Antiqua"/>
          <w:sz w:val="20"/>
        </w:rPr>
      </w:pPr>
    </w:p>
    <w:p w14:paraId="37026489" w14:textId="77777777" w:rsidR="00D2382D" w:rsidRPr="00E56BEF" w:rsidRDefault="00D2382D">
      <w:pPr>
        <w:pStyle w:val="BodyText"/>
        <w:ind w:left="1440" w:hanging="693"/>
        <w:rPr>
          <w:rFonts w:ascii="Book Antiqua" w:hAnsi="Book Antiqua"/>
          <w:sz w:val="20"/>
        </w:rPr>
      </w:pPr>
      <w:r w:rsidRPr="00E56BEF">
        <w:rPr>
          <w:rFonts w:ascii="Book Antiqua" w:hAnsi="Book Antiqua"/>
          <w:sz w:val="20"/>
        </w:rPr>
        <w:t>(a)</w:t>
      </w:r>
      <w:r w:rsidRPr="00E56BEF">
        <w:rPr>
          <w:rFonts w:ascii="Book Antiqua" w:hAnsi="Book Antiqua"/>
          <w:sz w:val="20"/>
        </w:rPr>
        <w:tab/>
        <w:t>The Purchaser(s) had prior to the execution of this Agreement paid</w:t>
      </w:r>
      <w:r w:rsidR="00A01885" w:rsidRPr="00E56BEF">
        <w:rPr>
          <w:rFonts w:ascii="Book Antiqua" w:hAnsi="Book Antiqua"/>
          <w:sz w:val="20"/>
        </w:rPr>
        <w:t xml:space="preserve"> to the Vendor(s)</w:t>
      </w:r>
      <w:r w:rsidRPr="00E56BEF">
        <w:rPr>
          <w:rFonts w:ascii="Book Antiqua" w:hAnsi="Book Antiqua"/>
          <w:sz w:val="20"/>
        </w:rPr>
        <w:t xml:space="preserve"> a sum as stipulated in Section 12 of the First Schedule hereto [hereinafter referred to as “the Earnest Money”], the receipt of which the Vendor(s) hereby </w:t>
      </w:r>
      <w:proofErr w:type="gramStart"/>
      <w:r w:rsidRPr="00E56BEF">
        <w:rPr>
          <w:rFonts w:ascii="Book Antiqua" w:hAnsi="Book Antiqua"/>
          <w:sz w:val="20"/>
        </w:rPr>
        <w:t>acknowledge;</w:t>
      </w:r>
      <w:proofErr w:type="gramEnd"/>
    </w:p>
    <w:p w14:paraId="71D7ABA4" w14:textId="77777777" w:rsidR="00D2382D" w:rsidRPr="00E56BEF" w:rsidRDefault="00D2382D">
      <w:pPr>
        <w:pStyle w:val="BodyText"/>
        <w:ind w:left="2007" w:hanging="720"/>
        <w:rPr>
          <w:rFonts w:ascii="Book Antiqua" w:hAnsi="Book Antiqua"/>
          <w:sz w:val="20"/>
        </w:rPr>
      </w:pPr>
    </w:p>
    <w:p w14:paraId="168DAFA9" w14:textId="55F4B126" w:rsidR="00F30301" w:rsidRPr="0045038D" w:rsidRDefault="00D2382D" w:rsidP="00F30301">
      <w:pPr>
        <w:pStyle w:val="BodyText"/>
        <w:ind w:left="1440" w:hanging="720"/>
        <w:rPr>
          <w:rFonts w:ascii="Book Antiqua" w:hAnsi="Book Antiqua"/>
          <w:sz w:val="20"/>
        </w:rPr>
      </w:pPr>
      <w:r w:rsidRPr="00E56BEF">
        <w:rPr>
          <w:rFonts w:ascii="Book Antiqua" w:hAnsi="Book Antiqua"/>
          <w:sz w:val="20"/>
        </w:rPr>
        <w:t>(b)</w:t>
      </w:r>
      <w:r w:rsidRPr="00E56BEF">
        <w:rPr>
          <w:rFonts w:ascii="Book Antiqua" w:hAnsi="Book Antiqua"/>
          <w:sz w:val="20"/>
        </w:rPr>
        <w:tab/>
        <w:t xml:space="preserve">Simultaneously with the execution of this Agreement, </w:t>
      </w:r>
      <w:ins w:id="5" w:author="Eve Yeo" w:date="2024-05-10T15:08:00Z">
        <w:r w:rsidR="00F30301" w:rsidRPr="000E73BF">
          <w:rPr>
            <w:rFonts w:ascii="Book Antiqua" w:hAnsi="Book Antiqua"/>
            <w:sz w:val="20"/>
            <w:highlight w:val="yellow"/>
          </w:rPr>
          <w:t>and upon withdraw of Employees' Provident Fund by</w:t>
        </w:r>
        <w:r w:rsidR="00F30301" w:rsidRPr="000E73BF">
          <w:rPr>
            <w:rFonts w:ascii="Book Antiqua" w:hAnsi="Book Antiqua"/>
            <w:sz w:val="20"/>
            <w:highlight w:val="yellow"/>
            <w:rPrChange w:id="6" w:author="Eve Yeo" w:date="2024-05-10T15:00:00Z">
              <w:rPr>
                <w:rFonts w:ascii="Book Antiqua" w:hAnsi="Book Antiqua"/>
                <w:sz w:val="20"/>
              </w:rPr>
            </w:rPrChange>
          </w:rPr>
          <w:t xml:space="preserve"> the Purchaser(s</w:t>
        </w:r>
        <w:del w:id="7" w:author="Eve Yeo" w:date="2024-05-10T15:00:00Z">
          <w:r w:rsidR="00F30301" w:rsidRPr="00E56BEF">
            <w:rPr>
              <w:rFonts w:ascii="Book Antiqua" w:hAnsi="Book Antiqua"/>
              <w:sz w:val="20"/>
            </w:rPr>
            <w:delText>)</w:delText>
          </w:r>
        </w:del>
        <w:r w:rsidR="00F30301" w:rsidRPr="000E73BF">
          <w:rPr>
            <w:rFonts w:ascii="Book Antiqua" w:hAnsi="Book Antiqua"/>
            <w:sz w:val="20"/>
            <w:highlight w:val="yellow"/>
          </w:rPr>
          <w:t>)</w:t>
        </w:r>
        <w:r w:rsidR="00F30301" w:rsidRPr="0045038D">
          <w:rPr>
            <w:rFonts w:ascii="Book Antiqua" w:hAnsi="Book Antiqua"/>
            <w:sz w:val="20"/>
          </w:rPr>
          <w:t>,</w:t>
        </w:r>
      </w:ins>
      <w:r w:rsidRPr="00E56BEF">
        <w:rPr>
          <w:rFonts w:ascii="Book Antiqua" w:hAnsi="Book Antiqua"/>
          <w:sz w:val="20"/>
        </w:rPr>
        <w:t xml:space="preserve">the Purchaser(s) shall pay the </w:t>
      </w:r>
      <w:r w:rsidR="00FB2891" w:rsidRPr="00E56BEF">
        <w:rPr>
          <w:rFonts w:ascii="Book Antiqua" w:hAnsi="Book Antiqua"/>
          <w:sz w:val="20"/>
        </w:rPr>
        <w:t>Purchaser(s)’ Solicitors a sum as stipulated in Section 13A of the First Schedule hereto [hereinafter referred to as “the Retention Sum”]</w:t>
      </w:r>
      <w:r w:rsidR="002A702D" w:rsidRPr="00E56BEF">
        <w:rPr>
          <w:rFonts w:ascii="Book Antiqua" w:hAnsi="Book Antiqua"/>
          <w:sz w:val="20"/>
        </w:rPr>
        <w:t xml:space="preserve"> and to pay the </w:t>
      </w:r>
      <w:r w:rsidRPr="00E56BEF">
        <w:rPr>
          <w:rFonts w:ascii="Book Antiqua" w:hAnsi="Book Antiqua"/>
          <w:sz w:val="20"/>
        </w:rPr>
        <w:t>Vendor(</w:t>
      </w:r>
      <w:r w:rsidRPr="00E56BEF">
        <w:rPr>
          <w:rFonts w:ascii="Book Antiqua" w:hAnsi="Book Antiqua"/>
          <w:sz w:val="20"/>
        </w:rPr>
        <w:t>s)</w:t>
      </w:r>
      <w:r w:rsidR="003F778E">
        <w:rPr>
          <w:rFonts w:ascii="Book Antiqua" w:hAnsi="Book Antiqua"/>
          <w:sz w:val="20"/>
        </w:rPr>
        <w:t>’ Solicitors</w:t>
      </w:r>
      <w:r w:rsidRPr="00E56BEF">
        <w:rPr>
          <w:rFonts w:ascii="Book Antiqua" w:hAnsi="Book Antiqua"/>
          <w:sz w:val="20"/>
        </w:rPr>
        <w:t xml:space="preserve"> a further </w:t>
      </w:r>
      <w:r w:rsidRPr="00E56BEF">
        <w:rPr>
          <w:rFonts w:ascii="Book Antiqua" w:hAnsi="Book Antiqua"/>
          <w:sz w:val="20"/>
        </w:rPr>
        <w:t>sum as stipulated in Section 13 of the First Schedule hereto [hereinafter referred to as “the Balance Deposit”], the receipt of which the Vendor(s) hereby acknowledge</w:t>
      </w:r>
      <w:r w:rsidR="003F778E">
        <w:rPr>
          <w:rFonts w:ascii="Book Antiqua" w:hAnsi="Book Antiqua"/>
          <w:sz w:val="20"/>
        </w:rPr>
        <w:t xml:space="preserve"> and the Vendor(s)’ Solicitors </w:t>
      </w:r>
      <w:r w:rsidR="003F778E">
        <w:rPr>
          <w:rFonts w:ascii="Book Antiqua" w:hAnsi="Book Antiqua"/>
          <w:sz w:val="20"/>
        </w:rPr>
        <w:t>are a</w:t>
      </w:r>
      <w:proofErr w:type="spellStart"/>
      <w:r w:rsidR="003F778E">
        <w:rPr>
          <w:rFonts w:ascii="Book Antiqua" w:hAnsi="Book Antiqua"/>
          <w:sz w:val="20"/>
        </w:rPr>
        <w:t>uthorised</w:t>
      </w:r>
      <w:proofErr w:type="spellEnd"/>
      <w:r w:rsidR="003F778E">
        <w:rPr>
          <w:rFonts w:ascii="Book Antiqua" w:hAnsi="Book Antiqua"/>
          <w:sz w:val="20"/>
        </w:rPr>
        <w:t xml:space="preserve"> by the parties hereto to pay the authorized deduction </w:t>
      </w:r>
      <w:r w:rsidR="003F778E">
        <w:rPr>
          <w:rFonts w:ascii="Book Antiqua" w:hAnsi="Book Antiqua"/>
          <w:sz w:val="20"/>
        </w:rPr>
        <w:t xml:space="preserve">(if any) </w:t>
      </w:r>
      <w:r w:rsidR="003F778E">
        <w:rPr>
          <w:rFonts w:ascii="Book Antiqua" w:hAnsi="Book Antiqua"/>
          <w:sz w:val="20"/>
        </w:rPr>
        <w:t>as stipulated in Clause 19C hereto from the Balance Deposit and to release to the Vendor(s) any remaining Balance Deposit after execution of this Agreement by the Vendor(s))</w:t>
      </w:r>
      <w:r w:rsidRPr="00E56BEF">
        <w:rPr>
          <w:rFonts w:ascii="Book Antiqua" w:hAnsi="Book Antiqua"/>
          <w:sz w:val="20"/>
        </w:rPr>
        <w:t>. The Earnest Deposit</w:t>
      </w:r>
      <w:r w:rsidR="002A702D" w:rsidRPr="00E56BEF">
        <w:rPr>
          <w:rFonts w:ascii="Book Antiqua" w:hAnsi="Book Antiqua"/>
          <w:sz w:val="20"/>
        </w:rPr>
        <w:t xml:space="preserve">, the Retention </w:t>
      </w:r>
      <w:proofErr w:type="gramStart"/>
      <w:r w:rsidR="002A702D" w:rsidRPr="00E56BEF">
        <w:rPr>
          <w:rFonts w:ascii="Book Antiqua" w:hAnsi="Book Antiqua"/>
          <w:sz w:val="20"/>
        </w:rPr>
        <w:t xml:space="preserve">Sum </w:t>
      </w:r>
      <w:r w:rsidRPr="00E56BEF">
        <w:rPr>
          <w:rFonts w:ascii="Book Antiqua" w:hAnsi="Book Antiqua"/>
          <w:sz w:val="20"/>
        </w:rPr>
        <w:t xml:space="preserve"> and</w:t>
      </w:r>
      <w:proofErr w:type="gramEnd"/>
      <w:r w:rsidRPr="00E56BEF">
        <w:rPr>
          <w:rFonts w:ascii="Book Antiqua" w:hAnsi="Book Antiqua"/>
          <w:sz w:val="20"/>
        </w:rPr>
        <w:t xml:space="preserve"> the Balance Deposit totaling to the sum stipulated in Section 14 of the First Schedule hereto shall be referred to as “the Deposit” and shall form part payment towards the Purchase Price; </w:t>
      </w:r>
      <w:r w:rsidR="00F30301">
        <w:rPr>
          <w:rFonts w:ascii="Book Antiqua" w:hAnsi="Book Antiqua"/>
          <w:sz w:val="20"/>
        </w:rPr>
        <w:t xml:space="preserve">. </w:t>
      </w:r>
      <w:r w:rsidR="00F30301" w:rsidRPr="00706C00">
        <w:rPr>
          <w:rFonts w:ascii="Book Antiqua" w:hAnsi="Book Antiqua"/>
          <w:sz w:val="20"/>
        </w:rPr>
        <w:t xml:space="preserve">In the event the Vendor(s)’ outstanding loan statement is higher </w:t>
      </w:r>
      <w:r w:rsidR="00F30301">
        <w:rPr>
          <w:rFonts w:ascii="Book Antiqua" w:hAnsi="Book Antiqua"/>
          <w:sz w:val="20"/>
        </w:rPr>
        <w:t xml:space="preserve">than the Balance Purchase Price </w:t>
      </w:r>
      <w:r w:rsidR="00F30301" w:rsidRPr="00706C00">
        <w:rPr>
          <w:rFonts w:ascii="Book Antiqua" w:hAnsi="Book Antiqua"/>
          <w:sz w:val="20"/>
        </w:rPr>
        <w:t xml:space="preserve">or within Ten per centum (10%) difference with the Balance Purchase Price then the Purchaser(s) and the Vendor(s) hereby irrevocably </w:t>
      </w:r>
      <w:proofErr w:type="spellStart"/>
      <w:r w:rsidR="00F30301" w:rsidRPr="00706C00">
        <w:rPr>
          <w:rFonts w:ascii="Book Antiqua" w:hAnsi="Book Antiqua"/>
          <w:sz w:val="20"/>
        </w:rPr>
        <w:t>authorised</w:t>
      </w:r>
      <w:proofErr w:type="spellEnd"/>
      <w:r w:rsidR="00F30301" w:rsidRPr="00706C00">
        <w:rPr>
          <w:rFonts w:ascii="Book Antiqua" w:hAnsi="Book Antiqua"/>
          <w:sz w:val="20"/>
        </w:rPr>
        <w:t xml:space="preserve"> the </w:t>
      </w:r>
      <w:r w:rsidR="00F30301">
        <w:rPr>
          <w:rFonts w:ascii="Book Antiqua" w:hAnsi="Book Antiqua"/>
          <w:sz w:val="20"/>
        </w:rPr>
        <w:t>Vendor(</w:t>
      </w:r>
      <w:r w:rsidR="00F30301" w:rsidRPr="00706C00">
        <w:rPr>
          <w:rFonts w:ascii="Book Antiqua" w:hAnsi="Book Antiqua"/>
          <w:sz w:val="20"/>
        </w:rPr>
        <w:t xml:space="preserve">s)’ Solicitors to hold the Balance Deposit and release to the Vendor(s) </w:t>
      </w:r>
      <w:r w:rsidR="00F30301">
        <w:rPr>
          <w:rFonts w:ascii="Book Antiqua" w:hAnsi="Book Antiqua"/>
          <w:sz w:val="20"/>
        </w:rPr>
        <w:t xml:space="preserve">together with the Balance Purchase Price </w:t>
      </w:r>
      <w:r w:rsidR="00F30301" w:rsidRPr="00706C00">
        <w:rPr>
          <w:rFonts w:ascii="Book Antiqua" w:hAnsi="Book Antiqua"/>
          <w:sz w:val="20"/>
        </w:rPr>
        <w:t>pursuant to Item 3 of Second Schedule hereto.</w:t>
      </w:r>
    </w:p>
    <w:p w14:paraId="79E0A48A" w14:textId="5498A88E" w:rsidR="00D2382D" w:rsidRPr="00E56BEF" w:rsidRDefault="00D2382D" w:rsidP="00FE125B">
      <w:pPr>
        <w:pStyle w:val="BodyText"/>
        <w:rPr>
          <w:rFonts w:ascii="Book Antiqua" w:hAnsi="Book Antiqua"/>
          <w:sz w:val="20"/>
        </w:rPr>
      </w:pPr>
    </w:p>
    <w:p w14:paraId="3A154CFA" w14:textId="77777777" w:rsidR="00D2382D" w:rsidRPr="00E56BEF" w:rsidRDefault="00D2382D">
      <w:pPr>
        <w:pStyle w:val="BodyText"/>
        <w:ind w:left="1440"/>
        <w:rPr>
          <w:rFonts w:ascii="Book Antiqua" w:hAnsi="Book Antiqua"/>
          <w:sz w:val="20"/>
        </w:rPr>
      </w:pPr>
    </w:p>
    <w:p w14:paraId="5E36DCA0" w14:textId="77777777" w:rsidR="00A43E5C" w:rsidRPr="00E56BEF" w:rsidRDefault="00D2382D" w:rsidP="00A43E5C">
      <w:pPr>
        <w:pStyle w:val="BodyText"/>
        <w:ind w:left="1440" w:hanging="720"/>
        <w:rPr>
          <w:rFonts w:ascii="Book Antiqua" w:hAnsi="Book Antiqua"/>
          <w:bCs/>
          <w:sz w:val="20"/>
          <w:lang w:val="en-GB"/>
        </w:rPr>
      </w:pPr>
      <w:r w:rsidRPr="00E56BEF">
        <w:rPr>
          <w:rFonts w:ascii="Book Antiqua" w:hAnsi="Book Antiqua"/>
          <w:sz w:val="20"/>
        </w:rPr>
        <w:t>(c)</w:t>
      </w:r>
      <w:r w:rsidRPr="00E56BEF">
        <w:rPr>
          <w:rFonts w:ascii="Book Antiqua" w:hAnsi="Book Antiqua"/>
          <w:sz w:val="20"/>
        </w:rPr>
        <w:tab/>
        <w:t>the balance thereof as stated in Section 15 of the First Schedule hereto [hereinafter referred to as “the Balance Purchase Price”] shall be paid or cause to be paid by the Purchaser(s) to the Vendor(s)’ Solicitors as stakeholders on or before the expiration of the period as stipulated in Section 16 of the First Schedule hereto [hereinafter referred to as “the Completion Period”], failing which, an extension of time as stipulated in Section 17 of the First Schedule hereto [hereinafter referred to as “the Extended Completion Period”] shall automatically be granted to the Purchaser(s) on the expiration of the Completion Period Provided Always that the Purchaser(s) shall be liable to pay interest at t</w:t>
      </w:r>
      <w:r w:rsidR="005B0BBC" w:rsidRPr="00E56BEF">
        <w:rPr>
          <w:rFonts w:ascii="Book Antiqua" w:hAnsi="Book Antiqua"/>
          <w:sz w:val="20"/>
        </w:rPr>
        <w:t>he rate as stipulated in Item 18</w:t>
      </w:r>
      <w:r w:rsidRPr="00E56BEF">
        <w:rPr>
          <w:rFonts w:ascii="Book Antiqua" w:hAnsi="Book Antiqua"/>
          <w:sz w:val="20"/>
        </w:rPr>
        <w:t xml:space="preserve"> of the First Schedule hereto which is to be calculated on a day to day basis on the unpaid Balance Purchase Price from the commencement of the Extended Completion Period until full settlement thereof. If the Purchaser(s) shall fail to settle the Balance Purchase Price within the stipulated time herein then Clause 9.1 below shall come into effect.</w:t>
      </w:r>
      <w:r w:rsidR="00A43E5C" w:rsidRPr="00E56BEF">
        <w:rPr>
          <w:rFonts w:ascii="Book Antiqua" w:hAnsi="Book Antiqua"/>
          <w:bCs/>
          <w:sz w:val="20"/>
          <w:lang w:val="en-GB"/>
        </w:rPr>
        <w:t xml:space="preserve"> Without prejudice to other provisions of this Agreement, the parties hereto mutually agree that, in the event any party other than the Purchaser(s), the Purchaser(s)’ Solicitors and the Purchaser(s)’ Financier or its solicitors, shall for any reason whatsoever delay in making any payment and/or executing or giving any document, information, confirmation or undertaking reasonably required to be made, executed, or given pursuant to or in relation to the provisions of this Agreement resulting in the delay on the part of the Purchaser(s) to settle the Balance Purchase Price, then the Purchaser(s) shall be granted an automatic extension of time of the Completion Date or the Extended Completion Date, as the case may be, free of interest for each and every such delay. This automatic extension of time shall commence on the respective due date as provided for in this Agreement for such party, to make any of the aforesaid payment and/or to execute or give any of the aforesaid document, information, confirmation or undertaking, OR, if there is no such specific provision, on the Fourteenth (14th) day from the date of the relevant written notice(s) to such party, requesting for any of the said payment, document, information, confirmation or undertaking up to the respective date of compliance or fulfilment of same.   </w:t>
      </w:r>
    </w:p>
    <w:p w14:paraId="79BABCBD" w14:textId="77777777" w:rsidR="00D2382D" w:rsidRPr="00E56BEF" w:rsidRDefault="00D2382D" w:rsidP="00657C64">
      <w:pPr>
        <w:pStyle w:val="BodyText"/>
        <w:rPr>
          <w:rFonts w:ascii="Book Antiqua" w:hAnsi="Book Antiqua"/>
          <w:sz w:val="20"/>
        </w:rPr>
      </w:pPr>
    </w:p>
    <w:p w14:paraId="0BE79DF8" w14:textId="77777777" w:rsidR="007E6A9D" w:rsidRPr="00E56BEF" w:rsidRDefault="007E6A9D" w:rsidP="00A01885">
      <w:pPr>
        <w:pStyle w:val="BodyText"/>
        <w:ind w:left="720"/>
        <w:rPr>
          <w:rFonts w:ascii="Book Antiqua" w:hAnsi="Book Antiqua"/>
          <w:sz w:val="20"/>
        </w:rPr>
      </w:pPr>
      <w:r w:rsidRPr="00E56BEF">
        <w:rPr>
          <w:rFonts w:ascii="Book Antiqua" w:hAnsi="Book Antiqua"/>
          <w:sz w:val="20"/>
        </w:rPr>
        <w:t xml:space="preserve">PROVIDED ALWAYS that the Vendor(s) shall be entitled to the interest if and only if the Vendor(s) shall have fulfilled, observed and performed all the obligations, undertakings and covenants herein to be fulfilled observed and performed by the Vendor(s) and Provided Always that if the disbursement of the Balance Purchase Price by the Purchaser(s) or the Purchaser(s)’ Financier, as the case may be, is delayed by reason of the Vendor(s) fault, omission or negligence, the Vendor(s) shall not be entitled to the interest in respect of the period of the aforesaid delay and the Vendor(s) shall grant such further extension to the Purchaser(s) of a period equal to the period of the aforesaid delay to enable the Purchaser(s) to pay the Balance Purchase Price without interest.   </w:t>
      </w:r>
    </w:p>
    <w:p w14:paraId="4FA3D795" w14:textId="77777777" w:rsidR="007E6A9D" w:rsidRPr="00E56BEF" w:rsidRDefault="007E6A9D" w:rsidP="00A01885">
      <w:pPr>
        <w:pStyle w:val="BodyText"/>
        <w:ind w:left="720"/>
        <w:rPr>
          <w:rFonts w:ascii="Book Antiqua" w:hAnsi="Book Antiqua"/>
          <w:sz w:val="20"/>
        </w:rPr>
      </w:pPr>
    </w:p>
    <w:p w14:paraId="5B925A93" w14:textId="77777777" w:rsidR="00D2382D" w:rsidRPr="00E56BEF" w:rsidRDefault="00D2382D" w:rsidP="00710CBC">
      <w:pPr>
        <w:pStyle w:val="BodyText"/>
        <w:ind w:left="720" w:hanging="720"/>
        <w:rPr>
          <w:rFonts w:ascii="Book Antiqua" w:hAnsi="Book Antiqua"/>
          <w:bCs/>
          <w:sz w:val="20"/>
          <w:lang w:val="en-GB"/>
        </w:rPr>
      </w:pPr>
      <w:r w:rsidRPr="00E56BEF">
        <w:rPr>
          <w:rFonts w:ascii="Book Antiqua" w:hAnsi="Book Antiqua"/>
          <w:bCs/>
          <w:sz w:val="20"/>
          <w:lang w:val="en-GB"/>
        </w:rPr>
        <w:t>5.2</w:t>
      </w:r>
      <w:r w:rsidRPr="00E56BEF">
        <w:rPr>
          <w:rFonts w:ascii="Book Antiqua" w:hAnsi="Book Antiqua"/>
          <w:bCs/>
          <w:sz w:val="20"/>
          <w:lang w:val="en-GB"/>
        </w:rPr>
        <w:tab/>
        <w:t xml:space="preserve">In the event the Purchaser(s) have obtained the approval for the Loan from the Purchaser(s)’ Financier to complete the purchase of the said Property, </w:t>
      </w:r>
      <w:r w:rsidR="001E72B6" w:rsidRPr="00E56BEF">
        <w:rPr>
          <w:rFonts w:ascii="Book Antiqua" w:hAnsi="Book Antiqua"/>
          <w:bCs/>
          <w:sz w:val="20"/>
          <w:lang w:val="en-GB"/>
        </w:rPr>
        <w:t xml:space="preserve">the Purchaser(s) shall </w:t>
      </w:r>
      <w:r w:rsidR="0048630F" w:rsidRPr="00E56BEF">
        <w:rPr>
          <w:rFonts w:ascii="Book Antiqua" w:hAnsi="Book Antiqua"/>
          <w:bCs/>
          <w:sz w:val="20"/>
          <w:lang w:val="en-GB"/>
        </w:rPr>
        <w:t xml:space="preserve">within the Completion Period </w:t>
      </w:r>
      <w:r w:rsidR="001E72B6" w:rsidRPr="00E56BEF">
        <w:rPr>
          <w:rFonts w:ascii="Book Antiqua" w:hAnsi="Book Antiqua"/>
          <w:bCs/>
          <w:sz w:val="20"/>
          <w:lang w:val="en-GB"/>
        </w:rPr>
        <w:t xml:space="preserve">deposit </w:t>
      </w:r>
      <w:r w:rsidR="00A42CE2" w:rsidRPr="00E56BEF">
        <w:rPr>
          <w:rFonts w:ascii="Book Antiqua" w:hAnsi="Book Antiqua"/>
          <w:bCs/>
          <w:sz w:val="20"/>
          <w:lang w:val="en-GB"/>
        </w:rPr>
        <w:t xml:space="preserve">with the Vendor(s)’ Solicitors as stakeholder </w:t>
      </w:r>
      <w:r w:rsidR="001E72B6" w:rsidRPr="00E56BEF">
        <w:rPr>
          <w:rFonts w:ascii="Book Antiqua" w:hAnsi="Book Antiqua"/>
          <w:bCs/>
          <w:sz w:val="20"/>
          <w:lang w:val="en-GB"/>
        </w:rPr>
        <w:t>the difference between the Balance Purchase Price and the Loan [hereinafter referred to as “the Differential Sum”] and the Purchaser(s)’ Financier’s Undertaking to release the Loan to the Vendor(s)</w:t>
      </w:r>
      <w:r w:rsidR="00A42CE2" w:rsidRPr="00E56BEF">
        <w:rPr>
          <w:rFonts w:ascii="Book Antiqua" w:hAnsi="Book Antiqua"/>
          <w:bCs/>
          <w:sz w:val="20"/>
          <w:lang w:val="en-GB"/>
        </w:rPr>
        <w:t>.</w:t>
      </w:r>
    </w:p>
    <w:p w14:paraId="18A9A560" w14:textId="77777777" w:rsidR="00811D65" w:rsidRPr="00E56BEF" w:rsidRDefault="00811D65" w:rsidP="00710CBC">
      <w:pPr>
        <w:jc w:val="both"/>
        <w:rPr>
          <w:rFonts w:ascii="Book Antiqua" w:hAnsi="Book Antiqua"/>
          <w:lang w:val="en-GB"/>
        </w:rPr>
      </w:pPr>
    </w:p>
    <w:p w14:paraId="3F3A23E6" w14:textId="77777777" w:rsidR="00D2382D" w:rsidRPr="00E56BEF" w:rsidRDefault="00811D65">
      <w:pPr>
        <w:pStyle w:val="BodyText"/>
        <w:ind w:left="720" w:hanging="720"/>
        <w:rPr>
          <w:rFonts w:ascii="Book Antiqua" w:hAnsi="Book Antiqua"/>
          <w:bCs/>
          <w:sz w:val="20"/>
        </w:rPr>
      </w:pPr>
      <w:r w:rsidRPr="00E56BEF">
        <w:rPr>
          <w:rFonts w:ascii="Book Antiqua" w:hAnsi="Book Antiqua"/>
          <w:bCs/>
          <w:sz w:val="20"/>
        </w:rPr>
        <w:tab/>
        <w:t>The Vendor(s)’ Solicitors shall within three (3) working days upon receipt by them of the Differential Sum, deliver to the Purchaser(s)’ Financier(s)’ Solicitors its written confirmation that the Differential Sum has been fully settled by the Purchaser(s) failing which the period for completion of this Agreement shall be extended free of interest for a period equivalent to the time from the date of receipt by the Vendor(s)’ Solicitors of the Differential Sum until the date of receipt of the aforesaid written confirmation by the Purchaser(s)’ Financier(s)’ Solicitors.</w:t>
      </w:r>
    </w:p>
    <w:p w14:paraId="34800818" w14:textId="77777777" w:rsidR="00811D65" w:rsidRPr="00E56BEF" w:rsidRDefault="00811D65">
      <w:pPr>
        <w:pStyle w:val="BodyText"/>
        <w:ind w:left="720" w:hanging="720"/>
        <w:rPr>
          <w:rFonts w:ascii="Book Antiqua" w:hAnsi="Book Antiqua"/>
          <w:bCs/>
          <w:sz w:val="20"/>
        </w:rPr>
      </w:pPr>
    </w:p>
    <w:p w14:paraId="2EC35CE2" w14:textId="77777777" w:rsidR="00D2382D" w:rsidRPr="00E56BEF" w:rsidRDefault="00D2382D">
      <w:pPr>
        <w:pStyle w:val="BodyText"/>
        <w:ind w:left="720" w:hanging="720"/>
        <w:rPr>
          <w:rFonts w:ascii="Book Antiqua" w:hAnsi="Book Antiqua"/>
          <w:sz w:val="20"/>
          <w:lang w:val="en-GB"/>
        </w:rPr>
      </w:pPr>
      <w:r w:rsidRPr="00E56BEF">
        <w:rPr>
          <w:rFonts w:ascii="Book Antiqua" w:hAnsi="Book Antiqua"/>
          <w:sz w:val="20"/>
          <w:lang w:val="en-GB"/>
        </w:rPr>
        <w:t>5.3</w:t>
      </w:r>
      <w:r w:rsidRPr="00E56BEF">
        <w:rPr>
          <w:rFonts w:ascii="Book Antiqua" w:hAnsi="Book Antiqua"/>
          <w:sz w:val="20"/>
          <w:lang w:val="en-GB"/>
        </w:rPr>
        <w:tab/>
        <w:t>For the purpose of this Agreement, all moneys paid to the Vendor(s)’ Solicitors as stakeholders pursuant to Clause 5.1(c) shall be deemed to have been paid to and received by the Vendor(s).</w:t>
      </w:r>
    </w:p>
    <w:p w14:paraId="17CF0D9D" w14:textId="77777777" w:rsidR="00D2382D" w:rsidRPr="00E56BEF" w:rsidRDefault="00D2382D">
      <w:pPr>
        <w:pStyle w:val="BodyText"/>
        <w:rPr>
          <w:rFonts w:ascii="Book Antiqua" w:hAnsi="Book Antiqua"/>
          <w:sz w:val="20"/>
          <w:lang w:val="en-GB"/>
        </w:rPr>
      </w:pPr>
    </w:p>
    <w:p w14:paraId="7D4A0CC2" w14:textId="77777777" w:rsidR="00D2382D" w:rsidRPr="00E56BEF" w:rsidRDefault="00D2382D">
      <w:pPr>
        <w:pStyle w:val="BodyText"/>
        <w:ind w:left="720" w:hanging="720"/>
        <w:rPr>
          <w:rFonts w:ascii="Book Antiqua" w:hAnsi="Book Antiqua"/>
          <w:sz w:val="20"/>
          <w:lang w:val="en-GB"/>
        </w:rPr>
      </w:pPr>
      <w:r w:rsidRPr="00E56BEF">
        <w:rPr>
          <w:rFonts w:ascii="Book Antiqua" w:hAnsi="Book Antiqua"/>
          <w:sz w:val="20"/>
          <w:lang w:val="en-GB"/>
        </w:rPr>
        <w:t>5.4</w:t>
      </w:r>
      <w:r w:rsidRPr="00E56BEF">
        <w:rPr>
          <w:rFonts w:ascii="Book Antiqua" w:hAnsi="Book Antiqua"/>
          <w:sz w:val="20"/>
          <w:lang w:val="en-GB"/>
        </w:rPr>
        <w:tab/>
      </w:r>
      <w:r w:rsidR="00807432" w:rsidRPr="00E56BEF">
        <w:rPr>
          <w:rFonts w:ascii="Book Antiqua" w:hAnsi="Book Antiqua"/>
          <w:sz w:val="20"/>
          <w:lang w:val="en-GB"/>
        </w:rPr>
        <w:t>A</w:t>
      </w:r>
      <w:r w:rsidRPr="00E56BEF">
        <w:rPr>
          <w:rFonts w:ascii="Book Antiqua" w:hAnsi="Book Antiqua"/>
          <w:sz w:val="20"/>
          <w:lang w:val="en-GB"/>
        </w:rPr>
        <w:t xml:space="preserve">ny delay for more than seven (7) days arising from the Vendor(s) in forwarding the </w:t>
      </w:r>
      <w:r w:rsidR="00807432" w:rsidRPr="00E56BEF">
        <w:rPr>
          <w:rFonts w:ascii="Book Antiqua" w:hAnsi="Book Antiqua"/>
          <w:sz w:val="20"/>
          <w:lang w:val="en-GB"/>
        </w:rPr>
        <w:t>Vendor(s)’</w:t>
      </w:r>
      <w:r w:rsidRPr="00E56BEF">
        <w:rPr>
          <w:rFonts w:ascii="Book Antiqua" w:hAnsi="Book Antiqua"/>
          <w:sz w:val="20"/>
          <w:lang w:val="en-GB"/>
        </w:rPr>
        <w:t xml:space="preserve"> letter of undertaking after receipt of such request by the </w:t>
      </w:r>
      <w:r w:rsidR="00725993" w:rsidRPr="00E56BEF">
        <w:rPr>
          <w:rFonts w:ascii="Book Antiqua" w:hAnsi="Book Antiqua"/>
          <w:sz w:val="20"/>
          <w:lang w:val="en-GB"/>
        </w:rPr>
        <w:t>Purchaser(s)’ Solicitors shall</w:t>
      </w:r>
      <w:r w:rsidRPr="00E56BEF">
        <w:rPr>
          <w:rFonts w:ascii="Book Antiqua" w:hAnsi="Book Antiqua"/>
          <w:sz w:val="20"/>
          <w:lang w:val="en-GB"/>
        </w:rPr>
        <w:t xml:space="preserve"> be </w:t>
      </w:r>
      <w:proofErr w:type="gramStart"/>
      <w:r w:rsidRPr="00E56BEF">
        <w:rPr>
          <w:rFonts w:ascii="Book Antiqua" w:hAnsi="Book Antiqua"/>
          <w:sz w:val="20"/>
          <w:lang w:val="en-GB"/>
        </w:rPr>
        <w:t>taken into account</w:t>
      </w:r>
      <w:proofErr w:type="gramEnd"/>
      <w:r w:rsidR="00807432" w:rsidRPr="00E56BEF">
        <w:rPr>
          <w:rFonts w:ascii="Book Antiqua" w:hAnsi="Book Antiqua"/>
          <w:sz w:val="20"/>
          <w:lang w:val="en-GB"/>
        </w:rPr>
        <w:t xml:space="preserve"> to extend the Completion Period free of interest</w:t>
      </w:r>
      <w:r w:rsidRPr="00E56BEF">
        <w:rPr>
          <w:rFonts w:ascii="Book Antiqua" w:hAnsi="Book Antiqua"/>
          <w:sz w:val="20"/>
          <w:lang w:val="en-GB"/>
        </w:rPr>
        <w:t>.</w:t>
      </w:r>
    </w:p>
    <w:p w14:paraId="1CD86EAE" w14:textId="77777777" w:rsidR="00D2382D" w:rsidRPr="00E56BEF" w:rsidRDefault="00D2382D">
      <w:pPr>
        <w:pStyle w:val="BodyText"/>
        <w:rPr>
          <w:rFonts w:ascii="Book Antiqua" w:hAnsi="Book Antiqua"/>
          <w:bCs/>
          <w:sz w:val="20"/>
          <w:lang w:val="en-GB"/>
        </w:rPr>
      </w:pPr>
    </w:p>
    <w:p w14:paraId="361ADAF5" w14:textId="3D8CE98E" w:rsidR="00D2382D" w:rsidRPr="00E56BEF" w:rsidRDefault="00D2382D" w:rsidP="00D2382D">
      <w:pPr>
        <w:pStyle w:val="BodyText"/>
        <w:numPr>
          <w:ilvl w:val="1"/>
          <w:numId w:val="13"/>
        </w:numPr>
        <w:rPr>
          <w:rFonts w:ascii="Book Antiqua" w:hAnsi="Book Antiqua"/>
          <w:bCs/>
          <w:sz w:val="20"/>
          <w:lang w:val="en-GB"/>
        </w:rPr>
      </w:pPr>
      <w:r w:rsidRPr="00E56BEF">
        <w:rPr>
          <w:rFonts w:ascii="Book Antiqua" w:hAnsi="Book Antiqua"/>
          <w:bCs/>
          <w:sz w:val="20"/>
          <w:lang w:val="en-GB"/>
        </w:rPr>
        <w:t xml:space="preserve">The Vendor(s)’ Solicitors shall retain the Redemption Sum, </w:t>
      </w:r>
      <w:r w:rsidR="003F778E">
        <w:rPr>
          <w:rFonts w:ascii="Book Antiqua" w:hAnsi="Book Antiqua"/>
          <w:bCs/>
          <w:sz w:val="20"/>
          <w:lang w:val="en-GB"/>
        </w:rPr>
        <w:t xml:space="preserve">the interest for late delivery of </w:t>
      </w:r>
      <w:ins w:id="8" w:author="Eve Yeo" w:date="2024-05-10T15:25:00Z">
        <w:r w:rsidR="003F778E">
          <w:rPr>
            <w:rFonts w:ascii="Book Antiqua" w:hAnsi="Book Antiqua"/>
            <w:bCs/>
            <w:sz w:val="20"/>
            <w:lang w:val="en-GB"/>
          </w:rPr>
          <w:t xml:space="preserve">vacant /legal </w:t>
        </w:r>
      </w:ins>
      <w:r w:rsidR="003F778E">
        <w:rPr>
          <w:rFonts w:ascii="Book Antiqua" w:hAnsi="Book Antiqua"/>
          <w:bCs/>
          <w:sz w:val="20"/>
          <w:lang w:val="en-GB"/>
        </w:rPr>
        <w:t xml:space="preserve">possession, </w:t>
      </w:r>
      <w:r w:rsidRPr="00E56BEF">
        <w:rPr>
          <w:rFonts w:ascii="Book Antiqua" w:hAnsi="Book Antiqua"/>
          <w:bCs/>
          <w:sz w:val="20"/>
          <w:lang w:val="en-GB"/>
        </w:rPr>
        <w:t>the payment under Clause 3B.2(c) above and the Vendor(s)’ portion of all payment due under Clause 12.1 below out of the Balance Purchase Price paid to the Vendor(s)’ Solicitors as stakeholders under Clause 5.1 (c) hereof, and to pay the same to the respective parties to whom the payment is due and the surplus in the Balance Purchase Price shall be released by the Vendor(s)’ Solicitors to the Vendor(s) upon the following: -</w:t>
      </w:r>
    </w:p>
    <w:p w14:paraId="3F4EC95D" w14:textId="77777777" w:rsidR="00D2382D" w:rsidRPr="00E56BEF" w:rsidRDefault="00D2382D">
      <w:pPr>
        <w:pStyle w:val="BodyText"/>
        <w:rPr>
          <w:rFonts w:ascii="Book Antiqua" w:hAnsi="Book Antiqua"/>
          <w:bCs/>
          <w:sz w:val="20"/>
          <w:lang w:val="en-GB"/>
        </w:rPr>
      </w:pPr>
    </w:p>
    <w:p w14:paraId="4C8FBEE4" w14:textId="77777777" w:rsidR="00D2382D" w:rsidRPr="00E56BEF" w:rsidRDefault="00D2382D" w:rsidP="00D2382D">
      <w:pPr>
        <w:pStyle w:val="BodyText"/>
        <w:numPr>
          <w:ilvl w:val="0"/>
          <w:numId w:val="14"/>
        </w:numPr>
        <w:tabs>
          <w:tab w:val="clear" w:pos="1080"/>
        </w:tabs>
        <w:ind w:left="1440" w:hanging="720"/>
        <w:rPr>
          <w:rFonts w:ascii="Book Antiqua" w:hAnsi="Book Antiqua"/>
          <w:bCs/>
          <w:sz w:val="20"/>
          <w:lang w:val="en-GB"/>
        </w:rPr>
      </w:pPr>
      <w:r w:rsidRPr="00E56BEF">
        <w:rPr>
          <w:rFonts w:ascii="Book Antiqua" w:hAnsi="Book Antiqua"/>
          <w:bCs/>
          <w:sz w:val="20"/>
          <w:lang w:val="en-GB"/>
        </w:rPr>
        <w:t xml:space="preserve">If the said Property is assigned to the Lender, the Receipt and Reassignment made between the Vendor(s) and the Lender being duly executed by the parties, stamped and presented at the High Court for revocation of the Power of Attorney contained in the Loan Documents and notice of the same has been served on the </w:t>
      </w:r>
      <w:proofErr w:type="gramStart"/>
      <w:r w:rsidRPr="00E56BEF">
        <w:rPr>
          <w:rFonts w:ascii="Book Antiqua" w:hAnsi="Book Antiqua"/>
          <w:bCs/>
          <w:sz w:val="20"/>
          <w:lang w:val="en-GB"/>
        </w:rPr>
        <w:t>Developer;</w:t>
      </w:r>
      <w:proofErr w:type="gramEnd"/>
    </w:p>
    <w:p w14:paraId="419AFCF5" w14:textId="77777777" w:rsidR="00D2382D" w:rsidRPr="00E56BEF" w:rsidRDefault="00D2382D">
      <w:pPr>
        <w:pStyle w:val="BodyText"/>
        <w:rPr>
          <w:rFonts w:ascii="Book Antiqua" w:hAnsi="Book Antiqua"/>
          <w:bCs/>
          <w:sz w:val="20"/>
          <w:lang w:val="en-GB"/>
        </w:rPr>
      </w:pPr>
    </w:p>
    <w:p w14:paraId="71E70B75" w14:textId="77777777" w:rsidR="00D2382D" w:rsidRPr="00E56BEF" w:rsidRDefault="00D2382D" w:rsidP="00D2382D">
      <w:pPr>
        <w:pStyle w:val="BodyText"/>
        <w:numPr>
          <w:ilvl w:val="0"/>
          <w:numId w:val="14"/>
        </w:numPr>
        <w:tabs>
          <w:tab w:val="clear" w:pos="1080"/>
        </w:tabs>
        <w:ind w:left="1440" w:hanging="720"/>
        <w:rPr>
          <w:rFonts w:ascii="Book Antiqua" w:hAnsi="Book Antiqua"/>
          <w:bCs/>
          <w:sz w:val="20"/>
          <w:lang w:val="en-GB"/>
        </w:rPr>
      </w:pPr>
      <w:r w:rsidRPr="00E56BEF">
        <w:rPr>
          <w:rFonts w:ascii="Book Antiqua" w:hAnsi="Book Antiqua"/>
          <w:bCs/>
          <w:sz w:val="20"/>
          <w:lang w:val="en-GB"/>
        </w:rPr>
        <w:t xml:space="preserve">the Deed of Assignment has been duly executed and submitted to the stamp duty office for adjudication of the stamp duty </w:t>
      </w:r>
      <w:proofErr w:type="gramStart"/>
      <w:r w:rsidRPr="00E56BEF">
        <w:rPr>
          <w:rFonts w:ascii="Book Antiqua" w:hAnsi="Book Antiqua"/>
          <w:bCs/>
          <w:sz w:val="20"/>
          <w:lang w:val="en-GB"/>
        </w:rPr>
        <w:t>payable;</w:t>
      </w:r>
      <w:proofErr w:type="gramEnd"/>
      <w:r w:rsidRPr="00E56BEF">
        <w:rPr>
          <w:rFonts w:ascii="Book Antiqua" w:hAnsi="Book Antiqua"/>
          <w:bCs/>
          <w:sz w:val="20"/>
          <w:lang w:val="en-GB"/>
        </w:rPr>
        <w:t xml:space="preserve"> </w:t>
      </w:r>
    </w:p>
    <w:p w14:paraId="47AF7A25" w14:textId="77777777" w:rsidR="00D2382D" w:rsidRPr="00E56BEF" w:rsidRDefault="00D2382D">
      <w:pPr>
        <w:pStyle w:val="BodyText"/>
        <w:rPr>
          <w:rFonts w:ascii="Book Antiqua" w:hAnsi="Book Antiqua"/>
          <w:bCs/>
          <w:sz w:val="20"/>
          <w:lang w:val="en-GB"/>
        </w:rPr>
      </w:pPr>
    </w:p>
    <w:p w14:paraId="31EDB3FC" w14:textId="77777777" w:rsidR="00D2382D" w:rsidRPr="00E56BEF" w:rsidRDefault="00D2382D" w:rsidP="00D2382D">
      <w:pPr>
        <w:pStyle w:val="BodyText"/>
        <w:numPr>
          <w:ilvl w:val="0"/>
          <w:numId w:val="14"/>
        </w:numPr>
        <w:tabs>
          <w:tab w:val="clear" w:pos="1080"/>
        </w:tabs>
        <w:ind w:left="1440" w:hanging="720"/>
        <w:rPr>
          <w:rFonts w:ascii="Book Antiqua" w:hAnsi="Book Antiqua"/>
          <w:bCs/>
          <w:sz w:val="20"/>
          <w:lang w:val="en-GB"/>
        </w:rPr>
      </w:pPr>
      <w:r w:rsidRPr="00E56BEF">
        <w:rPr>
          <w:rFonts w:ascii="Book Antiqua" w:hAnsi="Book Antiqua"/>
          <w:bCs/>
          <w:sz w:val="20"/>
          <w:lang w:val="en-GB"/>
        </w:rPr>
        <w:t>the Notice of Assignment has been duly served on the Developer by the Vendor(s)’ Solicitors and the original copy of the acknowledgement of the said notice has been duly deposited with the Purchaser(s)’ Solicitors; and</w:t>
      </w:r>
    </w:p>
    <w:p w14:paraId="071E9C86" w14:textId="77777777" w:rsidR="00D2382D" w:rsidRPr="00E56BEF" w:rsidRDefault="00D2382D">
      <w:pPr>
        <w:pStyle w:val="BodyText"/>
        <w:rPr>
          <w:rFonts w:ascii="Book Antiqua" w:hAnsi="Book Antiqua"/>
          <w:bCs/>
          <w:sz w:val="20"/>
          <w:lang w:val="en-GB"/>
        </w:rPr>
      </w:pPr>
    </w:p>
    <w:p w14:paraId="3C676937" w14:textId="2D7FAF55" w:rsidR="00D2382D" w:rsidRPr="00E56BEF" w:rsidRDefault="00D2382D" w:rsidP="00D2382D">
      <w:pPr>
        <w:pStyle w:val="BodyText"/>
        <w:numPr>
          <w:ilvl w:val="0"/>
          <w:numId w:val="14"/>
        </w:numPr>
        <w:tabs>
          <w:tab w:val="clear" w:pos="1080"/>
        </w:tabs>
        <w:ind w:left="1440" w:hanging="720"/>
        <w:rPr>
          <w:rFonts w:ascii="Book Antiqua" w:hAnsi="Book Antiqua"/>
          <w:bCs/>
          <w:sz w:val="20"/>
          <w:lang w:val="en-GB"/>
        </w:rPr>
      </w:pPr>
      <w:r w:rsidRPr="00E56BEF">
        <w:rPr>
          <w:rFonts w:ascii="Book Antiqua" w:hAnsi="Book Antiqua"/>
          <w:bCs/>
          <w:sz w:val="20"/>
          <w:lang w:val="en-GB"/>
        </w:rPr>
        <w:t xml:space="preserve">the Vendor(s) having delivered </w:t>
      </w:r>
      <w:ins w:id="9" w:author="Eve Yeo" w:date="2024-05-10T15:02:00Z">
        <w:r w:rsidR="00F30301">
          <w:rPr>
            <w:rFonts w:ascii="Book Antiqua" w:hAnsi="Book Antiqua"/>
            <w:bCs/>
            <w:sz w:val="20"/>
            <w:lang w:val="en-GB"/>
          </w:rPr>
          <w:t>vacant/legal</w:t>
        </w:r>
      </w:ins>
      <w:r w:rsidRPr="00E56BEF">
        <w:rPr>
          <w:rFonts w:ascii="Book Antiqua" w:hAnsi="Book Antiqua"/>
          <w:bCs/>
          <w:sz w:val="20"/>
          <w:lang w:val="en-GB"/>
        </w:rPr>
        <w:t xml:space="preserve"> possession of the said Property to the Purchaser(s) in accordance with this Agreement.</w:t>
      </w:r>
    </w:p>
    <w:p w14:paraId="663C4715" w14:textId="77777777" w:rsidR="00D2382D" w:rsidRPr="00E56BEF" w:rsidRDefault="00D2382D">
      <w:pPr>
        <w:pStyle w:val="BodyText"/>
        <w:ind w:left="1170" w:hanging="1170"/>
        <w:rPr>
          <w:rFonts w:ascii="Book Antiqua" w:hAnsi="Book Antiqua"/>
          <w:bCs/>
          <w:sz w:val="20"/>
          <w:lang w:val="en-GB"/>
        </w:rPr>
      </w:pPr>
    </w:p>
    <w:p w14:paraId="317FE43F" w14:textId="77777777" w:rsidR="00D2382D" w:rsidRPr="00E56BEF" w:rsidRDefault="00D2382D">
      <w:pPr>
        <w:pStyle w:val="BodyText"/>
        <w:ind w:left="720" w:hanging="720"/>
        <w:rPr>
          <w:rFonts w:ascii="Book Antiqua" w:hAnsi="Book Antiqua"/>
          <w:bCs/>
          <w:sz w:val="20"/>
          <w:lang w:val="en-GB"/>
        </w:rPr>
      </w:pPr>
      <w:r w:rsidRPr="00E56BEF">
        <w:rPr>
          <w:rFonts w:ascii="Book Antiqua" w:hAnsi="Book Antiqua"/>
          <w:bCs/>
          <w:sz w:val="20"/>
          <w:lang w:val="en-GB"/>
        </w:rPr>
        <w:t>5.6</w:t>
      </w:r>
      <w:r w:rsidRPr="00E56BEF">
        <w:rPr>
          <w:rFonts w:ascii="Book Antiqua" w:hAnsi="Book Antiqua"/>
          <w:bCs/>
          <w:sz w:val="20"/>
          <w:lang w:val="en-GB"/>
        </w:rPr>
        <w:tab/>
        <w:t>In the event the master title is charged to the Developer’s financier, the parties hereto agree that any delay in excess of 14 days from the date of the request made by the Purchaser(s), the Purchaser(s)’ Solicitors or the solicitors for the Purchaser(s)’ Financier, as the case may be, caused by the Developer’s financier in issuing the requisite letter of disclaimer shall be excluded from the calculation of the Completion Period or the Extended Completion Period, as the case may be.</w:t>
      </w:r>
    </w:p>
    <w:p w14:paraId="126402C8" w14:textId="77777777" w:rsidR="00A43E5C" w:rsidRPr="00E56BEF" w:rsidRDefault="00A43E5C" w:rsidP="00A43E5C">
      <w:pPr>
        <w:pStyle w:val="BodyText"/>
        <w:ind w:left="1170" w:hanging="1170"/>
        <w:rPr>
          <w:rFonts w:ascii="Book Antiqua" w:hAnsi="Book Antiqua"/>
          <w:bCs/>
          <w:sz w:val="20"/>
          <w:lang w:val="en-GB"/>
        </w:rPr>
      </w:pPr>
    </w:p>
    <w:p w14:paraId="21CB677C" w14:textId="77777777" w:rsidR="00D2382D" w:rsidRPr="00E56BEF" w:rsidRDefault="00D2382D">
      <w:pPr>
        <w:pStyle w:val="BodyText"/>
        <w:ind w:left="720" w:hanging="720"/>
        <w:rPr>
          <w:rFonts w:ascii="Book Antiqua" w:hAnsi="Book Antiqua"/>
          <w:b/>
          <w:sz w:val="20"/>
          <w:lang w:val="en-GB"/>
        </w:rPr>
      </w:pPr>
      <w:r w:rsidRPr="00E56BEF">
        <w:rPr>
          <w:rFonts w:ascii="Book Antiqua" w:hAnsi="Book Antiqua"/>
          <w:bCs/>
          <w:sz w:val="20"/>
          <w:lang w:val="en-GB"/>
        </w:rPr>
        <w:t>6.</w:t>
      </w:r>
      <w:r w:rsidRPr="00E56BEF">
        <w:rPr>
          <w:rFonts w:ascii="Book Antiqua" w:hAnsi="Book Antiqua"/>
          <w:bCs/>
          <w:sz w:val="20"/>
          <w:lang w:val="en-GB"/>
        </w:rPr>
        <w:tab/>
      </w:r>
      <w:r w:rsidRPr="00E56BEF">
        <w:rPr>
          <w:rFonts w:ascii="Book Antiqua" w:hAnsi="Book Antiqua"/>
          <w:b/>
          <w:sz w:val="20"/>
          <w:lang w:val="en-GB"/>
        </w:rPr>
        <w:t>Redemption of the said Property and the Original Principal Sale and Purchase Agreement</w:t>
      </w:r>
    </w:p>
    <w:p w14:paraId="134DB5B3" w14:textId="77777777" w:rsidR="00D2382D" w:rsidRPr="00E56BEF" w:rsidRDefault="00D2382D">
      <w:pPr>
        <w:pStyle w:val="BodyText"/>
        <w:ind w:left="1170" w:hanging="1170"/>
        <w:rPr>
          <w:rFonts w:ascii="Book Antiqua" w:hAnsi="Book Antiqua"/>
          <w:bCs/>
          <w:sz w:val="20"/>
          <w:lang w:val="en-GB"/>
        </w:rPr>
      </w:pPr>
    </w:p>
    <w:p w14:paraId="2740499A" w14:textId="77777777" w:rsidR="00D2382D" w:rsidRPr="00E56BEF" w:rsidRDefault="00D2382D" w:rsidP="00D2382D">
      <w:pPr>
        <w:pStyle w:val="BodyText"/>
        <w:numPr>
          <w:ilvl w:val="1"/>
          <w:numId w:val="7"/>
        </w:numPr>
        <w:rPr>
          <w:rFonts w:ascii="Book Antiqua" w:hAnsi="Book Antiqua"/>
          <w:bCs/>
          <w:sz w:val="20"/>
          <w:lang w:val="en-GB"/>
        </w:rPr>
      </w:pPr>
      <w:r w:rsidRPr="00E56BEF">
        <w:rPr>
          <w:rFonts w:ascii="Book Antiqua" w:hAnsi="Book Antiqua"/>
          <w:bCs/>
          <w:sz w:val="20"/>
          <w:lang w:val="en-GB"/>
        </w:rPr>
        <w:t>In the event the said Property is assigned to the Lender: -</w:t>
      </w:r>
    </w:p>
    <w:p w14:paraId="68546DE9" w14:textId="77777777" w:rsidR="00D2382D" w:rsidRPr="00E56BEF" w:rsidRDefault="00D2382D">
      <w:pPr>
        <w:pStyle w:val="BodyText"/>
        <w:rPr>
          <w:rFonts w:ascii="Book Antiqua" w:hAnsi="Book Antiqua"/>
          <w:bCs/>
          <w:sz w:val="20"/>
          <w:lang w:val="en-GB"/>
        </w:rPr>
      </w:pPr>
    </w:p>
    <w:p w14:paraId="0A09831A" w14:textId="77777777" w:rsidR="0048575B" w:rsidRPr="00E56BEF" w:rsidRDefault="0042349D" w:rsidP="00F913F4">
      <w:pPr>
        <w:pStyle w:val="BodyText"/>
        <w:ind w:left="720" w:hanging="720"/>
        <w:rPr>
          <w:rFonts w:ascii="Book Antiqua" w:hAnsi="Book Antiqua"/>
          <w:bCs/>
          <w:sz w:val="20"/>
          <w:lang w:val="en-GB"/>
        </w:rPr>
      </w:pPr>
      <w:r w:rsidRPr="00E56BEF">
        <w:rPr>
          <w:rFonts w:ascii="Book Antiqua" w:hAnsi="Book Antiqua"/>
          <w:bCs/>
          <w:sz w:val="20"/>
          <w:lang w:val="en-GB"/>
        </w:rPr>
        <w:t>6.1.1</w:t>
      </w:r>
      <w:r w:rsidRPr="00E56BEF">
        <w:rPr>
          <w:rFonts w:ascii="Book Antiqua" w:hAnsi="Book Antiqua"/>
          <w:bCs/>
          <w:sz w:val="20"/>
          <w:lang w:val="en-GB"/>
        </w:rPr>
        <w:tab/>
      </w:r>
      <w:r w:rsidR="0048575B" w:rsidRPr="00E56BEF">
        <w:rPr>
          <w:rFonts w:ascii="Book Antiqua" w:hAnsi="Book Antiqua"/>
          <w:bCs/>
          <w:sz w:val="20"/>
          <w:lang w:val="en-GB"/>
        </w:rPr>
        <w:t xml:space="preserve">The Vendor(s) shall, within Fourteen (14) days from the date the Vendor(s)’ Solicitors receive the relevant written request from the Purchaser(s)’ Financier or its solicitors, deliver or cause to be delivered to the Purchaser(s)’ Financier or its solicitors the documents below mentioned, and, should there be any delay thereof, such number of days delayed in excess of the aforesaid Fourteen (14) days’ period shall be excluded from the computation of the Completion Date or the Extended Completion Date, as the case may be </w:t>
      </w:r>
      <w:r w:rsidR="00647453" w:rsidRPr="00E56BEF">
        <w:rPr>
          <w:rFonts w:ascii="Book Antiqua" w:hAnsi="Book Antiqua"/>
          <w:sz w:val="20"/>
        </w:rPr>
        <w:t>and further, if such delay is in excess of Thirty (30) working days from the date of receipt by the Vendor(s)’ Solicitors of the written request the Purchaser(s) shall have the right at their absolute discretion to terminate this Agreement and the remedy in the Clause 10 shall apply</w:t>
      </w:r>
      <w:r w:rsidR="0048575B" w:rsidRPr="00E56BEF">
        <w:rPr>
          <w:rFonts w:ascii="Book Antiqua" w:hAnsi="Book Antiqua"/>
          <w:bCs/>
          <w:sz w:val="20"/>
          <w:lang w:val="en-GB"/>
        </w:rPr>
        <w:t>:-</w:t>
      </w:r>
    </w:p>
    <w:p w14:paraId="29F72ECC" w14:textId="77777777" w:rsidR="0048575B" w:rsidRPr="00E56BEF" w:rsidRDefault="0048575B" w:rsidP="0048575B">
      <w:pPr>
        <w:pStyle w:val="BodyText"/>
        <w:rPr>
          <w:rFonts w:ascii="Book Antiqua" w:hAnsi="Book Antiqua"/>
          <w:bCs/>
          <w:sz w:val="20"/>
          <w:lang w:val="en-GB"/>
        </w:rPr>
      </w:pPr>
    </w:p>
    <w:p w14:paraId="0ACB245A" w14:textId="77777777" w:rsidR="0048575B" w:rsidRPr="00E56BEF" w:rsidRDefault="0048575B" w:rsidP="00F913F4">
      <w:pPr>
        <w:pStyle w:val="BodyText"/>
        <w:ind w:firstLine="720"/>
        <w:rPr>
          <w:rFonts w:ascii="Book Antiqua" w:hAnsi="Book Antiqua"/>
          <w:bCs/>
          <w:sz w:val="20"/>
          <w:lang w:val="en-GB"/>
        </w:rPr>
      </w:pPr>
      <w:r w:rsidRPr="00E56BEF">
        <w:rPr>
          <w:rFonts w:ascii="Book Antiqua" w:hAnsi="Book Antiqua"/>
          <w:bCs/>
          <w:sz w:val="20"/>
          <w:lang w:val="en-GB"/>
        </w:rPr>
        <w:t>(a)</w:t>
      </w:r>
      <w:r w:rsidRPr="00E56BEF">
        <w:rPr>
          <w:rFonts w:ascii="Book Antiqua" w:hAnsi="Book Antiqua"/>
          <w:bCs/>
          <w:sz w:val="20"/>
          <w:lang w:val="en-GB"/>
        </w:rPr>
        <w:tab/>
        <w:t xml:space="preserve">the Lender(s)’ Redemption Statement in respect of the said </w:t>
      </w:r>
      <w:proofErr w:type="gramStart"/>
      <w:r w:rsidRPr="00E56BEF">
        <w:rPr>
          <w:rFonts w:ascii="Book Antiqua" w:hAnsi="Book Antiqua"/>
          <w:bCs/>
          <w:sz w:val="20"/>
          <w:lang w:val="en-GB"/>
        </w:rPr>
        <w:t>Property;</w:t>
      </w:r>
      <w:proofErr w:type="gramEnd"/>
      <w:r w:rsidRPr="00E56BEF">
        <w:rPr>
          <w:rFonts w:ascii="Book Antiqua" w:hAnsi="Book Antiqua"/>
          <w:bCs/>
          <w:sz w:val="20"/>
          <w:lang w:val="en-GB"/>
        </w:rPr>
        <w:t xml:space="preserve"> </w:t>
      </w:r>
    </w:p>
    <w:p w14:paraId="2E3E34D0" w14:textId="77777777" w:rsidR="0048575B" w:rsidRPr="00E56BEF" w:rsidRDefault="0048575B" w:rsidP="0048575B">
      <w:pPr>
        <w:pStyle w:val="BodyText"/>
        <w:rPr>
          <w:rFonts w:ascii="Book Antiqua" w:hAnsi="Book Antiqua"/>
          <w:bCs/>
          <w:sz w:val="20"/>
          <w:lang w:val="en-GB"/>
        </w:rPr>
      </w:pPr>
    </w:p>
    <w:p w14:paraId="237CD82C" w14:textId="77777777" w:rsidR="0048575B" w:rsidRPr="00E56BEF" w:rsidRDefault="0048575B" w:rsidP="00F913F4">
      <w:pPr>
        <w:pStyle w:val="BodyText"/>
        <w:ind w:left="1440" w:hanging="720"/>
        <w:rPr>
          <w:rFonts w:ascii="Book Antiqua" w:hAnsi="Book Antiqua"/>
          <w:bCs/>
          <w:sz w:val="20"/>
          <w:lang w:val="en-GB"/>
        </w:rPr>
      </w:pPr>
      <w:r w:rsidRPr="00E56BEF">
        <w:rPr>
          <w:rFonts w:ascii="Book Antiqua" w:hAnsi="Book Antiqua"/>
          <w:bCs/>
          <w:sz w:val="20"/>
          <w:lang w:val="en-GB"/>
        </w:rPr>
        <w:t>(b)</w:t>
      </w:r>
      <w:r w:rsidRPr="00E56BEF">
        <w:rPr>
          <w:rFonts w:ascii="Book Antiqua" w:hAnsi="Book Antiqua"/>
          <w:bCs/>
          <w:sz w:val="20"/>
          <w:lang w:val="en-GB"/>
        </w:rPr>
        <w:tab/>
        <w:t xml:space="preserve">the Lender(s)’ Letter of Undertaking to the Purchaser(s)’ Financier to the effect that the Lender shall (i) execute a valid Deed of Receipt &amp; Reassignment in respect of the said Property (hereinafter referred to as “DRR”) and, thereafter, to deliver or cause to be delivered to the Purchaser(s)’ Financier or its solicitors, the duly executed DRR together with the original Principal Sale and Purchase Agreement and Loan/Security Documents (the DRR, the original Principal Sale and Purchase Agreement and Loan/Security Documents shall hereinafter be collectively referred to as “Redeemed Documents”) upon receipt of the full redemption sum; and (ii) refund to the Purchaser(s)’ Financier such sum(s) of monies as shall have been released by the Purchaser(s)’ Financier from the said Loan towards redemption of the said Property in the event the DRR cannot be effected; </w:t>
      </w:r>
    </w:p>
    <w:p w14:paraId="077DC3D7" w14:textId="77777777" w:rsidR="0048575B" w:rsidRPr="00E56BEF" w:rsidRDefault="0048575B" w:rsidP="0048575B">
      <w:pPr>
        <w:pStyle w:val="BodyText"/>
        <w:rPr>
          <w:rFonts w:ascii="Book Antiqua" w:hAnsi="Book Antiqua"/>
          <w:bCs/>
          <w:sz w:val="20"/>
          <w:lang w:val="en-GB"/>
        </w:rPr>
      </w:pPr>
    </w:p>
    <w:p w14:paraId="7ECEB6E4" w14:textId="77777777" w:rsidR="0048575B" w:rsidRPr="00E56BEF" w:rsidRDefault="0048575B" w:rsidP="00F913F4">
      <w:pPr>
        <w:pStyle w:val="BodyText"/>
        <w:ind w:left="1440" w:hanging="720"/>
        <w:rPr>
          <w:rFonts w:ascii="Book Antiqua" w:hAnsi="Book Antiqua"/>
          <w:bCs/>
          <w:sz w:val="20"/>
          <w:lang w:val="en-GB"/>
        </w:rPr>
      </w:pPr>
      <w:r w:rsidRPr="00E56BEF">
        <w:rPr>
          <w:rFonts w:ascii="Book Antiqua" w:hAnsi="Book Antiqua"/>
          <w:bCs/>
          <w:sz w:val="20"/>
          <w:lang w:val="en-GB"/>
        </w:rPr>
        <w:t>(c)</w:t>
      </w:r>
      <w:r w:rsidRPr="00E56BEF">
        <w:rPr>
          <w:rFonts w:ascii="Book Antiqua" w:hAnsi="Book Antiqua"/>
          <w:bCs/>
          <w:sz w:val="20"/>
          <w:lang w:val="en-GB"/>
        </w:rPr>
        <w:tab/>
        <w:t>the Vendor(s)’ Letter of Undertaking to Refund to the Purchaser(s)’ Financier such sum(s) of monies as shall have been released by the Purchaser(s)’ Financier from the said Loan towards settlement of the Balance Purchase Price in the event the D</w:t>
      </w:r>
      <w:r w:rsidR="0042349D" w:rsidRPr="00E56BEF">
        <w:rPr>
          <w:rFonts w:ascii="Book Antiqua" w:hAnsi="Book Antiqua"/>
          <w:bCs/>
          <w:sz w:val="20"/>
          <w:lang w:val="en-GB"/>
        </w:rPr>
        <w:t xml:space="preserve">eed of Assignment </w:t>
      </w:r>
      <w:r w:rsidRPr="00E56BEF">
        <w:rPr>
          <w:rFonts w:ascii="Book Antiqua" w:hAnsi="Book Antiqua"/>
          <w:bCs/>
          <w:sz w:val="20"/>
          <w:lang w:val="en-GB"/>
        </w:rPr>
        <w:t xml:space="preserve">is not or cannot be </w:t>
      </w:r>
      <w:proofErr w:type="gramStart"/>
      <w:r w:rsidRPr="00E56BEF">
        <w:rPr>
          <w:rFonts w:ascii="Book Antiqua" w:hAnsi="Book Antiqua"/>
          <w:bCs/>
          <w:sz w:val="20"/>
          <w:lang w:val="en-GB"/>
        </w:rPr>
        <w:t>effected</w:t>
      </w:r>
      <w:proofErr w:type="gramEnd"/>
      <w:r w:rsidRPr="00E56BEF">
        <w:rPr>
          <w:rFonts w:ascii="Book Antiqua" w:hAnsi="Book Antiqua"/>
          <w:bCs/>
          <w:sz w:val="20"/>
          <w:lang w:val="en-GB"/>
        </w:rPr>
        <w:t xml:space="preserve"> for any reason whatsoever; </w:t>
      </w:r>
    </w:p>
    <w:p w14:paraId="5B4B33F9" w14:textId="77777777" w:rsidR="0048575B" w:rsidRPr="00E56BEF" w:rsidRDefault="0048575B" w:rsidP="0048575B">
      <w:pPr>
        <w:pStyle w:val="BodyText"/>
        <w:rPr>
          <w:rFonts w:ascii="Book Antiqua" w:hAnsi="Book Antiqua"/>
          <w:bCs/>
          <w:sz w:val="20"/>
          <w:lang w:val="en-GB"/>
        </w:rPr>
      </w:pPr>
    </w:p>
    <w:p w14:paraId="6F15CE11" w14:textId="77777777" w:rsidR="0048575B" w:rsidRPr="00E56BEF" w:rsidRDefault="0048575B" w:rsidP="00F913F4">
      <w:pPr>
        <w:pStyle w:val="BodyText"/>
        <w:ind w:left="1440" w:hanging="720"/>
        <w:rPr>
          <w:rFonts w:ascii="Book Antiqua" w:hAnsi="Book Antiqua"/>
          <w:bCs/>
          <w:sz w:val="20"/>
          <w:lang w:val="en-GB"/>
        </w:rPr>
      </w:pPr>
      <w:r w:rsidRPr="00E56BEF">
        <w:rPr>
          <w:rFonts w:ascii="Book Antiqua" w:hAnsi="Book Antiqua"/>
          <w:bCs/>
          <w:sz w:val="20"/>
          <w:lang w:val="en-GB"/>
        </w:rPr>
        <w:t>(d)</w:t>
      </w:r>
      <w:r w:rsidRPr="00E56BEF">
        <w:rPr>
          <w:rFonts w:ascii="Book Antiqua" w:hAnsi="Book Antiqua"/>
          <w:bCs/>
          <w:sz w:val="20"/>
          <w:lang w:val="en-GB"/>
        </w:rPr>
        <w:tab/>
        <w:t xml:space="preserve">a </w:t>
      </w:r>
      <w:r w:rsidR="00401B2A" w:rsidRPr="00E56BEF">
        <w:rPr>
          <w:rFonts w:ascii="Book Antiqua" w:hAnsi="Book Antiqua"/>
          <w:bCs/>
          <w:sz w:val="20"/>
          <w:lang w:val="en-GB"/>
        </w:rPr>
        <w:t xml:space="preserve">certified true </w:t>
      </w:r>
      <w:r w:rsidRPr="00E56BEF">
        <w:rPr>
          <w:rFonts w:ascii="Book Antiqua" w:hAnsi="Book Antiqua"/>
          <w:bCs/>
          <w:sz w:val="20"/>
          <w:lang w:val="en-GB"/>
        </w:rPr>
        <w:t xml:space="preserve">copy </w:t>
      </w:r>
      <w:r w:rsidR="00401B2A" w:rsidRPr="00E56BEF">
        <w:rPr>
          <w:rFonts w:ascii="Book Antiqua" w:hAnsi="Book Antiqua"/>
          <w:bCs/>
          <w:sz w:val="20"/>
          <w:lang w:val="en-GB"/>
        </w:rPr>
        <w:t>each of the latest Assessment,</w:t>
      </w:r>
      <w:r w:rsidRPr="00E56BEF">
        <w:rPr>
          <w:rFonts w:ascii="Book Antiqua" w:hAnsi="Book Antiqua"/>
          <w:bCs/>
          <w:sz w:val="20"/>
          <w:lang w:val="en-GB"/>
        </w:rPr>
        <w:t xml:space="preserve"> Quit </w:t>
      </w:r>
      <w:proofErr w:type="gramStart"/>
      <w:r w:rsidRPr="00E56BEF">
        <w:rPr>
          <w:rFonts w:ascii="Book Antiqua" w:hAnsi="Book Antiqua"/>
          <w:bCs/>
          <w:sz w:val="20"/>
          <w:lang w:val="en-GB"/>
        </w:rPr>
        <w:t>Rent</w:t>
      </w:r>
      <w:proofErr w:type="gramEnd"/>
      <w:r w:rsidRPr="00E56BEF">
        <w:rPr>
          <w:rFonts w:ascii="Book Antiqua" w:hAnsi="Book Antiqua"/>
          <w:bCs/>
          <w:sz w:val="20"/>
          <w:lang w:val="en-GB"/>
        </w:rPr>
        <w:t xml:space="preserve"> </w:t>
      </w:r>
      <w:r w:rsidR="00401B2A" w:rsidRPr="00E56BEF">
        <w:rPr>
          <w:rFonts w:ascii="Book Antiqua" w:hAnsi="Book Antiqua"/>
          <w:bCs/>
          <w:sz w:val="20"/>
          <w:lang w:val="en-GB"/>
        </w:rPr>
        <w:t xml:space="preserve">and maintenance </w:t>
      </w:r>
      <w:r w:rsidRPr="00E56BEF">
        <w:rPr>
          <w:rFonts w:ascii="Book Antiqua" w:hAnsi="Book Antiqua"/>
          <w:bCs/>
          <w:sz w:val="20"/>
          <w:lang w:val="en-GB"/>
        </w:rPr>
        <w:t>receipt</w:t>
      </w:r>
      <w:r w:rsidR="00401B2A" w:rsidRPr="00E56BEF">
        <w:rPr>
          <w:rFonts w:ascii="Book Antiqua" w:hAnsi="Book Antiqua"/>
          <w:bCs/>
          <w:sz w:val="20"/>
          <w:lang w:val="en-GB"/>
        </w:rPr>
        <w:t>s</w:t>
      </w:r>
      <w:r w:rsidRPr="00E56BEF">
        <w:rPr>
          <w:rFonts w:ascii="Book Antiqua" w:hAnsi="Book Antiqua"/>
          <w:bCs/>
          <w:sz w:val="20"/>
          <w:lang w:val="en-GB"/>
        </w:rPr>
        <w:t xml:space="preserve"> in respect of the said Property; and</w:t>
      </w:r>
    </w:p>
    <w:p w14:paraId="328F509F" w14:textId="77777777" w:rsidR="0048575B" w:rsidRPr="00E56BEF" w:rsidRDefault="0048575B" w:rsidP="0048575B">
      <w:pPr>
        <w:pStyle w:val="BodyText"/>
        <w:rPr>
          <w:rFonts w:ascii="Book Antiqua" w:hAnsi="Book Antiqua"/>
          <w:bCs/>
          <w:sz w:val="20"/>
          <w:lang w:val="en-GB"/>
        </w:rPr>
      </w:pPr>
    </w:p>
    <w:p w14:paraId="3F14B3B6" w14:textId="77777777" w:rsidR="0048575B" w:rsidRPr="00E56BEF" w:rsidRDefault="0048575B" w:rsidP="00F913F4">
      <w:pPr>
        <w:pStyle w:val="BodyText"/>
        <w:ind w:left="1440" w:hanging="720"/>
        <w:rPr>
          <w:rFonts w:ascii="Book Antiqua" w:hAnsi="Book Antiqua"/>
          <w:bCs/>
          <w:sz w:val="20"/>
          <w:lang w:val="en-GB"/>
        </w:rPr>
      </w:pPr>
      <w:r w:rsidRPr="00E56BEF">
        <w:rPr>
          <w:rFonts w:ascii="Book Antiqua" w:hAnsi="Book Antiqua"/>
          <w:bCs/>
          <w:sz w:val="20"/>
          <w:lang w:val="en-GB"/>
        </w:rPr>
        <w:t>(e)</w:t>
      </w:r>
      <w:r w:rsidRPr="00E56BEF">
        <w:rPr>
          <w:rFonts w:ascii="Book Antiqua" w:hAnsi="Book Antiqua"/>
          <w:bCs/>
          <w:sz w:val="20"/>
          <w:lang w:val="en-GB"/>
        </w:rPr>
        <w:tab/>
        <w:t>such other documents, confirmations and/or information as shall be reasonably required by the Purchaser</w:t>
      </w:r>
      <w:r w:rsidR="0042349D" w:rsidRPr="00E56BEF">
        <w:rPr>
          <w:rFonts w:ascii="Book Antiqua" w:hAnsi="Book Antiqua"/>
          <w:bCs/>
          <w:sz w:val="20"/>
          <w:lang w:val="en-GB"/>
        </w:rPr>
        <w:t>(s)</w:t>
      </w:r>
      <w:r w:rsidRPr="00E56BEF">
        <w:rPr>
          <w:rFonts w:ascii="Book Antiqua" w:hAnsi="Book Antiqua"/>
          <w:bCs/>
          <w:sz w:val="20"/>
          <w:lang w:val="en-GB"/>
        </w:rPr>
        <w:t xml:space="preserve">’ Financier </w:t>
      </w:r>
      <w:proofErr w:type="gramStart"/>
      <w:r w:rsidRPr="00E56BEF">
        <w:rPr>
          <w:rFonts w:ascii="Book Antiqua" w:hAnsi="Book Antiqua"/>
          <w:bCs/>
          <w:sz w:val="20"/>
          <w:lang w:val="en-GB"/>
        </w:rPr>
        <w:t>in order to</w:t>
      </w:r>
      <w:proofErr w:type="gramEnd"/>
      <w:r w:rsidRPr="00E56BEF">
        <w:rPr>
          <w:rFonts w:ascii="Book Antiqua" w:hAnsi="Book Antiqua"/>
          <w:bCs/>
          <w:sz w:val="20"/>
          <w:lang w:val="en-GB"/>
        </w:rPr>
        <w:t xml:space="preserve"> facilitate the release of the said Loan.</w:t>
      </w:r>
    </w:p>
    <w:p w14:paraId="183F1FB1" w14:textId="77777777" w:rsidR="0048575B" w:rsidRPr="00E56BEF" w:rsidRDefault="0048575B" w:rsidP="0048575B">
      <w:pPr>
        <w:pStyle w:val="BodyText"/>
        <w:rPr>
          <w:rFonts w:ascii="Book Antiqua" w:hAnsi="Book Antiqua"/>
          <w:bCs/>
          <w:sz w:val="20"/>
          <w:lang w:val="en-GB"/>
        </w:rPr>
      </w:pPr>
    </w:p>
    <w:p w14:paraId="48AF8338" w14:textId="77777777" w:rsidR="0048575B" w:rsidRPr="00E56BEF" w:rsidRDefault="0042349D" w:rsidP="0048575B">
      <w:pPr>
        <w:pStyle w:val="BodyText"/>
        <w:rPr>
          <w:rFonts w:ascii="Book Antiqua" w:hAnsi="Book Antiqua"/>
          <w:bCs/>
          <w:sz w:val="20"/>
          <w:lang w:val="en-GB"/>
        </w:rPr>
      </w:pPr>
      <w:r w:rsidRPr="00E56BEF">
        <w:rPr>
          <w:rFonts w:ascii="Book Antiqua" w:hAnsi="Book Antiqua"/>
          <w:bCs/>
          <w:sz w:val="20"/>
          <w:lang w:val="en-GB"/>
        </w:rPr>
        <w:t>6.1.2</w:t>
      </w:r>
      <w:r w:rsidR="0048575B" w:rsidRPr="00E56BEF">
        <w:rPr>
          <w:rFonts w:ascii="Book Antiqua" w:hAnsi="Book Antiqua"/>
          <w:bCs/>
          <w:sz w:val="20"/>
          <w:lang w:val="en-GB"/>
        </w:rPr>
        <w:tab/>
        <w:t>Payment of Redemption Sum</w:t>
      </w:r>
    </w:p>
    <w:p w14:paraId="1049E4D9" w14:textId="77777777" w:rsidR="0048575B" w:rsidRPr="00E56BEF" w:rsidRDefault="0048575B" w:rsidP="0048575B">
      <w:pPr>
        <w:pStyle w:val="BodyText"/>
        <w:rPr>
          <w:rFonts w:ascii="Book Antiqua" w:hAnsi="Book Antiqua"/>
          <w:bCs/>
          <w:sz w:val="20"/>
          <w:lang w:val="en-GB"/>
        </w:rPr>
      </w:pPr>
    </w:p>
    <w:p w14:paraId="7DDD02B7" w14:textId="77777777" w:rsidR="0048575B" w:rsidRPr="00E56BEF" w:rsidRDefault="0042349D" w:rsidP="00F913F4">
      <w:pPr>
        <w:pStyle w:val="BodyText"/>
        <w:ind w:left="720"/>
        <w:rPr>
          <w:rFonts w:ascii="Book Antiqua" w:hAnsi="Book Antiqua"/>
          <w:bCs/>
          <w:sz w:val="20"/>
          <w:lang w:val="en-GB"/>
        </w:rPr>
      </w:pPr>
      <w:r w:rsidRPr="00E56BEF">
        <w:rPr>
          <w:rFonts w:ascii="Book Antiqua" w:hAnsi="Book Antiqua"/>
          <w:bCs/>
          <w:sz w:val="20"/>
          <w:lang w:val="en-GB"/>
        </w:rPr>
        <w:t>The parties hereby irrevocably authorise the Vendor(s)’ Solicitors to redeem the said Property from the Lender out of the Balance Purchase Price Provided Always that if the Balance Purchase Price is insufficient to redeem the said Property from the Lender, the Vendor(s) undertake to pay any sum or sums outstanding and due to the Lender within fourteen (14) days from the date of the Vendor(s)’ Solicitors written notice.</w:t>
      </w:r>
    </w:p>
    <w:p w14:paraId="22BE14ED" w14:textId="77777777" w:rsidR="0042349D" w:rsidRPr="00E56BEF" w:rsidRDefault="0042349D" w:rsidP="0048575B">
      <w:pPr>
        <w:pStyle w:val="BodyText"/>
        <w:rPr>
          <w:rFonts w:ascii="Book Antiqua" w:hAnsi="Book Antiqua"/>
          <w:bCs/>
          <w:sz w:val="20"/>
          <w:lang w:val="en-GB"/>
        </w:rPr>
      </w:pPr>
    </w:p>
    <w:p w14:paraId="7135980B" w14:textId="77777777" w:rsidR="0048575B" w:rsidRPr="00E56BEF" w:rsidRDefault="0042349D" w:rsidP="0048575B">
      <w:pPr>
        <w:pStyle w:val="BodyText"/>
        <w:rPr>
          <w:rFonts w:ascii="Book Antiqua" w:hAnsi="Book Antiqua"/>
          <w:bCs/>
          <w:sz w:val="20"/>
          <w:lang w:val="en-GB"/>
        </w:rPr>
      </w:pPr>
      <w:r w:rsidRPr="00E56BEF">
        <w:rPr>
          <w:rFonts w:ascii="Book Antiqua" w:hAnsi="Book Antiqua"/>
          <w:bCs/>
          <w:sz w:val="20"/>
          <w:lang w:val="en-GB"/>
        </w:rPr>
        <w:t>6.1.3</w:t>
      </w:r>
      <w:r w:rsidR="0048575B" w:rsidRPr="00E56BEF">
        <w:rPr>
          <w:rFonts w:ascii="Book Antiqua" w:hAnsi="Book Antiqua"/>
          <w:bCs/>
          <w:sz w:val="20"/>
          <w:lang w:val="en-GB"/>
        </w:rPr>
        <w:tab/>
        <w:t xml:space="preserve">Payment made to the </w:t>
      </w:r>
      <w:proofErr w:type="gramStart"/>
      <w:r w:rsidR="0048575B" w:rsidRPr="00E56BEF">
        <w:rPr>
          <w:rFonts w:ascii="Book Antiqua" w:hAnsi="Book Antiqua"/>
          <w:bCs/>
          <w:sz w:val="20"/>
          <w:lang w:val="en-GB"/>
        </w:rPr>
        <w:t>Lender</w:t>
      </w:r>
      <w:proofErr w:type="gramEnd"/>
    </w:p>
    <w:p w14:paraId="3016D6EF" w14:textId="77777777" w:rsidR="0048575B" w:rsidRPr="00E56BEF" w:rsidRDefault="0048575B" w:rsidP="0048575B">
      <w:pPr>
        <w:pStyle w:val="BodyText"/>
        <w:rPr>
          <w:rFonts w:ascii="Book Antiqua" w:hAnsi="Book Antiqua"/>
          <w:bCs/>
          <w:sz w:val="20"/>
          <w:lang w:val="en-GB"/>
        </w:rPr>
      </w:pPr>
    </w:p>
    <w:p w14:paraId="774048E4" w14:textId="77777777" w:rsidR="0048575B" w:rsidRPr="00E56BEF" w:rsidRDefault="0048575B" w:rsidP="00F913F4">
      <w:pPr>
        <w:pStyle w:val="BodyText"/>
        <w:ind w:left="720"/>
        <w:rPr>
          <w:rFonts w:ascii="Book Antiqua" w:hAnsi="Book Antiqua"/>
          <w:bCs/>
          <w:sz w:val="20"/>
          <w:lang w:val="en-GB"/>
        </w:rPr>
      </w:pPr>
      <w:r w:rsidRPr="00E56BEF">
        <w:rPr>
          <w:rFonts w:ascii="Book Antiqua" w:hAnsi="Book Antiqua"/>
          <w:bCs/>
          <w:sz w:val="20"/>
          <w:lang w:val="en-GB"/>
        </w:rPr>
        <w:t>The Vendor</w:t>
      </w:r>
      <w:r w:rsidR="0042349D" w:rsidRPr="00E56BEF">
        <w:rPr>
          <w:rFonts w:ascii="Book Antiqua" w:hAnsi="Book Antiqua"/>
          <w:bCs/>
          <w:sz w:val="20"/>
          <w:lang w:val="en-GB"/>
        </w:rPr>
        <w:t>(s) hereby irrevocably confirm and state</w:t>
      </w:r>
      <w:r w:rsidRPr="00E56BEF">
        <w:rPr>
          <w:rFonts w:ascii="Book Antiqua" w:hAnsi="Book Antiqua"/>
          <w:bCs/>
          <w:sz w:val="20"/>
          <w:lang w:val="en-GB"/>
        </w:rPr>
        <w:t xml:space="preserve"> that all payments made to the Lender from the Balance Purchase Price shall be deemed as payments made to the Vendor</w:t>
      </w:r>
      <w:r w:rsidR="0042349D" w:rsidRPr="00E56BEF">
        <w:rPr>
          <w:rFonts w:ascii="Book Antiqua" w:hAnsi="Book Antiqua"/>
          <w:bCs/>
          <w:sz w:val="20"/>
          <w:lang w:val="en-GB"/>
        </w:rPr>
        <w:t>(s)</w:t>
      </w:r>
      <w:r w:rsidRPr="00E56BEF">
        <w:rPr>
          <w:rFonts w:ascii="Book Antiqua" w:hAnsi="Book Antiqua"/>
          <w:bCs/>
          <w:sz w:val="20"/>
          <w:lang w:val="en-GB"/>
        </w:rPr>
        <w:t xml:space="preserve"> and an official acknowledgement from the Lender of the receipt of such moneys shall be a valid and good discharge of the Purchaser</w:t>
      </w:r>
      <w:r w:rsidR="0042349D" w:rsidRPr="00E56BEF">
        <w:rPr>
          <w:rFonts w:ascii="Book Antiqua" w:hAnsi="Book Antiqua"/>
          <w:bCs/>
          <w:sz w:val="20"/>
          <w:lang w:val="en-GB"/>
        </w:rPr>
        <w:t>(s)</w:t>
      </w:r>
      <w:r w:rsidRPr="00E56BEF">
        <w:rPr>
          <w:rFonts w:ascii="Book Antiqua" w:hAnsi="Book Antiqua"/>
          <w:bCs/>
          <w:sz w:val="20"/>
          <w:lang w:val="en-GB"/>
        </w:rPr>
        <w:t xml:space="preserve"> for the same.</w:t>
      </w:r>
    </w:p>
    <w:p w14:paraId="78394A43" w14:textId="77777777" w:rsidR="0042349D" w:rsidRPr="00E56BEF" w:rsidRDefault="0042349D" w:rsidP="00F913F4">
      <w:pPr>
        <w:pStyle w:val="BodyText"/>
        <w:ind w:left="720"/>
        <w:rPr>
          <w:rFonts w:ascii="Book Antiqua" w:hAnsi="Book Antiqua"/>
          <w:bCs/>
          <w:sz w:val="20"/>
          <w:lang w:val="en-GB"/>
        </w:rPr>
      </w:pPr>
    </w:p>
    <w:p w14:paraId="48E2DADC" w14:textId="77777777" w:rsidR="0048575B" w:rsidRPr="00E56BEF" w:rsidRDefault="0042349D" w:rsidP="0048575B">
      <w:pPr>
        <w:pStyle w:val="BodyText"/>
        <w:rPr>
          <w:rFonts w:ascii="Book Antiqua" w:hAnsi="Book Antiqua"/>
          <w:bCs/>
          <w:sz w:val="20"/>
          <w:lang w:val="en-GB"/>
        </w:rPr>
      </w:pPr>
      <w:r w:rsidRPr="00E56BEF">
        <w:rPr>
          <w:rFonts w:ascii="Book Antiqua" w:hAnsi="Book Antiqua"/>
          <w:bCs/>
          <w:sz w:val="20"/>
          <w:lang w:val="en-GB"/>
        </w:rPr>
        <w:t>6.1.4</w:t>
      </w:r>
      <w:r w:rsidR="0048575B" w:rsidRPr="00E56BEF">
        <w:rPr>
          <w:rFonts w:ascii="Book Antiqua" w:hAnsi="Book Antiqua"/>
          <w:bCs/>
          <w:sz w:val="20"/>
          <w:lang w:val="en-GB"/>
        </w:rPr>
        <w:tab/>
        <w:t>Registration of DRR</w:t>
      </w:r>
    </w:p>
    <w:p w14:paraId="41F300C4" w14:textId="77777777" w:rsidR="0042349D" w:rsidRPr="00E56BEF" w:rsidRDefault="0042349D" w:rsidP="0048575B">
      <w:pPr>
        <w:pStyle w:val="BodyText"/>
        <w:rPr>
          <w:rFonts w:ascii="Book Antiqua" w:hAnsi="Book Antiqua"/>
          <w:bCs/>
          <w:sz w:val="20"/>
          <w:lang w:val="en-GB"/>
        </w:rPr>
      </w:pPr>
    </w:p>
    <w:p w14:paraId="227126B0" w14:textId="77777777" w:rsidR="0048575B" w:rsidRPr="00E56BEF" w:rsidRDefault="0048575B" w:rsidP="00F913F4">
      <w:pPr>
        <w:pStyle w:val="BodyText"/>
        <w:ind w:left="720"/>
        <w:rPr>
          <w:rFonts w:ascii="Book Antiqua" w:hAnsi="Book Antiqua"/>
          <w:bCs/>
          <w:sz w:val="20"/>
          <w:lang w:val="en-GB"/>
        </w:rPr>
      </w:pPr>
      <w:r w:rsidRPr="00E56BEF">
        <w:rPr>
          <w:rFonts w:ascii="Book Antiqua" w:hAnsi="Book Antiqua"/>
          <w:bCs/>
          <w:sz w:val="20"/>
          <w:lang w:val="en-GB"/>
        </w:rPr>
        <w:t>The Vendor</w:t>
      </w:r>
      <w:r w:rsidR="0042349D" w:rsidRPr="00E56BEF">
        <w:rPr>
          <w:rFonts w:ascii="Book Antiqua" w:hAnsi="Book Antiqua"/>
          <w:bCs/>
          <w:sz w:val="20"/>
          <w:lang w:val="en-GB"/>
        </w:rPr>
        <w:t>(s)</w:t>
      </w:r>
      <w:r w:rsidRPr="00E56BEF">
        <w:rPr>
          <w:rFonts w:ascii="Book Antiqua" w:hAnsi="Book Antiqua"/>
          <w:bCs/>
          <w:sz w:val="20"/>
          <w:lang w:val="en-GB"/>
        </w:rPr>
        <w:t xml:space="preserve"> shall, within Fourteen (14) days from the date the Vendor</w:t>
      </w:r>
      <w:r w:rsidR="0042349D" w:rsidRPr="00E56BEF">
        <w:rPr>
          <w:rFonts w:ascii="Book Antiqua" w:hAnsi="Book Antiqua"/>
          <w:bCs/>
          <w:sz w:val="20"/>
          <w:lang w:val="en-GB"/>
        </w:rPr>
        <w:t>(s)</w:t>
      </w:r>
      <w:r w:rsidRPr="00E56BEF">
        <w:rPr>
          <w:rFonts w:ascii="Book Antiqua" w:hAnsi="Book Antiqua"/>
          <w:bCs/>
          <w:sz w:val="20"/>
          <w:lang w:val="en-GB"/>
        </w:rPr>
        <w:t>’ Solicitors receive the full redemption sum of the said Property, deliver or cause t</w:t>
      </w:r>
      <w:r w:rsidR="0042349D" w:rsidRPr="00E56BEF">
        <w:rPr>
          <w:rFonts w:ascii="Book Antiqua" w:hAnsi="Book Antiqua"/>
          <w:bCs/>
          <w:sz w:val="20"/>
          <w:lang w:val="en-GB"/>
        </w:rPr>
        <w:t>o be delivered to the Purchaser(</w:t>
      </w:r>
      <w:r w:rsidRPr="00E56BEF">
        <w:rPr>
          <w:rFonts w:ascii="Book Antiqua" w:hAnsi="Book Antiqua"/>
          <w:bCs/>
          <w:sz w:val="20"/>
          <w:lang w:val="en-GB"/>
        </w:rPr>
        <w:t>s</w:t>
      </w:r>
      <w:r w:rsidR="0042349D" w:rsidRPr="00E56BEF">
        <w:rPr>
          <w:rFonts w:ascii="Book Antiqua" w:hAnsi="Book Antiqua"/>
          <w:bCs/>
          <w:sz w:val="20"/>
          <w:lang w:val="en-GB"/>
        </w:rPr>
        <w:t>)’</w:t>
      </w:r>
      <w:r w:rsidRPr="00E56BEF">
        <w:rPr>
          <w:rFonts w:ascii="Book Antiqua" w:hAnsi="Book Antiqua"/>
          <w:bCs/>
          <w:sz w:val="20"/>
          <w:lang w:val="en-GB"/>
        </w:rPr>
        <w:t xml:space="preserve"> Financier or its solicitors, the Redeemed Documents (with the DRR duly executed, stamped and filed for registration at the relevant High Court) together with the Notice of Assignment pursuant to Section 22D of the Housing Development (Control and Licensing) Act, 1966 (as amended by Act A1289) (hereinafter referred to as “NOA”) in respect of the DRR</w:t>
      </w:r>
      <w:r w:rsidR="00021475" w:rsidRPr="00E56BEF">
        <w:rPr>
          <w:rFonts w:ascii="Book Antiqua" w:hAnsi="Book Antiqua"/>
          <w:bCs/>
          <w:sz w:val="20"/>
          <w:lang w:val="en-GB"/>
        </w:rPr>
        <w:t xml:space="preserve"> and the letter of undertaking issued by the Developer to the Lender</w:t>
      </w:r>
      <w:r w:rsidRPr="00E56BEF">
        <w:rPr>
          <w:rFonts w:ascii="Book Antiqua" w:hAnsi="Book Antiqua"/>
          <w:bCs/>
          <w:sz w:val="20"/>
          <w:lang w:val="en-GB"/>
        </w:rPr>
        <w:t>, duly acknowledged receipt by  the  Developer and, should there be any delay thereof, such number of days delayed in excess of the aforesaid Fourteen (14) days’ period shall be excluded from the computation of the Completion Date or the Extended Completion Date, as the case may be, and further, if such delay is in excess of Thirty (30) days from the expiry of the aforesaid Fourteen (14) days, the Vendor</w:t>
      </w:r>
      <w:r w:rsidR="0042349D" w:rsidRPr="00E56BEF">
        <w:rPr>
          <w:rFonts w:ascii="Book Antiqua" w:hAnsi="Book Antiqua"/>
          <w:bCs/>
          <w:sz w:val="20"/>
          <w:lang w:val="en-GB"/>
        </w:rPr>
        <w:t>(s)</w:t>
      </w:r>
      <w:r w:rsidRPr="00E56BEF">
        <w:rPr>
          <w:rFonts w:ascii="Book Antiqua" w:hAnsi="Book Antiqua"/>
          <w:bCs/>
          <w:sz w:val="20"/>
          <w:lang w:val="en-GB"/>
        </w:rPr>
        <w:t xml:space="preserve"> shall indemnify and keep the Purchaser</w:t>
      </w:r>
      <w:r w:rsidR="0042349D" w:rsidRPr="00E56BEF">
        <w:rPr>
          <w:rFonts w:ascii="Book Antiqua" w:hAnsi="Book Antiqua"/>
          <w:bCs/>
          <w:sz w:val="20"/>
          <w:lang w:val="en-GB"/>
        </w:rPr>
        <w:t>(s)</w:t>
      </w:r>
      <w:r w:rsidRPr="00E56BEF">
        <w:rPr>
          <w:rFonts w:ascii="Book Antiqua" w:hAnsi="Book Antiqua"/>
          <w:bCs/>
          <w:sz w:val="20"/>
          <w:lang w:val="en-GB"/>
        </w:rPr>
        <w:t xml:space="preserve"> fully indemnified against all in</w:t>
      </w:r>
      <w:r w:rsidR="0042349D" w:rsidRPr="00E56BEF">
        <w:rPr>
          <w:rFonts w:ascii="Book Antiqua" w:hAnsi="Book Antiqua"/>
          <w:bCs/>
          <w:sz w:val="20"/>
          <w:lang w:val="en-GB"/>
        </w:rPr>
        <w:t>terest imposed by the Purchaser(s)’</w:t>
      </w:r>
      <w:r w:rsidRPr="00E56BEF">
        <w:rPr>
          <w:rFonts w:ascii="Book Antiqua" w:hAnsi="Book Antiqua"/>
          <w:bCs/>
          <w:sz w:val="20"/>
          <w:lang w:val="en-GB"/>
        </w:rPr>
        <w:t xml:space="preserve"> Financier on the redemption sum for the period from the date of release of the </w:t>
      </w:r>
      <w:r w:rsidR="0042349D" w:rsidRPr="00E56BEF">
        <w:rPr>
          <w:rFonts w:ascii="Book Antiqua" w:hAnsi="Book Antiqua"/>
          <w:bCs/>
          <w:sz w:val="20"/>
          <w:lang w:val="en-GB"/>
        </w:rPr>
        <w:t>redemption sum by the Purchaser(</w:t>
      </w:r>
      <w:r w:rsidRPr="00E56BEF">
        <w:rPr>
          <w:rFonts w:ascii="Book Antiqua" w:hAnsi="Book Antiqua"/>
          <w:bCs/>
          <w:sz w:val="20"/>
          <w:lang w:val="en-GB"/>
        </w:rPr>
        <w:t>s</w:t>
      </w:r>
      <w:r w:rsidR="0042349D" w:rsidRPr="00E56BEF">
        <w:rPr>
          <w:rFonts w:ascii="Book Antiqua" w:hAnsi="Book Antiqua"/>
          <w:bCs/>
          <w:sz w:val="20"/>
          <w:lang w:val="en-GB"/>
        </w:rPr>
        <w:t>)’</w:t>
      </w:r>
      <w:r w:rsidRPr="00E56BEF">
        <w:rPr>
          <w:rFonts w:ascii="Book Antiqua" w:hAnsi="Book Antiqua"/>
          <w:bCs/>
          <w:sz w:val="20"/>
          <w:lang w:val="en-GB"/>
        </w:rPr>
        <w:t xml:space="preserve"> Financier till the d</w:t>
      </w:r>
      <w:r w:rsidR="0042349D" w:rsidRPr="00E56BEF">
        <w:rPr>
          <w:rFonts w:ascii="Book Antiqua" w:hAnsi="Book Antiqua"/>
          <w:bCs/>
          <w:sz w:val="20"/>
          <w:lang w:val="en-GB"/>
        </w:rPr>
        <w:t>ate of receipt by the Purchaser(</w:t>
      </w:r>
      <w:r w:rsidRPr="00E56BEF">
        <w:rPr>
          <w:rFonts w:ascii="Book Antiqua" w:hAnsi="Book Antiqua"/>
          <w:bCs/>
          <w:sz w:val="20"/>
          <w:lang w:val="en-GB"/>
        </w:rPr>
        <w:t>s</w:t>
      </w:r>
      <w:r w:rsidR="0042349D" w:rsidRPr="00E56BEF">
        <w:rPr>
          <w:rFonts w:ascii="Book Antiqua" w:hAnsi="Book Antiqua"/>
          <w:bCs/>
          <w:sz w:val="20"/>
          <w:lang w:val="en-GB"/>
        </w:rPr>
        <w:t>)’</w:t>
      </w:r>
      <w:r w:rsidRPr="00E56BEF">
        <w:rPr>
          <w:rFonts w:ascii="Book Antiqua" w:hAnsi="Book Antiqua"/>
          <w:bCs/>
          <w:sz w:val="20"/>
          <w:lang w:val="en-GB"/>
        </w:rPr>
        <w:t xml:space="preserve"> Financier or its solicitors, of the Redeemed Documents (with the DRR duly executed, stamped and filed for registration at the relevant High Court) together with the NOA in respect of the DRR, duly acknowledged receipt by  the  Developer</w:t>
      </w:r>
      <w:r w:rsidR="00647453" w:rsidRPr="00E56BEF">
        <w:rPr>
          <w:rFonts w:ascii="Book Antiqua" w:hAnsi="Book Antiqua"/>
          <w:bCs/>
          <w:sz w:val="20"/>
          <w:lang w:val="en-GB"/>
        </w:rPr>
        <w:t xml:space="preserve"> </w:t>
      </w:r>
      <w:r w:rsidR="00647453" w:rsidRPr="00E56BEF">
        <w:rPr>
          <w:rFonts w:ascii="Book Antiqua" w:hAnsi="Book Antiqua"/>
          <w:sz w:val="20"/>
        </w:rPr>
        <w:t>OR alternative the Purchaser(s) shall have the right at their absolute discretion to terminate this Agreement and the remedy in the Clause 10 shall apply</w:t>
      </w:r>
      <w:r w:rsidRPr="00E56BEF">
        <w:rPr>
          <w:rFonts w:ascii="Book Antiqua" w:hAnsi="Book Antiqua"/>
          <w:bCs/>
          <w:sz w:val="20"/>
          <w:lang w:val="en-GB"/>
        </w:rPr>
        <w:t>.</w:t>
      </w:r>
    </w:p>
    <w:p w14:paraId="69E5EC5A" w14:textId="77777777" w:rsidR="00F913F4" w:rsidRPr="00E56BEF" w:rsidRDefault="00F913F4">
      <w:pPr>
        <w:pStyle w:val="BodyText"/>
        <w:ind w:left="720" w:hanging="720"/>
        <w:rPr>
          <w:rFonts w:ascii="Book Antiqua" w:hAnsi="Book Antiqua"/>
          <w:bCs/>
          <w:sz w:val="20"/>
          <w:lang w:val="en-GB"/>
        </w:rPr>
      </w:pPr>
    </w:p>
    <w:p w14:paraId="34A91E4D" w14:textId="77777777" w:rsidR="00D2382D" w:rsidRPr="00E56BEF" w:rsidRDefault="00D2382D">
      <w:pPr>
        <w:pStyle w:val="BodyText"/>
        <w:ind w:left="720" w:hanging="720"/>
        <w:rPr>
          <w:rFonts w:ascii="Book Antiqua" w:hAnsi="Book Antiqua"/>
          <w:bCs/>
          <w:sz w:val="20"/>
          <w:lang w:val="en-GB"/>
        </w:rPr>
      </w:pPr>
      <w:r w:rsidRPr="00E56BEF">
        <w:rPr>
          <w:rFonts w:ascii="Book Antiqua" w:hAnsi="Book Antiqua"/>
          <w:bCs/>
          <w:sz w:val="20"/>
          <w:lang w:val="en-GB"/>
        </w:rPr>
        <w:t>6.2</w:t>
      </w:r>
      <w:r w:rsidRPr="00E56BEF">
        <w:rPr>
          <w:rFonts w:ascii="Book Antiqua" w:hAnsi="Book Antiqua"/>
          <w:bCs/>
          <w:sz w:val="20"/>
          <w:lang w:val="en-GB"/>
        </w:rPr>
        <w:tab/>
        <w:t>In the event the said Property is free from encumbrances, the Vendor(s) shall simultaneously with the execution of this Agreement deposit with the Vendor(s)’ Solicitors as stakeholders the Original Principal Sale &amp; Purchase Agreement and Original copy of each and every Related Documents and the Vendor(s)’ Solicitors are hereby authorised to release the same to the Purchaser(s)’ Solicitors or the Purchaser(s)’ Financier, as the case may be,</w:t>
      </w:r>
      <w:r w:rsidR="00B453E4" w:rsidRPr="00E56BEF">
        <w:rPr>
          <w:rFonts w:ascii="Book Antiqua" w:hAnsi="Book Antiqua"/>
          <w:bCs/>
          <w:sz w:val="20"/>
          <w:lang w:val="en-GB"/>
        </w:rPr>
        <w:t xml:space="preserve"> within five (5) working days</w:t>
      </w:r>
      <w:r w:rsidRPr="00E56BEF">
        <w:rPr>
          <w:rFonts w:ascii="Book Antiqua" w:hAnsi="Book Antiqua"/>
          <w:bCs/>
          <w:sz w:val="20"/>
          <w:lang w:val="en-GB"/>
        </w:rPr>
        <w:t xml:space="preserve"> upon: -</w:t>
      </w:r>
    </w:p>
    <w:p w14:paraId="56FC2F23" w14:textId="77777777" w:rsidR="00D2382D" w:rsidRPr="00E56BEF" w:rsidRDefault="00D2382D">
      <w:pPr>
        <w:pStyle w:val="BodyText"/>
        <w:rPr>
          <w:rFonts w:ascii="Book Antiqua" w:hAnsi="Book Antiqua"/>
          <w:bCs/>
          <w:sz w:val="20"/>
          <w:lang w:val="en-GB"/>
        </w:rPr>
      </w:pPr>
    </w:p>
    <w:p w14:paraId="23A93047" w14:textId="77777777" w:rsidR="00D2382D" w:rsidRPr="00E56BEF" w:rsidRDefault="00D2382D" w:rsidP="00D2382D">
      <w:pPr>
        <w:numPr>
          <w:ilvl w:val="0"/>
          <w:numId w:val="9"/>
        </w:numPr>
        <w:tabs>
          <w:tab w:val="clear" w:pos="1080"/>
        </w:tabs>
        <w:ind w:left="1440" w:hanging="720"/>
        <w:jc w:val="both"/>
        <w:rPr>
          <w:rFonts w:ascii="Book Antiqua" w:hAnsi="Book Antiqua"/>
          <w:lang w:val="en-GB"/>
        </w:rPr>
      </w:pPr>
      <w:r w:rsidRPr="00E56BEF">
        <w:rPr>
          <w:rFonts w:ascii="Book Antiqua" w:hAnsi="Book Antiqua"/>
          <w:lang w:val="en-GB"/>
        </w:rPr>
        <w:t>the full payment of the Purchase Price; OR</w:t>
      </w:r>
    </w:p>
    <w:p w14:paraId="2CADD01D" w14:textId="77777777" w:rsidR="00D2382D" w:rsidRPr="00E56BEF" w:rsidRDefault="00D2382D">
      <w:pPr>
        <w:ind w:left="1440"/>
        <w:jc w:val="both"/>
        <w:rPr>
          <w:rFonts w:ascii="Book Antiqua" w:hAnsi="Book Antiqua"/>
          <w:lang w:val="en-GB"/>
        </w:rPr>
      </w:pPr>
    </w:p>
    <w:p w14:paraId="2315A47B" w14:textId="77777777" w:rsidR="00D2382D" w:rsidRPr="00E56BEF" w:rsidRDefault="00D2382D" w:rsidP="00D2382D">
      <w:pPr>
        <w:numPr>
          <w:ilvl w:val="0"/>
          <w:numId w:val="9"/>
        </w:numPr>
        <w:tabs>
          <w:tab w:val="clear" w:pos="1080"/>
        </w:tabs>
        <w:ind w:left="1440" w:hanging="720"/>
        <w:jc w:val="both"/>
        <w:rPr>
          <w:rFonts w:ascii="Book Antiqua" w:hAnsi="Book Antiqua"/>
          <w:lang w:val="en-GB"/>
        </w:rPr>
      </w:pPr>
      <w:r w:rsidRPr="00E56BEF">
        <w:rPr>
          <w:rFonts w:ascii="Book Antiqua" w:hAnsi="Book Antiqua"/>
          <w:lang w:val="en-GB"/>
        </w:rPr>
        <w:t>in the event the Purchaser has obtained the Loan, then upon the compliance of by the Purchaser(s) of Clause 5.2 above</w:t>
      </w:r>
      <w:r w:rsidR="001E1B1D" w:rsidRPr="00E56BEF">
        <w:rPr>
          <w:rFonts w:ascii="Book Antiqua" w:hAnsi="Book Antiqua"/>
          <w:lang w:val="en-GB"/>
        </w:rPr>
        <w:t>.</w:t>
      </w:r>
    </w:p>
    <w:p w14:paraId="1053C227" w14:textId="77777777" w:rsidR="00D2382D" w:rsidRPr="00E56BEF" w:rsidRDefault="00D2382D">
      <w:pPr>
        <w:pStyle w:val="BodyText"/>
        <w:rPr>
          <w:rFonts w:ascii="Book Antiqua" w:hAnsi="Book Antiqua"/>
          <w:bCs/>
          <w:sz w:val="20"/>
          <w:lang w:val="en-GB"/>
        </w:rPr>
      </w:pPr>
    </w:p>
    <w:p w14:paraId="784BFFDF" w14:textId="69A63491" w:rsidR="00D2382D" w:rsidRPr="00E56BEF" w:rsidRDefault="00D2382D">
      <w:pPr>
        <w:pStyle w:val="BodyText"/>
        <w:ind w:left="720" w:hanging="720"/>
        <w:rPr>
          <w:rFonts w:ascii="Book Antiqua" w:hAnsi="Book Antiqua"/>
          <w:b/>
          <w:sz w:val="20"/>
          <w:lang w:val="en-GB"/>
        </w:rPr>
      </w:pPr>
      <w:r w:rsidRPr="00E56BEF">
        <w:rPr>
          <w:rFonts w:ascii="Book Antiqua" w:hAnsi="Book Antiqua"/>
          <w:bCs/>
          <w:sz w:val="20"/>
          <w:lang w:val="en-GB"/>
        </w:rPr>
        <w:t>7.</w:t>
      </w:r>
      <w:r w:rsidRPr="00E56BEF">
        <w:rPr>
          <w:rFonts w:ascii="Book Antiqua" w:hAnsi="Book Antiqua"/>
          <w:bCs/>
          <w:sz w:val="20"/>
          <w:lang w:val="en-GB"/>
        </w:rPr>
        <w:tab/>
      </w:r>
      <w:r w:rsidRPr="00E56BEF">
        <w:rPr>
          <w:rFonts w:ascii="Book Antiqua" w:hAnsi="Book Antiqua"/>
          <w:b/>
          <w:sz w:val="20"/>
          <w:lang w:val="en-GB"/>
        </w:rPr>
        <w:t xml:space="preserve">Delivery of </w:t>
      </w:r>
      <w:ins w:id="10" w:author="Eve Yeo" w:date="2024-05-10T15:02:00Z">
        <w:r w:rsidR="00F30301">
          <w:rPr>
            <w:rFonts w:ascii="Book Antiqua" w:hAnsi="Book Antiqua"/>
            <w:b/>
            <w:sz w:val="20"/>
            <w:lang w:val="en-GB"/>
          </w:rPr>
          <w:t>vacant/legal</w:t>
        </w:r>
      </w:ins>
      <w:r w:rsidRPr="00E56BEF">
        <w:rPr>
          <w:rFonts w:ascii="Book Antiqua" w:hAnsi="Book Antiqua"/>
          <w:b/>
          <w:sz w:val="20"/>
          <w:lang w:val="en-GB"/>
        </w:rPr>
        <w:t xml:space="preserve"> possession</w:t>
      </w:r>
    </w:p>
    <w:p w14:paraId="16A40693" w14:textId="77777777" w:rsidR="00D2382D" w:rsidRPr="00E56BEF" w:rsidRDefault="00D2382D">
      <w:pPr>
        <w:pStyle w:val="BodyText"/>
        <w:ind w:left="720" w:hanging="720"/>
        <w:rPr>
          <w:rFonts w:ascii="Book Antiqua" w:hAnsi="Book Antiqua"/>
          <w:bCs/>
          <w:sz w:val="20"/>
          <w:lang w:val="en-GB"/>
        </w:rPr>
      </w:pPr>
    </w:p>
    <w:p w14:paraId="6A6C7346" w14:textId="25A82E7D" w:rsidR="001B6F74" w:rsidRPr="00E56BEF" w:rsidRDefault="00D2382D" w:rsidP="00FE125B">
      <w:pPr>
        <w:pStyle w:val="BodyText"/>
        <w:ind w:left="720" w:hanging="720"/>
        <w:rPr>
          <w:rFonts w:ascii="Book Antiqua" w:hAnsi="Book Antiqua"/>
          <w:bCs/>
          <w:sz w:val="20"/>
          <w:lang w:val="en-GB"/>
        </w:rPr>
      </w:pPr>
      <w:r w:rsidRPr="00E56BEF">
        <w:rPr>
          <w:rFonts w:ascii="Book Antiqua" w:hAnsi="Book Antiqua"/>
          <w:bCs/>
          <w:sz w:val="20"/>
          <w:lang w:val="en-GB"/>
        </w:rPr>
        <w:t>7.1</w:t>
      </w:r>
      <w:r w:rsidRPr="00E56BEF">
        <w:rPr>
          <w:rFonts w:ascii="Book Antiqua" w:hAnsi="Book Antiqua"/>
          <w:bCs/>
          <w:sz w:val="20"/>
          <w:lang w:val="en-GB"/>
        </w:rPr>
        <w:tab/>
        <w:t xml:space="preserve">The Vendor(s) shall deliver </w:t>
      </w:r>
      <w:ins w:id="11" w:author="Eve Yeo" w:date="2024-05-10T15:02:00Z">
        <w:r w:rsidR="00F30301">
          <w:rPr>
            <w:rFonts w:ascii="Book Antiqua" w:hAnsi="Book Antiqua"/>
            <w:bCs/>
            <w:sz w:val="20"/>
            <w:lang w:val="en-GB"/>
          </w:rPr>
          <w:t>vacant/legal</w:t>
        </w:r>
      </w:ins>
      <w:r w:rsidRPr="00E56BEF">
        <w:rPr>
          <w:rFonts w:ascii="Book Antiqua" w:hAnsi="Book Antiqua"/>
          <w:bCs/>
          <w:sz w:val="20"/>
          <w:lang w:val="en-GB"/>
        </w:rPr>
        <w:t xml:space="preserve"> possession of the said Property</w:t>
      </w:r>
      <w:r w:rsidR="00837CFD" w:rsidRPr="00E56BEF">
        <w:rPr>
          <w:rFonts w:ascii="Book Antiqua" w:hAnsi="Book Antiqua"/>
          <w:bCs/>
          <w:sz w:val="20"/>
          <w:lang w:val="en-GB"/>
        </w:rPr>
        <w:t xml:space="preserve"> </w:t>
      </w:r>
      <w:r w:rsidR="005C08FB" w:rsidRPr="00E56BEF">
        <w:rPr>
          <w:rFonts w:ascii="Book Antiqua" w:hAnsi="Book Antiqua"/>
          <w:bCs/>
          <w:sz w:val="20"/>
          <w:lang w:val="en-GB"/>
        </w:rPr>
        <w:t xml:space="preserve">in the same state and condition as at the date of inspection by the Purchaser(s) prior to the execution of this Agreement </w:t>
      </w:r>
      <w:r w:rsidR="00837CFD" w:rsidRPr="00E56BEF">
        <w:rPr>
          <w:rFonts w:ascii="Book Antiqua" w:hAnsi="Book Antiqua"/>
          <w:bCs/>
          <w:sz w:val="20"/>
          <w:lang w:val="en-GB"/>
        </w:rPr>
        <w:t>(including</w:t>
      </w:r>
      <w:r w:rsidR="00291FD1" w:rsidRPr="00E56BEF">
        <w:rPr>
          <w:rFonts w:ascii="Book Antiqua" w:hAnsi="Book Antiqua"/>
          <w:bCs/>
          <w:sz w:val="20"/>
          <w:lang w:val="en-GB"/>
        </w:rPr>
        <w:t xml:space="preserve"> but not limited to</w:t>
      </w:r>
      <w:r w:rsidR="00837CFD" w:rsidRPr="00E56BEF">
        <w:rPr>
          <w:rFonts w:ascii="Book Antiqua" w:hAnsi="Book Antiqua"/>
          <w:bCs/>
          <w:sz w:val="20"/>
          <w:lang w:val="en-GB"/>
        </w:rPr>
        <w:t xml:space="preserve"> complete set of keys, access cards and car sticker (if any))</w:t>
      </w:r>
      <w:r w:rsidRPr="00E56BEF">
        <w:rPr>
          <w:rFonts w:ascii="Book Antiqua" w:hAnsi="Book Antiqua"/>
          <w:bCs/>
          <w:sz w:val="20"/>
          <w:lang w:val="en-GB"/>
        </w:rPr>
        <w:t xml:space="preserve"> to the Purchaser(s) </w:t>
      </w:r>
      <w:r w:rsidR="003B6237" w:rsidRPr="00E56BEF">
        <w:rPr>
          <w:rFonts w:ascii="Book Antiqua" w:hAnsi="Book Antiqua"/>
          <w:bCs/>
          <w:sz w:val="20"/>
          <w:lang w:val="en-GB"/>
        </w:rPr>
        <w:t xml:space="preserve">within three (3) working days </w:t>
      </w:r>
      <w:r w:rsidRPr="00E56BEF">
        <w:rPr>
          <w:rFonts w:ascii="Book Antiqua" w:hAnsi="Book Antiqua"/>
          <w:bCs/>
          <w:sz w:val="20"/>
          <w:lang w:val="en-GB"/>
        </w:rPr>
        <w:t xml:space="preserve">upon receipt of the Balance Purchase Price together with interest (if any) by the Vendor(s)’ Solicitors Provided Always that in default of which the Vendor(s) shall pay to the Purchaser(s) interest at the rate as stipulated in Section 18 of the First Schedule hereto on the Purchase Price calculated on a day to day basis from the date of such receipt of the Balance Purchase Price together with interest (if any) by the Vendor(s)’ Solicitors to the actual date of delivery of </w:t>
      </w:r>
      <w:ins w:id="12" w:author="Eve Yeo" w:date="2024-05-10T15:02:00Z">
        <w:r w:rsidR="00F30301">
          <w:rPr>
            <w:rFonts w:ascii="Book Antiqua" w:hAnsi="Book Antiqua"/>
            <w:bCs/>
            <w:sz w:val="20"/>
            <w:lang w:val="en-GB"/>
          </w:rPr>
          <w:t>vacant/legal</w:t>
        </w:r>
      </w:ins>
      <w:r w:rsidRPr="00E56BEF">
        <w:rPr>
          <w:rFonts w:ascii="Book Antiqua" w:hAnsi="Book Antiqua"/>
          <w:bCs/>
          <w:sz w:val="20"/>
          <w:lang w:val="en-GB"/>
        </w:rPr>
        <w:t xml:space="preserve"> possession of the said Property by the Vendor(s) to the Purchaser(</w:t>
      </w:r>
      <w:r w:rsidRPr="00E56BEF">
        <w:rPr>
          <w:rFonts w:ascii="Book Antiqua" w:hAnsi="Book Antiqua"/>
          <w:bCs/>
          <w:sz w:val="20"/>
          <w:lang w:val="en-GB"/>
        </w:rPr>
        <w:t>s)</w:t>
      </w:r>
      <w:r w:rsidR="001B6F74">
        <w:rPr>
          <w:rFonts w:ascii="Book Antiqua" w:hAnsi="Book Antiqua"/>
          <w:bCs/>
          <w:sz w:val="20"/>
          <w:lang w:val="en-GB"/>
        </w:rPr>
        <w:t xml:space="preserve"> </w:t>
      </w:r>
      <w:r w:rsidR="001B6F74" w:rsidRPr="0045038D">
        <w:rPr>
          <w:rFonts w:ascii="Book Antiqua" w:hAnsi="Book Antiqua"/>
          <w:bCs/>
          <w:sz w:val="20"/>
          <w:lang w:val="en-GB"/>
        </w:rPr>
        <w:t xml:space="preserve">(hereinafter referred to as “Late Delivery Interest”) and the </w:t>
      </w:r>
      <w:r w:rsidR="001B6F74">
        <w:rPr>
          <w:rFonts w:ascii="Book Antiqua" w:hAnsi="Book Antiqua"/>
          <w:bCs/>
          <w:sz w:val="20"/>
          <w:lang w:val="en-GB"/>
        </w:rPr>
        <w:t>Vendor</w:t>
      </w:r>
      <w:r w:rsidR="001B6F74" w:rsidRPr="0045038D">
        <w:rPr>
          <w:rFonts w:ascii="Book Antiqua" w:hAnsi="Book Antiqua"/>
          <w:bCs/>
          <w:sz w:val="20"/>
          <w:lang w:val="en-GB"/>
        </w:rPr>
        <w:t xml:space="preserve"> hereby irrevocably authorise</w:t>
      </w:r>
      <w:r w:rsidR="001B6F74">
        <w:rPr>
          <w:rFonts w:ascii="Book Antiqua" w:hAnsi="Book Antiqua"/>
          <w:bCs/>
          <w:sz w:val="20"/>
          <w:lang w:val="en-GB"/>
        </w:rPr>
        <w:t>(s)</w:t>
      </w:r>
      <w:r w:rsidR="001B6F74" w:rsidRPr="0045038D">
        <w:rPr>
          <w:rFonts w:ascii="Book Antiqua" w:hAnsi="Book Antiqua"/>
          <w:bCs/>
          <w:sz w:val="20"/>
          <w:lang w:val="en-GB"/>
        </w:rPr>
        <w:t xml:space="preserve"> the </w:t>
      </w:r>
      <w:r w:rsidR="00CB13EC">
        <w:rPr>
          <w:rFonts w:ascii="Book Antiqua" w:hAnsi="Book Antiqua"/>
          <w:bCs/>
          <w:sz w:val="20"/>
          <w:lang w:val="en-GB"/>
        </w:rPr>
        <w:t>Vendor(s)’</w:t>
      </w:r>
      <w:r w:rsidR="001B6F74" w:rsidRPr="0045038D">
        <w:rPr>
          <w:rFonts w:ascii="Book Antiqua" w:hAnsi="Book Antiqua"/>
          <w:bCs/>
          <w:sz w:val="20"/>
          <w:lang w:val="en-GB"/>
        </w:rPr>
        <w:t xml:space="preserve"> Solicitors to deduct the Late Delivery Interest from the Balance Purchase Price.</w:t>
      </w:r>
    </w:p>
    <w:p w14:paraId="79200014" w14:textId="77777777" w:rsidR="00D2382D" w:rsidRPr="00E56BEF" w:rsidRDefault="00D2382D">
      <w:pPr>
        <w:pStyle w:val="BodyText"/>
        <w:rPr>
          <w:rFonts w:ascii="Book Antiqua" w:hAnsi="Book Antiqua"/>
          <w:bCs/>
          <w:sz w:val="20"/>
          <w:lang w:val="en-GB"/>
        </w:rPr>
      </w:pPr>
    </w:p>
    <w:p w14:paraId="5BAFEFE2" w14:textId="77777777" w:rsidR="00D2382D" w:rsidRPr="00E56BEF" w:rsidRDefault="00D2382D">
      <w:pPr>
        <w:jc w:val="both"/>
        <w:rPr>
          <w:rFonts w:ascii="Book Antiqua" w:hAnsi="Book Antiqua"/>
          <w:b/>
        </w:rPr>
      </w:pPr>
      <w:r w:rsidRPr="00E56BEF">
        <w:rPr>
          <w:rFonts w:ascii="Book Antiqua" w:hAnsi="Book Antiqua"/>
        </w:rPr>
        <w:t>8.</w:t>
      </w:r>
      <w:r w:rsidRPr="00E56BEF">
        <w:rPr>
          <w:rFonts w:ascii="Book Antiqua" w:hAnsi="Book Antiqua"/>
        </w:rPr>
        <w:tab/>
      </w:r>
      <w:r w:rsidRPr="00E56BEF">
        <w:rPr>
          <w:rFonts w:ascii="Book Antiqua" w:hAnsi="Book Antiqua"/>
          <w:b/>
        </w:rPr>
        <w:t>Real Property Gains Tax</w:t>
      </w:r>
    </w:p>
    <w:p w14:paraId="07928B3E" w14:textId="77777777" w:rsidR="00D2382D" w:rsidRPr="00E56BEF" w:rsidRDefault="00D2382D">
      <w:pPr>
        <w:jc w:val="both"/>
        <w:rPr>
          <w:rFonts w:ascii="Book Antiqua" w:hAnsi="Book Antiqua"/>
        </w:rPr>
      </w:pPr>
    </w:p>
    <w:p w14:paraId="1BF490B5" w14:textId="77777777" w:rsidR="00B86DB9" w:rsidRPr="006A1F64" w:rsidRDefault="003B6237" w:rsidP="00B86DB9">
      <w:pPr>
        <w:ind w:left="720" w:hanging="720"/>
        <w:jc w:val="both"/>
        <w:rPr>
          <w:rFonts w:ascii="Book Antiqua" w:hAnsi="Book Antiqua"/>
          <w:bCs/>
          <w:highlight w:val="yellow"/>
        </w:rPr>
      </w:pPr>
      <w:r w:rsidRPr="00E56BEF">
        <w:rPr>
          <w:rFonts w:ascii="Book Antiqua" w:hAnsi="Book Antiqua"/>
        </w:rPr>
        <w:t>8.1</w:t>
      </w:r>
      <w:r w:rsidRPr="00E56BEF">
        <w:rPr>
          <w:rFonts w:ascii="Book Antiqua" w:hAnsi="Book Antiqua"/>
        </w:rPr>
        <w:tab/>
      </w:r>
      <w:r w:rsidR="00B86DB9" w:rsidRPr="006A1F64">
        <w:rPr>
          <w:rFonts w:ascii="Book Antiqua" w:hAnsi="Book Antiqua"/>
          <w:bCs/>
          <w:highlight w:val="yellow"/>
        </w:rPr>
        <w:t xml:space="preserve">The Vendor(s) hereby </w:t>
      </w:r>
      <w:proofErr w:type="spellStart"/>
      <w:r w:rsidR="00B86DB9" w:rsidRPr="006A1F64">
        <w:rPr>
          <w:rFonts w:ascii="Book Antiqua" w:hAnsi="Book Antiqua"/>
          <w:bCs/>
          <w:highlight w:val="yellow"/>
        </w:rPr>
        <w:t>authorise</w:t>
      </w:r>
      <w:proofErr w:type="spellEnd"/>
      <w:r w:rsidR="00B86DB9" w:rsidRPr="006A1F64">
        <w:rPr>
          <w:rFonts w:ascii="Book Antiqua" w:hAnsi="Book Antiqua"/>
          <w:bCs/>
          <w:highlight w:val="yellow"/>
        </w:rPr>
        <w:t xml:space="preserve"> the Purchaser(s)’ Solicitors to pay the t</w:t>
      </w:r>
      <w:r w:rsidR="00B86DB9">
        <w:rPr>
          <w:rFonts w:ascii="Book Antiqua" w:hAnsi="Book Antiqua"/>
          <w:bCs/>
          <w:highlight w:val="yellow"/>
        </w:rPr>
        <w:t>hree</w:t>
      </w:r>
      <w:r w:rsidR="00B86DB9" w:rsidRPr="006A1F64">
        <w:rPr>
          <w:rFonts w:ascii="Book Antiqua" w:hAnsi="Book Antiqua"/>
          <w:bCs/>
          <w:highlight w:val="yellow"/>
        </w:rPr>
        <w:t xml:space="preserve"> per </w:t>
      </w:r>
      <w:r w:rsidR="00B86DB9">
        <w:rPr>
          <w:rFonts w:ascii="Book Antiqua" w:hAnsi="Book Antiqua"/>
          <w:bCs/>
          <w:highlight w:val="yellow"/>
        </w:rPr>
        <w:t>centum (3</w:t>
      </w:r>
      <w:r w:rsidR="00B86DB9" w:rsidRPr="006A1F64">
        <w:rPr>
          <w:rFonts w:ascii="Book Antiqua" w:hAnsi="Book Antiqua"/>
          <w:bCs/>
          <w:highlight w:val="yellow"/>
        </w:rPr>
        <w:t>%) of the Purchase Price hereto (hereinafter referred to as “the Retention Sum”)</w:t>
      </w:r>
      <w:r w:rsidR="00B86DB9">
        <w:rPr>
          <w:rFonts w:ascii="Book Antiqua" w:hAnsi="Book Antiqua"/>
          <w:bCs/>
          <w:highlight w:val="yellow"/>
        </w:rPr>
        <w:t xml:space="preserve"> as stipulated in Item 13A</w:t>
      </w:r>
      <w:r w:rsidR="00B86DB9" w:rsidRPr="006A1F64">
        <w:rPr>
          <w:rFonts w:ascii="Book Antiqua" w:hAnsi="Book Antiqua"/>
          <w:bCs/>
          <w:highlight w:val="yellow"/>
        </w:rPr>
        <w:t xml:space="preserve"> of the First Schedule from the Deposit for the real property gains tax payable by the Vendor(s) within  Sixty (60) days upon execution of this Agreement OR upon receipt of the State Authority Approval by the Purchaser(s)’ Solicitors. </w:t>
      </w:r>
      <w:proofErr w:type="gramStart"/>
      <w:r w:rsidR="00B86DB9" w:rsidRPr="006A1F64">
        <w:rPr>
          <w:rFonts w:ascii="Book Antiqua" w:hAnsi="Book Antiqua"/>
          <w:bCs/>
          <w:highlight w:val="yellow"/>
        </w:rPr>
        <w:t>In the event that</w:t>
      </w:r>
      <w:proofErr w:type="gramEnd"/>
      <w:r w:rsidR="00B86DB9" w:rsidRPr="006A1F64">
        <w:rPr>
          <w:rFonts w:ascii="Book Antiqua" w:hAnsi="Book Antiqua"/>
          <w:bCs/>
          <w:highlight w:val="yellow"/>
        </w:rPr>
        <w:t xml:space="preserve"> the amount paid over is insufficient, the Vendor(s) undertakes to pay the difference thereof to the DG. </w:t>
      </w:r>
    </w:p>
    <w:p w14:paraId="106038AA" w14:textId="77777777" w:rsidR="00B86DB9" w:rsidRPr="006A1F64" w:rsidRDefault="00B86DB9" w:rsidP="00B86DB9">
      <w:pPr>
        <w:pStyle w:val="acList3"/>
        <w:tabs>
          <w:tab w:val="clear" w:pos="1440"/>
        </w:tabs>
        <w:spacing w:before="0" w:line="240" w:lineRule="auto"/>
        <w:ind w:left="720" w:firstLine="0"/>
        <w:rPr>
          <w:rFonts w:ascii="Book Antiqua" w:hAnsi="Book Antiqua"/>
          <w:sz w:val="20"/>
          <w:highlight w:val="yellow"/>
        </w:rPr>
      </w:pPr>
    </w:p>
    <w:p w14:paraId="566A7B1E" w14:textId="77777777" w:rsidR="00B86DB9" w:rsidRPr="006A1F64" w:rsidRDefault="00B86DB9" w:rsidP="00B86DB9">
      <w:pPr>
        <w:ind w:left="720"/>
        <w:jc w:val="both"/>
        <w:rPr>
          <w:rFonts w:ascii="Book Antiqua" w:hAnsi="Book Antiqua"/>
          <w:highlight w:val="yellow"/>
        </w:rPr>
      </w:pPr>
      <w:r w:rsidRPr="006A1F64">
        <w:rPr>
          <w:rFonts w:ascii="Book Antiqua" w:hAnsi="Book Antiqua"/>
          <w:highlight w:val="yellow"/>
        </w:rPr>
        <w:t xml:space="preserve">The Vendor(s) hereby warrant(s) that the said Property has been acquired for </w:t>
      </w:r>
      <w:r w:rsidRPr="006A1F64">
        <w:rPr>
          <w:rFonts w:ascii="Book Antiqua" w:hAnsi="Book Antiqua"/>
          <w:b/>
          <w:highlight w:val="yellow"/>
        </w:rPr>
        <w:t>more than</w:t>
      </w:r>
      <w:r w:rsidRPr="006A1F64">
        <w:rPr>
          <w:rFonts w:ascii="Book Antiqua" w:hAnsi="Book Antiqua"/>
          <w:highlight w:val="yellow"/>
        </w:rPr>
        <w:t xml:space="preserve"> </w:t>
      </w:r>
      <w:r w:rsidRPr="006A1F64">
        <w:rPr>
          <w:rFonts w:ascii="Book Antiqua" w:hAnsi="Book Antiqua"/>
          <w:b/>
          <w:highlight w:val="yellow"/>
        </w:rPr>
        <w:t>five (5) years</w:t>
      </w:r>
      <w:r w:rsidRPr="006A1F64">
        <w:rPr>
          <w:rFonts w:ascii="Book Antiqua" w:hAnsi="Book Antiqua"/>
          <w:highlight w:val="yellow"/>
        </w:rPr>
        <w:t xml:space="preserve"> and hence not subject to the Real Property Gains Tax and the parties hereto agree that no sum shall be retained for the purpose of Real Property Gains Tax. The Vendor(s) shall upon execution of this Agreement execute and deliver to the Purchaser(s) CKHT Form 3 as prescribed by the Act and </w:t>
      </w:r>
      <w:r w:rsidRPr="006A1F64">
        <w:rPr>
          <w:rFonts w:ascii="Book Antiqua" w:hAnsi="Book Antiqua"/>
          <w:bCs/>
          <w:highlight w:val="yellow"/>
        </w:rPr>
        <w:t>the parties hereto agree that the t</w:t>
      </w:r>
      <w:r>
        <w:rPr>
          <w:rFonts w:ascii="Book Antiqua" w:hAnsi="Book Antiqua"/>
          <w:bCs/>
          <w:highlight w:val="yellow"/>
        </w:rPr>
        <w:t>hree</w:t>
      </w:r>
      <w:r w:rsidRPr="006A1F64">
        <w:rPr>
          <w:rFonts w:ascii="Book Antiqua" w:hAnsi="Book Antiqua"/>
          <w:bCs/>
          <w:highlight w:val="yellow"/>
        </w:rPr>
        <w:t xml:space="preserve"> per </w:t>
      </w:r>
      <w:r>
        <w:rPr>
          <w:rFonts w:ascii="Book Antiqua" w:hAnsi="Book Antiqua"/>
          <w:bCs/>
          <w:highlight w:val="yellow"/>
        </w:rPr>
        <w:t>centum (3</w:t>
      </w:r>
      <w:r w:rsidRPr="006A1F64">
        <w:rPr>
          <w:rFonts w:ascii="Book Antiqua" w:hAnsi="Book Antiqua"/>
          <w:bCs/>
          <w:highlight w:val="yellow"/>
        </w:rPr>
        <w:t xml:space="preserve">%) of the Purchase Price hereto (hereinafter referred to as “the Retention Sum”) shall be released and deposited to with  the Vendors(s)’ Solicitors as stakeholder upon the execution of this Agreement and the Vendor(s)’ Solicitors are </w:t>
      </w:r>
      <w:proofErr w:type="spellStart"/>
      <w:r w:rsidRPr="006A1F64">
        <w:rPr>
          <w:rFonts w:ascii="Book Antiqua" w:hAnsi="Book Antiqua"/>
          <w:bCs/>
          <w:highlight w:val="yellow"/>
        </w:rPr>
        <w:t>authorised</w:t>
      </w:r>
      <w:proofErr w:type="spellEnd"/>
      <w:r w:rsidRPr="006A1F64">
        <w:rPr>
          <w:rFonts w:ascii="Book Antiqua" w:hAnsi="Book Antiqua"/>
          <w:bCs/>
          <w:highlight w:val="yellow"/>
        </w:rPr>
        <w:t xml:space="preserve"> by the parties hereto to release the Retention Sum to the Vendor(s) upon receipt of the exemption and/or clearance letter from the Vendor(s) or the DG</w:t>
      </w:r>
      <w:r w:rsidRPr="006A1F64">
        <w:rPr>
          <w:rFonts w:ascii="Book Antiqua" w:hAnsi="Book Antiqua"/>
          <w:highlight w:val="yellow"/>
        </w:rPr>
        <w:t>.</w:t>
      </w:r>
    </w:p>
    <w:p w14:paraId="4E0211ED" w14:textId="77777777" w:rsidR="00B86DB9" w:rsidRPr="006A1F64" w:rsidRDefault="00B86DB9" w:rsidP="00B86DB9">
      <w:pPr>
        <w:pStyle w:val="acList3"/>
        <w:tabs>
          <w:tab w:val="clear" w:pos="1440"/>
        </w:tabs>
        <w:spacing w:before="0" w:line="240" w:lineRule="auto"/>
        <w:ind w:left="720" w:firstLine="0"/>
        <w:rPr>
          <w:rFonts w:ascii="Book Antiqua" w:hAnsi="Book Antiqua"/>
          <w:sz w:val="20"/>
          <w:highlight w:val="yellow"/>
        </w:rPr>
      </w:pPr>
    </w:p>
    <w:p w14:paraId="40769DBE" w14:textId="77777777" w:rsidR="00B86DB9" w:rsidRPr="006A1F64" w:rsidRDefault="00B86DB9" w:rsidP="00B86DB9">
      <w:pPr>
        <w:ind w:left="720"/>
        <w:jc w:val="both"/>
        <w:rPr>
          <w:rFonts w:ascii="Book Antiqua" w:hAnsi="Book Antiqua"/>
        </w:rPr>
      </w:pPr>
      <w:r w:rsidRPr="006A1F64">
        <w:rPr>
          <w:rFonts w:ascii="Book Antiqua" w:hAnsi="Book Antiqua"/>
          <w:highlight w:val="yellow"/>
        </w:rPr>
        <w:t xml:space="preserve">The Vendor(s) hereby agrees to elect the exemption under Paragraph 9 Schedule 3 (Section 8) of Real Property Gains Tax Act 1976 in respect of the </w:t>
      </w:r>
      <w:r w:rsidRPr="006A1F64">
        <w:rPr>
          <w:rFonts w:ascii="Book Antiqua" w:hAnsi="Book Antiqua"/>
          <w:bCs/>
          <w:highlight w:val="yellow"/>
        </w:rPr>
        <w:t>disposal of one private residence only and shall</w:t>
      </w:r>
      <w:r w:rsidRPr="006A1F64">
        <w:rPr>
          <w:rFonts w:ascii="Book Antiqua" w:hAnsi="Book Antiqua"/>
          <w:highlight w:val="yellow"/>
        </w:rPr>
        <w:t xml:space="preserve"> make an irrevocable notice in writing to the </w:t>
      </w:r>
      <w:r w:rsidRPr="006A1F64">
        <w:rPr>
          <w:rFonts w:ascii="Book Antiqua" w:hAnsi="Book Antiqua"/>
          <w:bCs/>
          <w:highlight w:val="yellow"/>
        </w:rPr>
        <w:t xml:space="preserve">Director General of Inland Revenue </w:t>
      </w:r>
      <w:r w:rsidRPr="006A1F64">
        <w:rPr>
          <w:rFonts w:ascii="Book Antiqua" w:hAnsi="Book Antiqua"/>
          <w:highlight w:val="yellow"/>
        </w:rPr>
        <w:t xml:space="preserve">and hence not subject to the Real Property Gains Tax and the parties hereto agree that no sum shall be retained for the purpose of Real Property Gains Tax. The Vendor(s) shall upon execution of this Agreement execute and deliver to the Purchaser(s) CKHT Form 3 as prescribed by the Act and </w:t>
      </w:r>
      <w:r w:rsidRPr="006A1F64">
        <w:rPr>
          <w:rFonts w:ascii="Book Antiqua" w:hAnsi="Book Antiqua"/>
          <w:bCs/>
          <w:highlight w:val="yellow"/>
        </w:rPr>
        <w:t>the p</w:t>
      </w:r>
      <w:r>
        <w:rPr>
          <w:rFonts w:ascii="Book Antiqua" w:hAnsi="Book Antiqua"/>
          <w:bCs/>
          <w:highlight w:val="yellow"/>
        </w:rPr>
        <w:t>arties hereto agree that the three per centum (3</w:t>
      </w:r>
      <w:r w:rsidRPr="006A1F64">
        <w:rPr>
          <w:rFonts w:ascii="Book Antiqua" w:hAnsi="Book Antiqua"/>
          <w:bCs/>
          <w:highlight w:val="yellow"/>
        </w:rPr>
        <w:t xml:space="preserve">%) of the Purchase Price hereto (hereinafter referred to as “the Retention Sum”) shall be released and deposited to with  the Vendors(s)’ Solicitors as stakeholder upon the execution of this Agreement and the Vendor(s)’ Solicitors are </w:t>
      </w:r>
      <w:proofErr w:type="spellStart"/>
      <w:r w:rsidRPr="006A1F64">
        <w:rPr>
          <w:rFonts w:ascii="Book Antiqua" w:hAnsi="Book Antiqua"/>
          <w:bCs/>
          <w:highlight w:val="yellow"/>
        </w:rPr>
        <w:t>authorised</w:t>
      </w:r>
      <w:proofErr w:type="spellEnd"/>
      <w:r w:rsidRPr="006A1F64">
        <w:rPr>
          <w:rFonts w:ascii="Book Antiqua" w:hAnsi="Book Antiqua"/>
          <w:bCs/>
          <w:highlight w:val="yellow"/>
        </w:rPr>
        <w:t xml:space="preserve"> by the parties hereto to release the Retention Sum to the Vendor(s) upon receipt of the exemption and/or clearance letter from the Vendor(s) or the DG</w:t>
      </w:r>
      <w:r w:rsidRPr="006A1F64">
        <w:rPr>
          <w:rFonts w:ascii="Book Antiqua" w:hAnsi="Book Antiqua"/>
          <w:highlight w:val="yellow"/>
        </w:rPr>
        <w:t>.</w:t>
      </w:r>
    </w:p>
    <w:p w14:paraId="218E6A67" w14:textId="77777777" w:rsidR="003B6237" w:rsidRPr="00E56BEF" w:rsidRDefault="003B6237" w:rsidP="00B86DB9">
      <w:pPr>
        <w:suppressAutoHyphens/>
        <w:ind w:left="720" w:hanging="720"/>
        <w:jc w:val="both"/>
        <w:rPr>
          <w:rFonts w:ascii="Book Antiqua" w:hAnsi="Book Antiqua"/>
        </w:rPr>
      </w:pPr>
    </w:p>
    <w:p w14:paraId="6F94A5DD" w14:textId="77777777" w:rsidR="003B6237" w:rsidRPr="00E56BEF" w:rsidRDefault="003B6237" w:rsidP="003B6237">
      <w:pPr>
        <w:suppressAutoHyphens/>
        <w:ind w:left="720" w:hanging="720"/>
        <w:jc w:val="both"/>
        <w:rPr>
          <w:rFonts w:ascii="Book Antiqua" w:hAnsi="Book Antiqua"/>
        </w:rPr>
      </w:pPr>
      <w:r w:rsidRPr="00E56BEF">
        <w:rPr>
          <w:rFonts w:ascii="Book Antiqua" w:hAnsi="Book Antiqua"/>
        </w:rPr>
        <w:t>8.2</w:t>
      </w:r>
      <w:r w:rsidRPr="00E56BEF">
        <w:rPr>
          <w:rFonts w:ascii="Book Antiqua" w:hAnsi="Book Antiqua"/>
        </w:rPr>
        <w:tab/>
        <w:t>The parties hereby undertake that each of them shall, individually notify the Director General of Inland Revenue (</w:t>
      </w:r>
      <w:r w:rsidRPr="00E56BEF">
        <w:rPr>
          <w:rFonts w:ascii="Book Antiqua" w:hAnsi="Book Antiqua"/>
          <w:b/>
        </w:rPr>
        <w:t>“DG”</w:t>
      </w:r>
      <w:r w:rsidRPr="00E56BEF">
        <w:rPr>
          <w:rFonts w:ascii="Book Antiqua" w:hAnsi="Book Antiqua"/>
        </w:rPr>
        <w:t>) of the disposal and acquisition (as the case may be) of the Property within sixty (60) days from the date of execution of this Agreement or from the date the Registrar’s Approval is obtained and that each party shall execute or cause to be executed all instruments and furnish all information necessary for obtaining the relevant Certificate of Clearance or Certificate of Exemption as the case may be and comply with all necessary directives that may be issued by the DG.</w:t>
      </w:r>
    </w:p>
    <w:p w14:paraId="34AC152F" w14:textId="77777777" w:rsidR="003B6237" w:rsidRPr="00E56BEF" w:rsidRDefault="003B6237" w:rsidP="003B6237">
      <w:pPr>
        <w:suppressAutoHyphens/>
        <w:ind w:left="720" w:hanging="720"/>
        <w:jc w:val="both"/>
        <w:rPr>
          <w:rFonts w:ascii="Book Antiqua" w:hAnsi="Book Antiqua"/>
        </w:rPr>
      </w:pPr>
    </w:p>
    <w:p w14:paraId="48B57654" w14:textId="77777777" w:rsidR="003B6237" w:rsidRPr="00E56BEF" w:rsidRDefault="003B6237" w:rsidP="003B6237">
      <w:pPr>
        <w:suppressAutoHyphens/>
        <w:ind w:left="720" w:hanging="720"/>
        <w:jc w:val="both"/>
        <w:rPr>
          <w:rFonts w:ascii="Book Antiqua" w:hAnsi="Book Antiqua"/>
          <w:b/>
        </w:rPr>
      </w:pPr>
      <w:r w:rsidRPr="00E56BEF">
        <w:rPr>
          <w:rFonts w:ascii="Book Antiqua" w:hAnsi="Book Antiqua"/>
        </w:rPr>
        <w:t>8.3</w:t>
      </w:r>
      <w:r w:rsidRPr="00E56BEF">
        <w:rPr>
          <w:rFonts w:ascii="Book Antiqua" w:hAnsi="Book Antiqua"/>
        </w:rPr>
        <w:tab/>
        <w:t>The Vendor(s) hereby agrees and undertakes to indemnify and keep the Purchaser(s) fully indemnified against all claims, costs, fines or penalties which may be brought suffered or levied against the Purchaser(s) as a result of the Vendor(s)’ non-compliance with any of the provisions of the law relating to payment of the real property gains tax by the Vendor(s) including all claims by the DG arising from the Vendor(s)’ default in the payment of such tax.</w:t>
      </w:r>
    </w:p>
    <w:p w14:paraId="74894E94" w14:textId="77777777" w:rsidR="002B4615" w:rsidRPr="00E56BEF" w:rsidRDefault="002B4615" w:rsidP="00A01885">
      <w:pPr>
        <w:pStyle w:val="acList3"/>
        <w:tabs>
          <w:tab w:val="clear" w:pos="1440"/>
        </w:tabs>
        <w:spacing w:before="0" w:line="240" w:lineRule="auto"/>
        <w:ind w:left="720" w:firstLine="0"/>
        <w:rPr>
          <w:rFonts w:ascii="Book Antiqua" w:hAnsi="Book Antiqua"/>
          <w:sz w:val="20"/>
          <w:highlight w:val="yellow"/>
          <w:lang w:val="en-US"/>
        </w:rPr>
      </w:pPr>
    </w:p>
    <w:p w14:paraId="52986A57" w14:textId="77777777" w:rsidR="0013559B" w:rsidRPr="00E56BEF" w:rsidRDefault="007C6BBB" w:rsidP="00A01885">
      <w:pPr>
        <w:pStyle w:val="acList3"/>
        <w:tabs>
          <w:tab w:val="clear" w:pos="1440"/>
        </w:tabs>
        <w:spacing w:before="0" w:line="240" w:lineRule="auto"/>
        <w:ind w:left="720" w:firstLine="0"/>
        <w:rPr>
          <w:rFonts w:ascii="Book Antiqua" w:hAnsi="Book Antiqua"/>
          <w:sz w:val="20"/>
        </w:rPr>
      </w:pPr>
      <w:r w:rsidRPr="00E56BEF">
        <w:rPr>
          <w:rFonts w:ascii="Book Antiqua" w:hAnsi="Book Antiqua"/>
          <w:sz w:val="20"/>
        </w:rPr>
        <w:t>In the event the Vendor(s) fail to deliver the Principal Sale and Purchase Agreement or previous Sale and Purchase Agreement which the Vendor(s) entered to purchase the said Property, AND/OR fail to deliver Form CKHT 3 within Thirty (30) days from the date of this Agreement, then the Vendor(s) shall be liable for any penalty which may arise as a result of such delay.</w:t>
      </w:r>
    </w:p>
    <w:p w14:paraId="3C347F12" w14:textId="77777777" w:rsidR="00D2382D" w:rsidRPr="00E56BEF" w:rsidRDefault="00D2382D">
      <w:pPr>
        <w:pStyle w:val="BodyText"/>
        <w:rPr>
          <w:rFonts w:ascii="Book Antiqua" w:hAnsi="Book Antiqua"/>
          <w:bCs/>
          <w:sz w:val="20"/>
          <w:lang w:val="en-GB"/>
        </w:rPr>
      </w:pPr>
    </w:p>
    <w:p w14:paraId="44FBABDB" w14:textId="77777777" w:rsidR="00D2382D" w:rsidRPr="00E56BEF" w:rsidRDefault="00D2382D">
      <w:pPr>
        <w:pStyle w:val="BodyText"/>
        <w:ind w:left="720" w:hanging="720"/>
        <w:rPr>
          <w:rFonts w:ascii="Book Antiqua" w:hAnsi="Book Antiqua"/>
          <w:b/>
          <w:sz w:val="20"/>
          <w:lang w:val="en-GB"/>
        </w:rPr>
      </w:pPr>
      <w:r w:rsidRPr="00E56BEF">
        <w:rPr>
          <w:rFonts w:ascii="Book Antiqua" w:hAnsi="Book Antiqua"/>
          <w:bCs/>
          <w:sz w:val="20"/>
          <w:lang w:val="en-GB"/>
        </w:rPr>
        <w:t>9.</w:t>
      </w:r>
      <w:r w:rsidRPr="00E56BEF">
        <w:rPr>
          <w:rFonts w:ascii="Book Antiqua" w:hAnsi="Book Antiqua"/>
          <w:bCs/>
          <w:sz w:val="20"/>
          <w:lang w:val="en-GB"/>
        </w:rPr>
        <w:tab/>
      </w:r>
      <w:r w:rsidRPr="00E56BEF">
        <w:rPr>
          <w:rFonts w:ascii="Book Antiqua" w:hAnsi="Book Antiqua"/>
          <w:b/>
          <w:sz w:val="20"/>
          <w:lang w:val="en-GB"/>
        </w:rPr>
        <w:t>Default by Purchaser(s)</w:t>
      </w:r>
    </w:p>
    <w:p w14:paraId="05FCD3FE" w14:textId="77777777" w:rsidR="00D2382D" w:rsidRPr="00E56BEF" w:rsidRDefault="00D2382D">
      <w:pPr>
        <w:pStyle w:val="BodyText"/>
        <w:ind w:left="720" w:hanging="720"/>
        <w:rPr>
          <w:rFonts w:ascii="Book Antiqua" w:hAnsi="Book Antiqua"/>
          <w:bCs/>
          <w:sz w:val="20"/>
          <w:lang w:val="en-GB"/>
        </w:rPr>
      </w:pPr>
    </w:p>
    <w:p w14:paraId="4F5D6C2C" w14:textId="77777777" w:rsidR="003B6237" w:rsidRPr="00E56BEF" w:rsidRDefault="00D2382D" w:rsidP="003B6237">
      <w:pPr>
        <w:pStyle w:val="BodyText"/>
        <w:ind w:left="720" w:hanging="720"/>
        <w:rPr>
          <w:rFonts w:ascii="Book Antiqua" w:hAnsi="Book Antiqua"/>
          <w:sz w:val="20"/>
        </w:rPr>
      </w:pPr>
      <w:r w:rsidRPr="00E56BEF">
        <w:rPr>
          <w:rFonts w:ascii="Book Antiqua" w:hAnsi="Book Antiqua"/>
          <w:bCs/>
          <w:sz w:val="20"/>
          <w:lang w:val="en-GB"/>
        </w:rPr>
        <w:t>9.1</w:t>
      </w:r>
      <w:r w:rsidRPr="00E56BEF">
        <w:rPr>
          <w:rFonts w:ascii="Book Antiqua" w:hAnsi="Book Antiqua"/>
          <w:bCs/>
          <w:sz w:val="20"/>
          <w:lang w:val="en-GB"/>
        </w:rPr>
        <w:tab/>
        <w:t>In the event of the Purchaser(s) being in default of paying the whole or any part of the Balance Purchase Price in the manner and within the times stipulated in this Agreement then it is hereby agreed between the Vendor(s) and the Purchaser(s) that the Deposit paid by the Purchaser(s) shall be forfeited absolutely to the Vendor(s) by way of agreed liquidated damages and thereafter the Vendor(s) shall refund all other monies paid by the Purchaser(s) to the Vendor(s) pursuant to this Agreement</w:t>
      </w:r>
      <w:r w:rsidR="002B4615" w:rsidRPr="00E56BEF">
        <w:rPr>
          <w:rFonts w:ascii="Book Antiqua" w:hAnsi="Book Antiqua"/>
          <w:bCs/>
          <w:sz w:val="20"/>
          <w:lang w:val="en-GB"/>
        </w:rPr>
        <w:t xml:space="preserve"> </w:t>
      </w:r>
      <w:r w:rsidR="002B4615" w:rsidRPr="00E56BEF">
        <w:rPr>
          <w:rFonts w:ascii="Book Antiqua" w:hAnsi="Book Antiqua"/>
          <w:sz w:val="20"/>
          <w:lang w:eastAsia="zh-CN"/>
        </w:rPr>
        <w:t>within fourteen (14) days from the date of receipt of such notice failing which the interest at the rate of eight per centum (8%) per annum shall accrue on the outstanding monies commencing from the date after the lapse of the fourteen (14) days period till the date of actual refund thereof</w:t>
      </w:r>
      <w:r w:rsidRPr="00E56BEF">
        <w:rPr>
          <w:rFonts w:ascii="Book Antiqua" w:hAnsi="Book Antiqua"/>
          <w:bCs/>
          <w:sz w:val="20"/>
          <w:lang w:val="en-GB"/>
        </w:rPr>
        <w:t xml:space="preserve"> WHEREUPON this Agreement shall be terminated and rendered null and void and thereafter neither party hereto shall have any claims against the other </w:t>
      </w:r>
      <w:r w:rsidR="00097F81" w:rsidRPr="00E56BEF">
        <w:rPr>
          <w:rFonts w:ascii="Book Antiqua" w:hAnsi="Book Antiqua"/>
          <w:bCs/>
          <w:sz w:val="20"/>
          <w:lang w:val="en-GB"/>
        </w:rPr>
        <w:t xml:space="preserve">save and except for antecedent breaches (if any) </w:t>
      </w:r>
      <w:r w:rsidRPr="00E56BEF">
        <w:rPr>
          <w:rFonts w:ascii="Book Antiqua" w:hAnsi="Book Antiqua"/>
          <w:bCs/>
          <w:sz w:val="20"/>
          <w:lang w:val="en-GB"/>
        </w:rPr>
        <w:t>and the Vendor(s) shall be entitled at its absolute discretion to resell the said Property at such time and place and subject to such conditions and in such manner as the Vendor(s) shall think fit without the necessity of previously tendering or offering to make any sale to the Purchaser(s).</w:t>
      </w:r>
      <w:r w:rsidR="003B6237" w:rsidRPr="00E56BEF">
        <w:rPr>
          <w:rFonts w:ascii="Book Antiqua" w:hAnsi="Book Antiqua"/>
          <w:bCs/>
          <w:sz w:val="20"/>
          <w:lang w:val="en-GB"/>
        </w:rPr>
        <w:t xml:space="preserve"> </w:t>
      </w:r>
      <w:r w:rsidR="00623128" w:rsidRPr="00E56BEF">
        <w:rPr>
          <w:rFonts w:ascii="Book Antiqua" w:hAnsi="Book Antiqua"/>
          <w:bCs/>
          <w:sz w:val="20"/>
          <w:lang w:val="en-GB"/>
        </w:rPr>
        <w:t>T</w:t>
      </w:r>
      <w:r w:rsidR="003B6237" w:rsidRPr="00E56BEF">
        <w:rPr>
          <w:rFonts w:ascii="Book Antiqua" w:hAnsi="Book Antiqua"/>
          <w:sz w:val="20"/>
        </w:rPr>
        <w:t>he Dee</w:t>
      </w:r>
      <w:r w:rsidR="00C506C3" w:rsidRPr="00E56BEF">
        <w:rPr>
          <w:rFonts w:ascii="Book Antiqua" w:hAnsi="Book Antiqua"/>
          <w:sz w:val="20"/>
        </w:rPr>
        <w:t xml:space="preserve">d of Assignment </w:t>
      </w:r>
      <w:r w:rsidR="00623128" w:rsidRPr="00E56BEF">
        <w:rPr>
          <w:rFonts w:ascii="Book Antiqua" w:hAnsi="Book Antiqua"/>
          <w:sz w:val="20"/>
        </w:rPr>
        <w:t xml:space="preserve">shall be deemed cancelled in the event that ad valorem stamp duty has been paid by the Purchaser(s) so as to enable the Purchaser(s) to apply for a refund </w:t>
      </w:r>
      <w:proofErr w:type="gramStart"/>
      <w:r w:rsidR="00623128" w:rsidRPr="00E56BEF">
        <w:rPr>
          <w:rFonts w:ascii="Book Antiqua" w:hAnsi="Book Antiqua"/>
          <w:sz w:val="20"/>
        </w:rPr>
        <w:t>thereof</w:t>
      </w:r>
      <w:proofErr w:type="gramEnd"/>
    </w:p>
    <w:p w14:paraId="4E0BB6F7" w14:textId="77777777" w:rsidR="00D2382D" w:rsidRPr="00E56BEF" w:rsidRDefault="00D2382D">
      <w:pPr>
        <w:pStyle w:val="BodyText"/>
        <w:rPr>
          <w:rFonts w:ascii="Book Antiqua" w:hAnsi="Book Antiqua"/>
          <w:bCs/>
          <w:sz w:val="20"/>
          <w:lang w:val="en-GB"/>
        </w:rPr>
      </w:pPr>
    </w:p>
    <w:p w14:paraId="3276F98C" w14:textId="77777777" w:rsidR="00D2382D" w:rsidRPr="00E56BEF" w:rsidRDefault="00D2382D">
      <w:pPr>
        <w:pStyle w:val="BodyText"/>
        <w:ind w:left="720" w:hanging="720"/>
        <w:rPr>
          <w:rFonts w:ascii="Book Antiqua" w:hAnsi="Book Antiqua"/>
          <w:b/>
          <w:sz w:val="20"/>
          <w:lang w:val="en-GB"/>
        </w:rPr>
      </w:pPr>
      <w:r w:rsidRPr="00E56BEF">
        <w:rPr>
          <w:rFonts w:ascii="Book Antiqua" w:hAnsi="Book Antiqua"/>
          <w:bCs/>
          <w:sz w:val="20"/>
          <w:lang w:val="en-GB"/>
        </w:rPr>
        <w:t>10.</w:t>
      </w:r>
      <w:r w:rsidRPr="00E56BEF">
        <w:rPr>
          <w:rFonts w:ascii="Book Antiqua" w:hAnsi="Book Antiqua"/>
          <w:bCs/>
          <w:sz w:val="20"/>
          <w:lang w:val="en-GB"/>
        </w:rPr>
        <w:tab/>
      </w:r>
      <w:r w:rsidRPr="00E56BEF">
        <w:rPr>
          <w:rFonts w:ascii="Book Antiqua" w:hAnsi="Book Antiqua"/>
          <w:b/>
          <w:sz w:val="20"/>
          <w:lang w:val="en-GB"/>
        </w:rPr>
        <w:t>Vendor(s) Default</w:t>
      </w:r>
    </w:p>
    <w:p w14:paraId="19504535" w14:textId="77777777" w:rsidR="00D2382D" w:rsidRPr="00E56BEF" w:rsidRDefault="00D2382D">
      <w:pPr>
        <w:pStyle w:val="BodyText"/>
        <w:ind w:left="720" w:hanging="720"/>
        <w:rPr>
          <w:rFonts w:ascii="Book Antiqua" w:hAnsi="Book Antiqua"/>
          <w:bCs/>
          <w:sz w:val="20"/>
          <w:lang w:val="en-GB"/>
        </w:rPr>
      </w:pPr>
    </w:p>
    <w:p w14:paraId="377BB176" w14:textId="77777777" w:rsidR="00D2382D" w:rsidRPr="00E56BEF" w:rsidRDefault="00D2382D">
      <w:pPr>
        <w:pStyle w:val="BodyText"/>
        <w:ind w:left="720" w:hanging="720"/>
        <w:rPr>
          <w:rFonts w:ascii="Book Antiqua" w:hAnsi="Book Antiqua"/>
          <w:bCs/>
          <w:sz w:val="20"/>
          <w:lang w:val="en-GB"/>
        </w:rPr>
      </w:pPr>
      <w:r w:rsidRPr="00E56BEF">
        <w:rPr>
          <w:rFonts w:ascii="Book Antiqua" w:hAnsi="Book Antiqua"/>
          <w:bCs/>
          <w:sz w:val="20"/>
          <w:lang w:val="en-GB"/>
        </w:rPr>
        <w:t>10.1</w:t>
      </w:r>
      <w:r w:rsidRPr="00E56BEF">
        <w:rPr>
          <w:rFonts w:ascii="Book Antiqua" w:hAnsi="Book Antiqua"/>
          <w:bCs/>
          <w:sz w:val="20"/>
          <w:lang w:val="en-GB"/>
        </w:rPr>
        <w:tab/>
        <w:t>If through no fault of the Purchaser(s), the Vendor(s) shall fail or neglect to complete the sale herein in accordance with this Agreement</w:t>
      </w:r>
      <w:r w:rsidR="00484084" w:rsidRPr="00E56BEF">
        <w:rPr>
          <w:rFonts w:ascii="Book Antiqua" w:hAnsi="Book Antiqua"/>
          <w:bCs/>
          <w:sz w:val="20"/>
          <w:lang w:val="en-GB"/>
        </w:rPr>
        <w:t xml:space="preserve"> </w:t>
      </w:r>
      <w:r w:rsidR="00484084" w:rsidRPr="00E56BEF">
        <w:rPr>
          <w:rFonts w:ascii="Book Antiqua" w:hAnsi="Book Antiqua"/>
          <w:sz w:val="20"/>
        </w:rPr>
        <w:t>(including but not limited to the failure by the Vendor(s) to comply its obligation within the stipulated period as stated in this Agreement) and breach of any of the terms and condition of this Agreement</w:t>
      </w:r>
      <w:r w:rsidRPr="00E56BEF">
        <w:rPr>
          <w:rFonts w:ascii="Book Antiqua" w:hAnsi="Book Antiqua"/>
          <w:bCs/>
          <w:sz w:val="20"/>
          <w:lang w:val="en-GB"/>
        </w:rPr>
        <w:t xml:space="preserve">, the Purchaser(s) shall be entitled at their sole discretion EITHER to require the Vendor(s) to refund to the Purchaser(s) whatever sums so far received by the Vendor(s) pursuant to this Agreement together with a further sum equivalent to the Deposit as agreed liquidated damages for the breach of the terms and conditions of this Agreement </w:t>
      </w:r>
      <w:r w:rsidR="002B4615" w:rsidRPr="00E56BEF">
        <w:rPr>
          <w:rFonts w:ascii="Book Antiqua" w:hAnsi="Book Antiqua"/>
          <w:sz w:val="20"/>
          <w:lang w:eastAsia="zh-CN"/>
        </w:rPr>
        <w:t xml:space="preserve">within fourteen (14) days from the date of receipt of such notice failing which the interest at the rate of eight per centum (8%) per annum shall accrue on the outstanding monies commencing from the date after the lapse of the fourteen (14) days period till the date of actual refund thereof </w:t>
      </w:r>
      <w:r w:rsidRPr="00E56BEF">
        <w:rPr>
          <w:rFonts w:ascii="Book Antiqua" w:hAnsi="Book Antiqua"/>
          <w:bCs/>
          <w:sz w:val="20"/>
          <w:lang w:val="en-GB"/>
        </w:rPr>
        <w:t xml:space="preserve">and thereafter this Agreement shall terminate and rendered null and void </w:t>
      </w:r>
      <w:r w:rsidR="00097F81" w:rsidRPr="00E56BEF">
        <w:rPr>
          <w:rFonts w:ascii="Book Antiqua" w:hAnsi="Book Antiqua"/>
          <w:bCs/>
          <w:sz w:val="20"/>
          <w:lang w:val="en-GB"/>
        </w:rPr>
        <w:t xml:space="preserve">save and except for antecedent breaches (if any) </w:t>
      </w:r>
      <w:r w:rsidRPr="00E56BEF">
        <w:rPr>
          <w:rFonts w:ascii="Book Antiqua" w:hAnsi="Book Antiqua"/>
          <w:bCs/>
          <w:sz w:val="20"/>
          <w:lang w:val="en-GB"/>
        </w:rPr>
        <w:t>OR to proceed to apply for a decree of specific performance against the Vendor(s).</w:t>
      </w:r>
      <w:r w:rsidR="00C506C3" w:rsidRPr="00E56BEF">
        <w:rPr>
          <w:rFonts w:ascii="Book Antiqua" w:hAnsi="Book Antiqua"/>
          <w:bCs/>
          <w:sz w:val="20"/>
          <w:lang w:val="en-GB"/>
        </w:rPr>
        <w:t xml:space="preserve"> </w:t>
      </w:r>
      <w:r w:rsidR="00623128" w:rsidRPr="00E56BEF">
        <w:rPr>
          <w:rFonts w:ascii="Book Antiqua" w:hAnsi="Book Antiqua"/>
          <w:bCs/>
          <w:sz w:val="20"/>
          <w:lang w:val="en-GB"/>
        </w:rPr>
        <w:t>T</w:t>
      </w:r>
      <w:r w:rsidR="00623128" w:rsidRPr="00E56BEF">
        <w:rPr>
          <w:rFonts w:ascii="Book Antiqua" w:hAnsi="Book Antiqua"/>
          <w:sz w:val="20"/>
        </w:rPr>
        <w:t xml:space="preserve">he Deed of Assignment shall be deemed cancelled in the event that ad valorem stamp duty has been paid by the Purchaser(s) so as to enable the Purchaser(s) to apply for a refund </w:t>
      </w:r>
      <w:proofErr w:type="gramStart"/>
      <w:r w:rsidR="00623128" w:rsidRPr="00E56BEF">
        <w:rPr>
          <w:rFonts w:ascii="Book Antiqua" w:hAnsi="Book Antiqua"/>
          <w:sz w:val="20"/>
        </w:rPr>
        <w:t>thereof</w:t>
      </w:r>
      <w:proofErr w:type="gramEnd"/>
    </w:p>
    <w:p w14:paraId="1F53BFFB" w14:textId="77777777" w:rsidR="00D2382D" w:rsidRPr="00E56BEF" w:rsidRDefault="00D2382D">
      <w:pPr>
        <w:pStyle w:val="BodyText"/>
        <w:rPr>
          <w:rFonts w:ascii="Book Antiqua" w:hAnsi="Book Antiqua"/>
          <w:bCs/>
          <w:sz w:val="20"/>
          <w:lang w:val="en-GB"/>
        </w:rPr>
      </w:pPr>
    </w:p>
    <w:p w14:paraId="6AF8B7EE" w14:textId="77777777" w:rsidR="00D2382D" w:rsidRPr="00E56BEF" w:rsidRDefault="00D2382D">
      <w:pPr>
        <w:pStyle w:val="BodyText"/>
        <w:ind w:left="720" w:hanging="720"/>
        <w:rPr>
          <w:rFonts w:ascii="Book Antiqua" w:hAnsi="Book Antiqua"/>
          <w:b/>
          <w:sz w:val="20"/>
          <w:lang w:val="en-GB"/>
        </w:rPr>
      </w:pPr>
      <w:r w:rsidRPr="00E56BEF">
        <w:rPr>
          <w:rFonts w:ascii="Book Antiqua" w:hAnsi="Book Antiqua"/>
          <w:bCs/>
          <w:sz w:val="20"/>
          <w:lang w:val="en-GB"/>
        </w:rPr>
        <w:t>11.</w:t>
      </w:r>
      <w:r w:rsidRPr="00E56BEF">
        <w:rPr>
          <w:rFonts w:ascii="Book Antiqua" w:hAnsi="Book Antiqua"/>
          <w:bCs/>
          <w:sz w:val="20"/>
          <w:lang w:val="en-GB"/>
        </w:rPr>
        <w:tab/>
      </w:r>
      <w:r w:rsidRPr="00E56BEF">
        <w:rPr>
          <w:rFonts w:ascii="Book Antiqua" w:hAnsi="Book Antiqua"/>
          <w:b/>
          <w:sz w:val="20"/>
          <w:lang w:val="en-GB"/>
        </w:rPr>
        <w:t>Non-perfection of the Deed of Assignment</w:t>
      </w:r>
    </w:p>
    <w:p w14:paraId="62B504B1" w14:textId="77777777" w:rsidR="00D2382D" w:rsidRPr="00E56BEF" w:rsidRDefault="00D2382D">
      <w:pPr>
        <w:pStyle w:val="BodyText"/>
        <w:ind w:left="720" w:hanging="720"/>
        <w:rPr>
          <w:rFonts w:ascii="Book Antiqua" w:hAnsi="Book Antiqua"/>
          <w:bCs/>
          <w:sz w:val="20"/>
          <w:lang w:val="en-GB"/>
        </w:rPr>
      </w:pPr>
    </w:p>
    <w:p w14:paraId="5581F568" w14:textId="77777777" w:rsidR="00D2382D" w:rsidRPr="00E56BEF" w:rsidRDefault="00D2382D">
      <w:pPr>
        <w:pStyle w:val="BodyText"/>
        <w:ind w:left="720" w:hanging="720"/>
        <w:rPr>
          <w:rFonts w:ascii="Book Antiqua" w:hAnsi="Book Antiqua"/>
          <w:bCs/>
          <w:sz w:val="20"/>
          <w:lang w:val="en-GB"/>
        </w:rPr>
      </w:pPr>
      <w:r w:rsidRPr="00E56BEF">
        <w:rPr>
          <w:rFonts w:ascii="Book Antiqua" w:hAnsi="Book Antiqua"/>
          <w:bCs/>
          <w:sz w:val="20"/>
          <w:lang w:val="en-GB"/>
        </w:rPr>
        <w:t>11.1</w:t>
      </w:r>
      <w:r w:rsidRPr="00E56BEF">
        <w:rPr>
          <w:rFonts w:ascii="Book Antiqua" w:hAnsi="Book Antiqua"/>
          <w:bCs/>
          <w:sz w:val="20"/>
          <w:lang w:val="en-GB"/>
        </w:rPr>
        <w:tab/>
      </w:r>
      <w:r w:rsidRPr="00E56BEF">
        <w:rPr>
          <w:rFonts w:ascii="Book Antiqua" w:hAnsi="Book Antiqua"/>
          <w:sz w:val="20"/>
          <w:lang w:val="en-GB"/>
        </w:rPr>
        <w:t xml:space="preserve">In the event that the Deed of Assignment is void, invalid, unenforceable and/or cannot be perfected for any reason whatsoever or defect which cannot be rectified by the Vendor(s) or the Purchaser(s), the Purchaser(s) shall be entitled to terminate the transaction herein whereupon the Vendor(s) shall forthwith refund to the Purchaser all monies (without interest thereon) paid by the Purchaser(s) to the Vendor(s) pursuant to this Agreement within fourteen (14) days from the date of such non-perfection </w:t>
      </w:r>
      <w:r w:rsidR="002B4615" w:rsidRPr="00E56BEF">
        <w:rPr>
          <w:rFonts w:ascii="Book Antiqua" w:hAnsi="Book Antiqua"/>
          <w:sz w:val="20"/>
          <w:lang w:eastAsia="zh-CN"/>
        </w:rPr>
        <w:t xml:space="preserve">failing which the interest at the rate of eight per centum (8%) per annum shall accrue on the outstanding monies commencing from the date after the lapse of the fourteen (14) days period till the date of actual refund thereof </w:t>
      </w:r>
      <w:r w:rsidRPr="00E56BEF">
        <w:rPr>
          <w:rFonts w:ascii="Book Antiqua" w:hAnsi="Book Antiqua"/>
          <w:sz w:val="20"/>
          <w:lang w:val="en-GB"/>
        </w:rPr>
        <w:t>and thereafter this Agreement shall terminate and be rendered null and void and neither party shall have any further claims as against the other.</w:t>
      </w:r>
    </w:p>
    <w:p w14:paraId="75B08154" w14:textId="77777777" w:rsidR="00D2382D" w:rsidRPr="00E56BEF" w:rsidRDefault="00D2382D">
      <w:pPr>
        <w:pStyle w:val="BodyText"/>
        <w:rPr>
          <w:rFonts w:ascii="Book Antiqua" w:hAnsi="Book Antiqua"/>
          <w:bCs/>
          <w:sz w:val="20"/>
          <w:lang w:val="en-GB"/>
        </w:rPr>
      </w:pPr>
    </w:p>
    <w:p w14:paraId="0F5E5899" w14:textId="77777777" w:rsidR="00D2382D" w:rsidRPr="00E56BEF" w:rsidRDefault="00D2382D">
      <w:pPr>
        <w:pStyle w:val="BodyText"/>
        <w:ind w:left="720" w:hanging="720"/>
        <w:rPr>
          <w:rFonts w:ascii="Book Antiqua" w:hAnsi="Book Antiqua"/>
          <w:b/>
          <w:sz w:val="20"/>
          <w:lang w:val="en-GB"/>
        </w:rPr>
      </w:pPr>
      <w:r w:rsidRPr="00E56BEF">
        <w:rPr>
          <w:rFonts w:ascii="Book Antiqua" w:hAnsi="Book Antiqua"/>
          <w:bCs/>
          <w:sz w:val="20"/>
          <w:lang w:val="en-GB"/>
        </w:rPr>
        <w:t>12.</w:t>
      </w:r>
      <w:r w:rsidRPr="00E56BEF">
        <w:rPr>
          <w:rFonts w:ascii="Book Antiqua" w:hAnsi="Book Antiqua"/>
          <w:bCs/>
          <w:sz w:val="20"/>
          <w:lang w:val="en-GB"/>
        </w:rPr>
        <w:tab/>
      </w:r>
      <w:r w:rsidRPr="00E56BEF">
        <w:rPr>
          <w:rFonts w:ascii="Book Antiqua" w:hAnsi="Book Antiqua"/>
          <w:b/>
          <w:sz w:val="20"/>
          <w:lang w:val="en-GB"/>
        </w:rPr>
        <w:t>Apportionment of Outgoings</w:t>
      </w:r>
    </w:p>
    <w:p w14:paraId="31799A68" w14:textId="77777777" w:rsidR="00D2382D" w:rsidRPr="00E56BEF" w:rsidRDefault="00D2382D">
      <w:pPr>
        <w:pStyle w:val="BodyText"/>
        <w:ind w:left="720" w:hanging="720"/>
        <w:rPr>
          <w:rFonts w:ascii="Book Antiqua" w:hAnsi="Book Antiqua"/>
          <w:bCs/>
          <w:sz w:val="20"/>
          <w:lang w:val="en-GB"/>
        </w:rPr>
      </w:pPr>
    </w:p>
    <w:p w14:paraId="212563CC" w14:textId="55539B30" w:rsidR="00D2382D" w:rsidRDefault="00D2382D">
      <w:pPr>
        <w:pStyle w:val="BodyText"/>
        <w:ind w:left="720" w:hanging="720"/>
        <w:rPr>
          <w:rFonts w:ascii="Book Antiqua" w:hAnsi="Book Antiqua"/>
          <w:bCs/>
          <w:sz w:val="20"/>
          <w:lang w:val="en-GB"/>
        </w:rPr>
      </w:pPr>
      <w:r w:rsidRPr="00E56BEF">
        <w:rPr>
          <w:rFonts w:ascii="Book Antiqua" w:hAnsi="Book Antiqua"/>
          <w:bCs/>
          <w:sz w:val="20"/>
          <w:lang w:val="en-GB"/>
        </w:rPr>
        <w:t>12.1</w:t>
      </w:r>
      <w:r w:rsidRPr="00E56BEF">
        <w:rPr>
          <w:rFonts w:ascii="Book Antiqua" w:hAnsi="Book Antiqua"/>
          <w:bCs/>
          <w:sz w:val="20"/>
          <w:lang w:val="en-GB"/>
        </w:rPr>
        <w:tab/>
        <w:t>All maintenance charges and any other payments due and payable to the Developer, the joint management body or the management corporation in respect of the said Property and quit rent, rates, assessments,</w:t>
      </w:r>
      <w:r w:rsidR="00C506C3" w:rsidRPr="00E56BEF">
        <w:rPr>
          <w:rFonts w:ascii="Book Antiqua" w:hAnsi="Book Antiqua"/>
          <w:bCs/>
          <w:sz w:val="20"/>
          <w:lang w:val="en-GB"/>
        </w:rPr>
        <w:t xml:space="preserve"> interests,</w:t>
      </w:r>
      <w:r w:rsidRPr="00E56BEF">
        <w:rPr>
          <w:rFonts w:ascii="Book Antiqua" w:hAnsi="Book Antiqua"/>
          <w:bCs/>
          <w:sz w:val="20"/>
          <w:lang w:val="en-GB"/>
        </w:rPr>
        <w:t xml:space="preserve"> taxes and all other outgoings due and payable in respect of the said Property shall be apportioned </w:t>
      </w:r>
      <w:r w:rsidR="00647226" w:rsidRPr="00E56BEF">
        <w:rPr>
          <w:rFonts w:ascii="Book Antiqua" w:hAnsi="Book Antiqua"/>
          <w:bCs/>
          <w:sz w:val="20"/>
          <w:lang w:val="en-GB"/>
        </w:rPr>
        <w:t xml:space="preserve">as at the date of delivery of </w:t>
      </w:r>
      <w:ins w:id="13" w:author="Eve Yeo" w:date="2024-05-10T15:02:00Z">
        <w:r w:rsidR="00F30301">
          <w:rPr>
            <w:rFonts w:ascii="Book Antiqua" w:hAnsi="Book Antiqua"/>
            <w:bCs/>
            <w:sz w:val="20"/>
            <w:lang w:val="en-GB"/>
          </w:rPr>
          <w:t>vacant/legal</w:t>
        </w:r>
      </w:ins>
      <w:r w:rsidR="00647226" w:rsidRPr="00E56BEF">
        <w:rPr>
          <w:rFonts w:ascii="Book Antiqua" w:hAnsi="Book Antiqua"/>
          <w:bCs/>
          <w:sz w:val="20"/>
          <w:lang w:val="en-GB"/>
        </w:rPr>
        <w:t xml:space="preserve"> possession </w:t>
      </w:r>
      <w:r w:rsidRPr="00E56BEF">
        <w:rPr>
          <w:rFonts w:ascii="Book Antiqua" w:hAnsi="Book Antiqua"/>
          <w:bCs/>
          <w:sz w:val="20"/>
          <w:lang w:val="en-GB"/>
        </w:rPr>
        <w:t xml:space="preserve">and any sum or sums due by virtue of such apportionment shall be paid on such date </w:t>
      </w:r>
      <w:r w:rsidRPr="00E56BEF">
        <w:rPr>
          <w:rFonts w:ascii="Book Antiqua" w:hAnsi="Book Antiqua"/>
          <w:sz w:val="20"/>
        </w:rPr>
        <w:t>PROVIDED ALWAYS THAT the Vendor(s) shall indemnify and keep the Purchaser(s) indemnified in respect of any loss or penalty imposed in respect of any late payment by the Vendor(s) of such aforesaid payments</w:t>
      </w:r>
      <w:r w:rsidRPr="00E56BEF">
        <w:rPr>
          <w:rFonts w:ascii="Book Antiqua" w:hAnsi="Book Antiqua"/>
          <w:bCs/>
          <w:sz w:val="20"/>
          <w:lang w:val="en-GB"/>
        </w:rPr>
        <w:t>.</w:t>
      </w:r>
    </w:p>
    <w:p w14:paraId="32723EAF" w14:textId="77777777" w:rsidR="0083678D" w:rsidRDefault="0083678D">
      <w:pPr>
        <w:pStyle w:val="BodyText"/>
        <w:ind w:left="720" w:hanging="720"/>
        <w:rPr>
          <w:rFonts w:ascii="Book Antiqua" w:hAnsi="Book Antiqua"/>
          <w:bCs/>
          <w:sz w:val="20"/>
          <w:lang w:val="en-GB"/>
        </w:rPr>
      </w:pPr>
    </w:p>
    <w:p w14:paraId="63DB948B" w14:textId="77777777" w:rsidR="0083678D" w:rsidRPr="0083678D" w:rsidRDefault="0083678D" w:rsidP="0083678D">
      <w:pPr>
        <w:pStyle w:val="BodyText"/>
        <w:ind w:left="720" w:hanging="720"/>
        <w:rPr>
          <w:sz w:val="20"/>
          <w:lang w:val="en-MY" w:eastAsia="x-none"/>
        </w:rPr>
      </w:pPr>
      <w:r>
        <w:rPr>
          <w:rFonts w:ascii="Book Antiqua" w:hAnsi="Book Antiqua"/>
          <w:bCs/>
          <w:sz w:val="20"/>
          <w:lang w:val="en-GB"/>
        </w:rPr>
        <w:t xml:space="preserve">12.2     </w:t>
      </w:r>
      <w:r w:rsidRPr="0083678D">
        <w:rPr>
          <w:rFonts w:ascii="Book Antiqua" w:hAnsi="Book Antiqua"/>
          <w:sz w:val="20"/>
          <w:lang w:val="en-GB"/>
        </w:rPr>
        <w:t>The parties hereto hereby irrevocably authorise the Vendor(s)’ Solicitors to retain a sufficient sum from the Balance Purchase Price for any outstanding of quit rent, rates, assessments, and all other lawful outgoings payable in respect of the said Property (if any). The Vendor(s)’ Solicitors shall release the said sum to the Vendor(s) upon obtaining the bills of clearance from the Vendor(s) or upon the Vendor(s) has paid the apportionment of outgoings payable by the Vendor(s)</w:t>
      </w:r>
      <w:r>
        <w:rPr>
          <w:rFonts w:ascii="Book Antiqua" w:hAnsi="Book Antiqua"/>
          <w:sz w:val="20"/>
          <w:lang w:val="en-GB"/>
        </w:rPr>
        <w:t>.</w:t>
      </w:r>
    </w:p>
    <w:p w14:paraId="79DE7195" w14:textId="77777777" w:rsidR="00D2382D" w:rsidRPr="00E56BEF" w:rsidRDefault="00D2382D" w:rsidP="0083678D">
      <w:pPr>
        <w:pStyle w:val="BodyText"/>
        <w:rPr>
          <w:rFonts w:ascii="Book Antiqua" w:hAnsi="Book Antiqua"/>
          <w:bCs/>
          <w:sz w:val="20"/>
          <w:lang w:val="en-GB"/>
        </w:rPr>
      </w:pPr>
    </w:p>
    <w:p w14:paraId="65B86035" w14:textId="00016BCE" w:rsidR="00D2382D" w:rsidRPr="00E56BEF" w:rsidRDefault="0083678D">
      <w:pPr>
        <w:pStyle w:val="BodyText"/>
        <w:ind w:left="720" w:hanging="720"/>
        <w:rPr>
          <w:rFonts w:ascii="Book Antiqua" w:hAnsi="Book Antiqua"/>
          <w:bCs/>
          <w:sz w:val="20"/>
          <w:lang w:val="en-GB"/>
        </w:rPr>
      </w:pPr>
      <w:r>
        <w:rPr>
          <w:rFonts w:ascii="Book Antiqua" w:hAnsi="Book Antiqua"/>
          <w:bCs/>
          <w:sz w:val="20"/>
          <w:lang w:val="en-GB"/>
        </w:rPr>
        <w:t>12.3</w:t>
      </w:r>
      <w:r w:rsidR="00D2382D" w:rsidRPr="00E56BEF">
        <w:rPr>
          <w:rFonts w:ascii="Book Antiqua" w:hAnsi="Book Antiqua"/>
          <w:bCs/>
          <w:sz w:val="20"/>
          <w:lang w:val="en-GB"/>
        </w:rPr>
        <w:tab/>
        <w:t xml:space="preserve">The Vendor(s) </w:t>
      </w:r>
      <w:proofErr w:type="gramStart"/>
      <w:r w:rsidR="00D2382D" w:rsidRPr="00E56BEF">
        <w:rPr>
          <w:rFonts w:ascii="Book Antiqua" w:hAnsi="Book Antiqua"/>
          <w:bCs/>
          <w:sz w:val="20"/>
          <w:lang w:val="en-GB"/>
        </w:rPr>
        <w:t>shall</w:t>
      </w:r>
      <w:proofErr w:type="gramEnd"/>
      <w:r w:rsidR="00D2382D" w:rsidRPr="00E56BEF">
        <w:rPr>
          <w:rFonts w:ascii="Book Antiqua" w:hAnsi="Book Antiqua"/>
          <w:bCs/>
          <w:sz w:val="20"/>
          <w:lang w:val="en-GB"/>
        </w:rPr>
        <w:t xml:space="preserve"> simultaneous with the delivery of </w:t>
      </w:r>
      <w:ins w:id="14" w:author="Eve Yeo" w:date="2024-05-10T15:02:00Z">
        <w:r w:rsidR="00F30301">
          <w:rPr>
            <w:rFonts w:ascii="Book Antiqua" w:hAnsi="Book Antiqua"/>
            <w:bCs/>
            <w:sz w:val="20"/>
            <w:lang w:val="en-GB"/>
          </w:rPr>
          <w:t>vacant/legal</w:t>
        </w:r>
      </w:ins>
      <w:r w:rsidR="00D2382D" w:rsidRPr="00E56BEF">
        <w:rPr>
          <w:rFonts w:ascii="Book Antiqua" w:hAnsi="Book Antiqua"/>
          <w:bCs/>
          <w:sz w:val="20"/>
          <w:lang w:val="en-GB"/>
        </w:rPr>
        <w:t xml:space="preserve"> possession of the said Property deliver to the Purchaser(s) or the Purchaser(s)’ Financier copies of all up to date receipts of all payments stipulated in Clause 12.1 above.</w:t>
      </w:r>
    </w:p>
    <w:p w14:paraId="6D4FAD7D" w14:textId="77777777" w:rsidR="00D2382D" w:rsidRPr="00E56BEF" w:rsidRDefault="00D2382D">
      <w:pPr>
        <w:pStyle w:val="BodyText"/>
        <w:ind w:left="720" w:hanging="720"/>
        <w:rPr>
          <w:rFonts w:ascii="Book Antiqua" w:hAnsi="Book Antiqua"/>
          <w:bCs/>
          <w:sz w:val="20"/>
          <w:lang w:val="en-GB"/>
        </w:rPr>
      </w:pPr>
    </w:p>
    <w:p w14:paraId="24BF8541" w14:textId="77777777" w:rsidR="00D2382D" w:rsidRPr="00E56BEF" w:rsidRDefault="00D2382D">
      <w:pPr>
        <w:pStyle w:val="BodyText"/>
        <w:ind w:left="720" w:hanging="720"/>
        <w:rPr>
          <w:rFonts w:ascii="Book Antiqua" w:hAnsi="Book Antiqua"/>
          <w:b/>
          <w:sz w:val="20"/>
          <w:lang w:val="en-GB"/>
        </w:rPr>
      </w:pPr>
      <w:r w:rsidRPr="00E56BEF">
        <w:rPr>
          <w:rFonts w:ascii="Book Antiqua" w:hAnsi="Book Antiqua"/>
          <w:bCs/>
          <w:sz w:val="20"/>
          <w:lang w:val="en-GB"/>
        </w:rPr>
        <w:t>13</w:t>
      </w:r>
      <w:r w:rsidRPr="00E56BEF">
        <w:rPr>
          <w:rFonts w:ascii="Book Antiqua" w:hAnsi="Book Antiqua"/>
          <w:bCs/>
          <w:sz w:val="20"/>
          <w:lang w:val="en-GB"/>
        </w:rPr>
        <w:tab/>
      </w:r>
      <w:r w:rsidRPr="00E56BEF">
        <w:rPr>
          <w:rFonts w:ascii="Book Antiqua" w:hAnsi="Book Antiqua"/>
          <w:b/>
          <w:sz w:val="20"/>
          <w:lang w:val="en-GB"/>
        </w:rPr>
        <w:t>Land Acquisition</w:t>
      </w:r>
    </w:p>
    <w:p w14:paraId="6267D75E" w14:textId="77777777" w:rsidR="00D2382D" w:rsidRPr="00E56BEF" w:rsidRDefault="00D2382D">
      <w:pPr>
        <w:pStyle w:val="BodyText"/>
        <w:ind w:left="1440" w:hanging="1440"/>
        <w:rPr>
          <w:rFonts w:ascii="Book Antiqua" w:hAnsi="Book Antiqua"/>
          <w:bCs/>
          <w:sz w:val="20"/>
          <w:lang w:val="en-GB"/>
        </w:rPr>
      </w:pPr>
    </w:p>
    <w:p w14:paraId="44BE194C" w14:textId="77777777" w:rsidR="00D2382D" w:rsidRPr="00E56BEF" w:rsidRDefault="00D2382D">
      <w:pPr>
        <w:pStyle w:val="BodyText"/>
        <w:ind w:left="720" w:hanging="720"/>
        <w:rPr>
          <w:rFonts w:ascii="Book Antiqua" w:hAnsi="Book Antiqua"/>
          <w:bCs/>
          <w:sz w:val="20"/>
          <w:lang w:val="en-GB"/>
        </w:rPr>
      </w:pPr>
      <w:r w:rsidRPr="00E56BEF">
        <w:rPr>
          <w:rFonts w:ascii="Book Antiqua" w:hAnsi="Book Antiqua"/>
          <w:bCs/>
          <w:sz w:val="20"/>
          <w:lang w:val="en-GB"/>
        </w:rPr>
        <w:t>13.1</w:t>
      </w:r>
      <w:r w:rsidRPr="00E56BEF">
        <w:rPr>
          <w:rFonts w:ascii="Book Antiqua" w:hAnsi="Book Antiqua"/>
          <w:bCs/>
          <w:sz w:val="20"/>
          <w:lang w:val="en-GB"/>
        </w:rPr>
        <w:tab/>
        <w:t>That from the date of this Agreement and until the date on which the Deed of Assignment shall be perfected, in the event of any notification or declaration pursuant to the provisions of the Land Acquisition Act, 1960 [hereinafter referred to as “the Acquisition Act”] of the likely or intended acquisition of the said Property or any part thereof, the Vendor(s) shall immediately give notice in writing [hereinafter referred to as “the Notice of Acquisition”] to the Purchaser(s) of such notification or declaration and the Purchaser(s) shall be entitled at their option by notice in writing [hereinafter referred to as “the Notice of Rescission”] served on the Vendor(s) on or before the expiry of Seven (7) days from the date of receipt by the Purchaser(s) of the Notice of Acquisition to treat the sale and purchase hereunder of the said Property as rescinded on the date of receipt by the Purchaser(s) of the Notice of Acquisition.</w:t>
      </w:r>
    </w:p>
    <w:p w14:paraId="4BDD64E1" w14:textId="77777777" w:rsidR="00D2382D" w:rsidRPr="00E56BEF" w:rsidRDefault="00D2382D">
      <w:pPr>
        <w:pStyle w:val="BodyText"/>
        <w:ind w:left="1440" w:hanging="1440"/>
        <w:rPr>
          <w:rFonts w:ascii="Book Antiqua" w:hAnsi="Book Antiqua"/>
          <w:bCs/>
          <w:sz w:val="20"/>
          <w:lang w:val="en-GB"/>
        </w:rPr>
      </w:pPr>
    </w:p>
    <w:p w14:paraId="0773F7A4" w14:textId="77777777" w:rsidR="00D2382D" w:rsidRPr="00E56BEF" w:rsidRDefault="00D2382D" w:rsidP="004649DE">
      <w:pPr>
        <w:pStyle w:val="BodyText"/>
        <w:numPr>
          <w:ilvl w:val="1"/>
          <w:numId w:val="10"/>
        </w:numPr>
        <w:rPr>
          <w:rFonts w:ascii="Book Antiqua" w:hAnsi="Book Antiqua"/>
          <w:bCs/>
          <w:sz w:val="20"/>
          <w:lang w:val="en-GB"/>
        </w:rPr>
      </w:pPr>
      <w:r w:rsidRPr="00E56BEF">
        <w:rPr>
          <w:rFonts w:ascii="Book Antiqua" w:hAnsi="Book Antiqua"/>
          <w:bCs/>
          <w:sz w:val="20"/>
          <w:lang w:val="en-GB"/>
        </w:rPr>
        <w:t>The Vendor(s) shall on or before the expiry of Seven (7) Days from the date of Notice of Rescission cause all monies paid hereunder by the Purchaser(s) to the Vendor(s) pursuant to this Agreement to be refunded but witho</w:t>
      </w:r>
      <w:r w:rsidR="004649DE" w:rsidRPr="00E56BEF">
        <w:rPr>
          <w:rFonts w:ascii="Book Antiqua" w:hAnsi="Book Antiqua"/>
          <w:bCs/>
          <w:sz w:val="20"/>
          <w:lang w:val="en-GB"/>
        </w:rPr>
        <w:t xml:space="preserve">ut interest to the Purchaser(s), failing which the Vendor(s) shall pay to the Purchaser(s) interest </w:t>
      </w:r>
      <w:r w:rsidR="008E7BE6" w:rsidRPr="00E56BEF">
        <w:rPr>
          <w:rFonts w:ascii="Book Antiqua" w:hAnsi="Book Antiqua"/>
          <w:bCs/>
          <w:sz w:val="20"/>
          <w:lang w:val="en-GB"/>
        </w:rPr>
        <w:t xml:space="preserve">at the rate as stipulated in Section 18 of the First Schedule hereto </w:t>
      </w:r>
      <w:r w:rsidR="004649DE" w:rsidRPr="00E56BEF">
        <w:rPr>
          <w:rFonts w:ascii="Book Antiqua" w:hAnsi="Book Antiqua"/>
          <w:bCs/>
          <w:sz w:val="20"/>
          <w:lang w:val="en-GB"/>
        </w:rPr>
        <w:t>on the outstanding sum until the same is fully paid by the Vendor(s) to the Purchaser(s)</w:t>
      </w:r>
      <w:r w:rsidR="002B4615" w:rsidRPr="00E56BEF">
        <w:rPr>
          <w:rFonts w:ascii="Book Antiqua" w:hAnsi="Book Antiqua"/>
          <w:sz w:val="20"/>
          <w:lang w:eastAsia="zh-CN"/>
        </w:rPr>
        <w:t xml:space="preserve"> failing which the interest at the rate of eight per centum (8%) per annum shall accrue on the outstanding monies commencing from the date after the lapse of the </w:t>
      </w:r>
      <w:r w:rsidR="002B4615" w:rsidRPr="00E56BEF">
        <w:rPr>
          <w:rFonts w:ascii="Book Antiqua" w:hAnsi="Book Antiqua"/>
          <w:bCs/>
          <w:sz w:val="20"/>
          <w:lang w:val="en-GB"/>
        </w:rPr>
        <w:t xml:space="preserve">Seven (7) Days </w:t>
      </w:r>
      <w:r w:rsidR="002B4615" w:rsidRPr="00E56BEF">
        <w:rPr>
          <w:rFonts w:ascii="Book Antiqua" w:hAnsi="Book Antiqua"/>
          <w:sz w:val="20"/>
          <w:lang w:eastAsia="zh-CN"/>
        </w:rPr>
        <w:t>period till the date of actual refund thereof</w:t>
      </w:r>
      <w:r w:rsidR="004649DE" w:rsidRPr="00E56BEF">
        <w:rPr>
          <w:rFonts w:ascii="Book Antiqua" w:hAnsi="Book Antiqua"/>
          <w:bCs/>
          <w:sz w:val="20"/>
          <w:lang w:val="en-GB"/>
        </w:rPr>
        <w:t>;</w:t>
      </w:r>
    </w:p>
    <w:p w14:paraId="06EFF146" w14:textId="77777777" w:rsidR="00D2382D" w:rsidRPr="00E56BEF" w:rsidRDefault="00D2382D">
      <w:pPr>
        <w:pStyle w:val="BodyText"/>
        <w:rPr>
          <w:rFonts w:ascii="Book Antiqua" w:hAnsi="Book Antiqua"/>
          <w:bCs/>
          <w:sz w:val="20"/>
          <w:lang w:val="en-GB"/>
        </w:rPr>
      </w:pPr>
    </w:p>
    <w:p w14:paraId="3E07C1BA" w14:textId="77777777" w:rsidR="00D2382D" w:rsidRPr="00E56BEF" w:rsidRDefault="00D2382D" w:rsidP="00D2382D">
      <w:pPr>
        <w:pStyle w:val="BodyText"/>
        <w:numPr>
          <w:ilvl w:val="1"/>
          <w:numId w:val="10"/>
        </w:numPr>
        <w:rPr>
          <w:rFonts w:ascii="Book Antiqua" w:hAnsi="Book Antiqua"/>
          <w:bCs/>
          <w:sz w:val="20"/>
          <w:lang w:val="en-GB"/>
        </w:rPr>
      </w:pPr>
      <w:r w:rsidRPr="00E56BEF">
        <w:rPr>
          <w:rFonts w:ascii="Book Antiqua" w:hAnsi="Book Antiqua"/>
          <w:bCs/>
          <w:sz w:val="20"/>
          <w:lang w:val="en-GB"/>
        </w:rPr>
        <w:t>If the Notice of Rescission is not given by the Purchaser(s) pursuant to Clause 13.1 above the following shall apply: -</w:t>
      </w:r>
    </w:p>
    <w:p w14:paraId="4A9FD85B" w14:textId="77777777" w:rsidR="00D2382D" w:rsidRPr="00E56BEF" w:rsidRDefault="00D2382D">
      <w:pPr>
        <w:pStyle w:val="BodyText"/>
        <w:rPr>
          <w:rFonts w:ascii="Book Antiqua" w:hAnsi="Book Antiqua"/>
          <w:bCs/>
          <w:sz w:val="20"/>
          <w:lang w:val="en-GB"/>
        </w:rPr>
      </w:pPr>
    </w:p>
    <w:p w14:paraId="713C0874" w14:textId="77777777" w:rsidR="00D2382D" w:rsidRPr="00E56BEF" w:rsidRDefault="00D2382D" w:rsidP="00D2382D">
      <w:pPr>
        <w:pStyle w:val="BodyText"/>
        <w:numPr>
          <w:ilvl w:val="0"/>
          <w:numId w:val="11"/>
        </w:numPr>
        <w:tabs>
          <w:tab w:val="clear" w:pos="1080"/>
        </w:tabs>
        <w:ind w:left="1440" w:hanging="720"/>
        <w:rPr>
          <w:rFonts w:ascii="Book Antiqua" w:hAnsi="Book Antiqua"/>
          <w:bCs/>
          <w:sz w:val="20"/>
          <w:lang w:val="en-GB"/>
        </w:rPr>
      </w:pPr>
      <w:r w:rsidRPr="00E56BEF">
        <w:rPr>
          <w:rFonts w:ascii="Book Antiqua" w:hAnsi="Book Antiqua"/>
          <w:bCs/>
          <w:sz w:val="20"/>
          <w:lang w:val="en-GB"/>
        </w:rPr>
        <w:t>the Vendor(s) shall immediately upon being required so to do by the Purchaser(s)  serve notice upon the appropriate authority or authorities under the Acquisition Act of the sale and purchase hereunder of the said Property and of the Purchaser(s)’ interest in the said Property</w:t>
      </w:r>
      <w:r w:rsidR="0063705D" w:rsidRPr="00E56BEF">
        <w:rPr>
          <w:rFonts w:ascii="Book Antiqua" w:hAnsi="Book Antiqua"/>
          <w:bCs/>
          <w:sz w:val="20"/>
          <w:lang w:val="en-GB"/>
        </w:rPr>
        <w:t xml:space="preserve"> and forward a copy of the said Notice to the Purchaser(s)’ Financier Solicitors failing which any delay thereof shall be </w:t>
      </w:r>
      <w:r w:rsidR="0063705D" w:rsidRPr="00E56BEF">
        <w:rPr>
          <w:rFonts w:ascii="Book Antiqua" w:hAnsi="Book Antiqua"/>
          <w:sz w:val="20"/>
        </w:rPr>
        <w:t>excluded to the computation of the Completion Period or the Extended Completion Period, as the case may be and the Vendor(s) shall grant such further extension to the Purchaser(s) of a period equal to the period of the aforesaid delay free of interest to pay the Balance Purchase Price without interest</w:t>
      </w:r>
      <w:r w:rsidRPr="00E56BEF">
        <w:rPr>
          <w:rFonts w:ascii="Book Antiqua" w:hAnsi="Book Antiqua"/>
          <w:bCs/>
          <w:sz w:val="20"/>
          <w:lang w:val="en-GB"/>
        </w:rPr>
        <w:t>; and</w:t>
      </w:r>
    </w:p>
    <w:p w14:paraId="271D2B79" w14:textId="77777777" w:rsidR="00D2382D" w:rsidRPr="00E56BEF" w:rsidRDefault="00D2382D">
      <w:pPr>
        <w:pStyle w:val="BodyText"/>
        <w:rPr>
          <w:rFonts w:ascii="Book Antiqua" w:hAnsi="Book Antiqua"/>
          <w:bCs/>
          <w:sz w:val="20"/>
          <w:lang w:val="en-GB"/>
        </w:rPr>
      </w:pPr>
    </w:p>
    <w:p w14:paraId="25199900" w14:textId="77777777" w:rsidR="00D2382D" w:rsidRPr="00E56BEF" w:rsidRDefault="00D2382D" w:rsidP="00D2382D">
      <w:pPr>
        <w:pStyle w:val="BodyText"/>
        <w:numPr>
          <w:ilvl w:val="0"/>
          <w:numId w:val="11"/>
        </w:numPr>
        <w:tabs>
          <w:tab w:val="clear" w:pos="1080"/>
        </w:tabs>
        <w:ind w:left="1440" w:hanging="720"/>
        <w:rPr>
          <w:rFonts w:ascii="Book Antiqua" w:hAnsi="Book Antiqua"/>
          <w:bCs/>
          <w:sz w:val="20"/>
          <w:lang w:val="en-GB"/>
        </w:rPr>
      </w:pPr>
      <w:r w:rsidRPr="00E56BEF">
        <w:rPr>
          <w:rFonts w:ascii="Book Antiqua" w:hAnsi="Book Antiqua"/>
          <w:bCs/>
          <w:sz w:val="20"/>
          <w:lang w:val="en-GB"/>
        </w:rPr>
        <w:t>the Purchaser(s) shall be absolutely entitled to the whole of the benefit of any arrangement made or the whole amount of any monetary compensation awarded in respect of the acquisition of the said Property under the Acquisition Act and the Vendor(s) shall do execute and sign all documents, acts and things on their part necessary or expedient to enable the Purchaser(s) to procure such arrangement or compensation.</w:t>
      </w:r>
    </w:p>
    <w:p w14:paraId="620F58E2" w14:textId="77777777" w:rsidR="00D2382D" w:rsidRPr="00E56BEF" w:rsidRDefault="00D2382D">
      <w:pPr>
        <w:pStyle w:val="BodyText"/>
        <w:rPr>
          <w:rFonts w:ascii="Book Antiqua" w:hAnsi="Book Antiqua"/>
          <w:bCs/>
          <w:sz w:val="20"/>
          <w:lang w:val="en-GB"/>
        </w:rPr>
      </w:pPr>
    </w:p>
    <w:p w14:paraId="01D1C5AD" w14:textId="77777777" w:rsidR="00D2382D" w:rsidRPr="00E56BEF" w:rsidRDefault="00D2382D">
      <w:pPr>
        <w:pStyle w:val="BodyText"/>
        <w:rPr>
          <w:rFonts w:ascii="Book Antiqua" w:hAnsi="Book Antiqua"/>
          <w:b/>
          <w:sz w:val="20"/>
          <w:lang w:val="en-GB"/>
        </w:rPr>
      </w:pPr>
      <w:r w:rsidRPr="00E56BEF">
        <w:rPr>
          <w:rFonts w:ascii="Book Antiqua" w:hAnsi="Book Antiqua"/>
          <w:bCs/>
          <w:sz w:val="20"/>
          <w:lang w:val="en-GB"/>
        </w:rPr>
        <w:t>14.</w:t>
      </w:r>
      <w:r w:rsidRPr="00E56BEF">
        <w:rPr>
          <w:rFonts w:ascii="Book Antiqua" w:hAnsi="Book Antiqua"/>
          <w:bCs/>
          <w:sz w:val="20"/>
          <w:lang w:val="en-GB"/>
        </w:rPr>
        <w:tab/>
      </w:r>
      <w:r w:rsidRPr="00E56BEF">
        <w:rPr>
          <w:rFonts w:ascii="Book Antiqua" w:hAnsi="Book Antiqua"/>
          <w:b/>
          <w:sz w:val="20"/>
          <w:lang w:val="en-GB"/>
        </w:rPr>
        <w:t>Representations and Warranties</w:t>
      </w:r>
    </w:p>
    <w:p w14:paraId="67991CB7" w14:textId="77777777" w:rsidR="00D2382D" w:rsidRPr="00E56BEF" w:rsidRDefault="00D2382D">
      <w:pPr>
        <w:pStyle w:val="BodyText"/>
        <w:rPr>
          <w:rFonts w:ascii="Book Antiqua" w:hAnsi="Book Antiqua"/>
          <w:bCs/>
          <w:sz w:val="20"/>
          <w:lang w:val="en-GB"/>
        </w:rPr>
      </w:pPr>
    </w:p>
    <w:p w14:paraId="77EF9263" w14:textId="77777777" w:rsidR="00D2382D" w:rsidRPr="00E56BEF" w:rsidRDefault="00D2382D">
      <w:pPr>
        <w:pStyle w:val="BodyText"/>
        <w:ind w:left="720" w:hanging="720"/>
        <w:rPr>
          <w:rFonts w:ascii="Book Antiqua" w:hAnsi="Book Antiqua"/>
          <w:sz w:val="20"/>
        </w:rPr>
      </w:pPr>
      <w:r w:rsidRPr="00E56BEF">
        <w:rPr>
          <w:rFonts w:ascii="Book Antiqua" w:hAnsi="Book Antiqua"/>
          <w:bCs/>
          <w:sz w:val="20"/>
          <w:lang w:val="en-GB"/>
        </w:rPr>
        <w:t>14.1</w:t>
      </w:r>
      <w:r w:rsidRPr="00E56BEF">
        <w:rPr>
          <w:rFonts w:ascii="Book Antiqua" w:hAnsi="Book Antiqua"/>
          <w:bCs/>
          <w:sz w:val="20"/>
          <w:lang w:val="en-GB"/>
        </w:rPr>
        <w:tab/>
      </w:r>
      <w:r w:rsidRPr="00E56BEF">
        <w:rPr>
          <w:rFonts w:ascii="Book Antiqua" w:hAnsi="Book Antiqua"/>
          <w:sz w:val="20"/>
        </w:rPr>
        <w:t>The Vendor(s) hereby expressly confirm undertake represent and warrant to the Purchaser(s) that: -</w:t>
      </w:r>
    </w:p>
    <w:p w14:paraId="3CCFE51D" w14:textId="77777777" w:rsidR="00D2382D" w:rsidRPr="00E56BEF" w:rsidRDefault="00D2382D">
      <w:pPr>
        <w:pStyle w:val="BodyText"/>
        <w:rPr>
          <w:rFonts w:ascii="Book Antiqua" w:hAnsi="Book Antiqua"/>
          <w:sz w:val="20"/>
        </w:rPr>
      </w:pPr>
    </w:p>
    <w:p w14:paraId="0E955AD6" w14:textId="77777777" w:rsidR="00657C64" w:rsidRPr="00E56BEF" w:rsidRDefault="00657C64" w:rsidP="008E2F03">
      <w:pPr>
        <w:numPr>
          <w:ilvl w:val="1"/>
          <w:numId w:val="20"/>
        </w:numPr>
        <w:jc w:val="both"/>
        <w:rPr>
          <w:rFonts w:ascii="Book Antiqua" w:eastAsia="Times New Roman" w:hAnsi="Book Antiqua"/>
          <w:lang w:val="en-GB"/>
        </w:rPr>
      </w:pPr>
      <w:proofErr w:type="spellStart"/>
      <w:r w:rsidRPr="00E56BEF">
        <w:rPr>
          <w:rFonts w:ascii="Book Antiqua" w:eastAsia="Times New Roman" w:hAnsi="Book Antiqua"/>
          <w:lang w:val="en-GB"/>
        </w:rPr>
        <w:t>the</w:t>
      </w:r>
      <w:proofErr w:type="spellEnd"/>
      <w:r w:rsidRPr="00E56BEF">
        <w:rPr>
          <w:rFonts w:ascii="Book Antiqua" w:eastAsia="Times New Roman" w:hAnsi="Book Antiqua"/>
          <w:lang w:val="en-GB"/>
        </w:rPr>
        <w:t xml:space="preserve"> said Property or any part thereof is not subject to any acquisition proceedings or notice of intended acquisition by the relevant authorities as at the date of execution of this </w:t>
      </w:r>
      <w:proofErr w:type="gramStart"/>
      <w:r w:rsidRPr="00E56BEF">
        <w:rPr>
          <w:rFonts w:ascii="Book Antiqua" w:eastAsia="Times New Roman" w:hAnsi="Book Antiqua"/>
          <w:lang w:val="en-GB"/>
        </w:rPr>
        <w:t>Agreement;</w:t>
      </w:r>
      <w:proofErr w:type="gramEnd"/>
    </w:p>
    <w:p w14:paraId="12CA7A4B" w14:textId="77777777" w:rsidR="00657C64" w:rsidRPr="00E56BEF" w:rsidRDefault="00657C64" w:rsidP="008E2F03">
      <w:pPr>
        <w:jc w:val="both"/>
        <w:rPr>
          <w:rFonts w:ascii="Book Antiqua" w:eastAsia="Times New Roman" w:hAnsi="Book Antiqua"/>
          <w:lang w:val="en-GB"/>
        </w:rPr>
      </w:pPr>
    </w:p>
    <w:p w14:paraId="702A9678" w14:textId="39ADF79F" w:rsidR="00CB13EC" w:rsidRDefault="00CB13EC" w:rsidP="008E2F03">
      <w:pPr>
        <w:numPr>
          <w:ilvl w:val="1"/>
          <w:numId w:val="20"/>
        </w:numPr>
        <w:jc w:val="both"/>
        <w:rPr>
          <w:rFonts w:ascii="Book Antiqua" w:eastAsia="Times New Roman" w:hAnsi="Book Antiqua"/>
          <w:lang w:val="en-GB"/>
        </w:rPr>
      </w:pPr>
      <w:r w:rsidRPr="00CB13EC">
        <w:rPr>
          <w:rFonts w:ascii="Book Antiqua" w:eastAsia="Times New Roman" w:hAnsi="Book Antiqua"/>
          <w:lang w:val="en-GB"/>
        </w:rPr>
        <w:t xml:space="preserve">save for the assignment in favour of the Lender, if applicable, the said Property is presently </w:t>
      </w:r>
      <w:r w:rsidR="00FE125B">
        <w:rPr>
          <w:rFonts w:ascii="Book Antiqua" w:eastAsia="Times New Roman" w:hAnsi="Book Antiqua"/>
          <w:lang w:val="en-GB"/>
        </w:rPr>
        <w:t>free from</w:t>
      </w:r>
      <w:r w:rsidRPr="00CB13EC">
        <w:rPr>
          <w:rFonts w:ascii="Book Antiqua" w:eastAsia="Times New Roman" w:hAnsi="Book Antiqua"/>
          <w:lang w:val="en-GB"/>
        </w:rPr>
        <w:t xml:space="preserve"> all adverse claims by or rights of any third </w:t>
      </w:r>
      <w:proofErr w:type="gramStart"/>
      <w:r w:rsidRPr="00CB13EC">
        <w:rPr>
          <w:rFonts w:ascii="Book Antiqua" w:eastAsia="Times New Roman" w:hAnsi="Book Antiqua"/>
          <w:lang w:val="en-GB"/>
        </w:rPr>
        <w:t>party;</w:t>
      </w:r>
      <w:proofErr w:type="gramEnd"/>
    </w:p>
    <w:p w14:paraId="4C32845B" w14:textId="77777777" w:rsidR="00FE125B" w:rsidRDefault="00FE125B" w:rsidP="008E2F03">
      <w:pPr>
        <w:pStyle w:val="ListParagraph"/>
        <w:rPr>
          <w:rFonts w:ascii="Book Antiqua" w:eastAsia="Times New Roman" w:hAnsi="Book Antiqua"/>
          <w:lang w:val="en-GB"/>
        </w:rPr>
      </w:pPr>
    </w:p>
    <w:p w14:paraId="3B3DC81B" w14:textId="61DC73D4" w:rsidR="00FE125B" w:rsidRPr="00FE125B" w:rsidRDefault="00FE125B" w:rsidP="008E2F03">
      <w:pPr>
        <w:pStyle w:val="BodyText"/>
        <w:numPr>
          <w:ilvl w:val="1"/>
          <w:numId w:val="20"/>
        </w:numPr>
        <w:rPr>
          <w:rFonts w:ascii="Book Antiqua" w:hAnsi="Book Antiqua"/>
          <w:sz w:val="20"/>
        </w:rPr>
      </w:pPr>
      <w:r w:rsidRPr="0045038D">
        <w:rPr>
          <w:rFonts w:ascii="Book Antiqua" w:hAnsi="Book Antiqua"/>
          <w:sz w:val="20"/>
        </w:rPr>
        <w:t xml:space="preserve">the particulars set out in the Recital and the Second Schedule to this Agreement are true, complete and accurate in all material </w:t>
      </w:r>
      <w:proofErr w:type="gramStart"/>
      <w:r w:rsidRPr="0045038D">
        <w:rPr>
          <w:rFonts w:ascii="Book Antiqua" w:hAnsi="Book Antiqua"/>
          <w:sz w:val="20"/>
        </w:rPr>
        <w:t>respects;</w:t>
      </w:r>
      <w:proofErr w:type="gramEnd"/>
    </w:p>
    <w:p w14:paraId="44DF755C" w14:textId="77777777" w:rsidR="00657C64" w:rsidRPr="00E56BEF" w:rsidRDefault="00657C64" w:rsidP="008E2F03">
      <w:pPr>
        <w:jc w:val="both"/>
        <w:rPr>
          <w:rFonts w:ascii="Book Antiqua" w:eastAsia="Times New Roman" w:hAnsi="Book Antiqua"/>
          <w:lang w:val="en-GB"/>
        </w:rPr>
      </w:pPr>
    </w:p>
    <w:p w14:paraId="4BA62828" w14:textId="77777777" w:rsidR="00657C64" w:rsidRPr="00E56BEF" w:rsidRDefault="00657C64" w:rsidP="008E2F03">
      <w:pPr>
        <w:numPr>
          <w:ilvl w:val="1"/>
          <w:numId w:val="20"/>
        </w:numPr>
        <w:jc w:val="both"/>
        <w:rPr>
          <w:rFonts w:ascii="Book Antiqua" w:eastAsia="Times New Roman" w:hAnsi="Book Antiqua"/>
          <w:lang w:val="en-GB"/>
        </w:rPr>
      </w:pPr>
      <w:r w:rsidRPr="00E56BEF">
        <w:rPr>
          <w:rFonts w:ascii="Book Antiqua" w:eastAsia="Times New Roman" w:hAnsi="Book Antiqua"/>
          <w:lang w:val="en-GB"/>
        </w:rPr>
        <w:t>all quit rent rates assessments electricity and water charges and other lawful outgoings due to the relevant authorities in respect of the said Property by the Vendor(s) and all conditions affecting the said Property whether express or implied under any Act, Ordinance, Enactment, Order, regulations, bye laws and directives have been duly complied with by the Vendor(s) and the Vendor(s) shall not at any time hereafter do or suffer to be done or omitted any act or thing in or in respect of the said Property which may render the said Property or any part thereof liable for forfeiture or attachment;</w:t>
      </w:r>
    </w:p>
    <w:p w14:paraId="405F6949" w14:textId="77777777" w:rsidR="00657C64" w:rsidRPr="00E56BEF" w:rsidRDefault="00657C64" w:rsidP="008E2F03">
      <w:pPr>
        <w:jc w:val="both"/>
        <w:rPr>
          <w:rFonts w:ascii="Book Antiqua" w:eastAsia="Times New Roman" w:hAnsi="Book Antiqua"/>
          <w:lang w:val="en-GB"/>
        </w:rPr>
      </w:pPr>
    </w:p>
    <w:p w14:paraId="2756FECC" w14:textId="77777777" w:rsidR="00657C64" w:rsidRPr="00E56BEF" w:rsidRDefault="00657C64" w:rsidP="008E2F03">
      <w:pPr>
        <w:numPr>
          <w:ilvl w:val="1"/>
          <w:numId w:val="20"/>
        </w:numPr>
        <w:jc w:val="both"/>
        <w:rPr>
          <w:rFonts w:ascii="Book Antiqua" w:eastAsia="Times New Roman" w:hAnsi="Book Antiqua"/>
          <w:lang w:val="en-GB"/>
        </w:rPr>
      </w:pPr>
      <w:r w:rsidRPr="00E56BEF">
        <w:rPr>
          <w:rFonts w:ascii="Book Antiqua" w:eastAsia="Times New Roman" w:hAnsi="Book Antiqua"/>
          <w:lang w:val="en-GB"/>
        </w:rPr>
        <w:t xml:space="preserve">there is no subsisting Sale and Purchase Agreement in respect of the said Property or any part thereof between the Vendor(s) and any third party or </w:t>
      </w:r>
      <w:proofErr w:type="gramStart"/>
      <w:r w:rsidRPr="00E56BEF">
        <w:rPr>
          <w:rFonts w:ascii="Book Antiqua" w:eastAsia="Times New Roman" w:hAnsi="Book Antiqua"/>
          <w:lang w:val="en-GB"/>
        </w:rPr>
        <w:t>parties;</w:t>
      </w:r>
      <w:proofErr w:type="gramEnd"/>
    </w:p>
    <w:p w14:paraId="4F799374" w14:textId="77777777" w:rsidR="00657C64" w:rsidRPr="00E56BEF" w:rsidRDefault="00657C64" w:rsidP="008E2F03">
      <w:pPr>
        <w:jc w:val="both"/>
        <w:rPr>
          <w:rFonts w:ascii="Book Antiqua" w:eastAsia="Times New Roman" w:hAnsi="Book Antiqua"/>
          <w:lang w:val="en-GB"/>
        </w:rPr>
      </w:pPr>
    </w:p>
    <w:p w14:paraId="061A9D97" w14:textId="77777777" w:rsidR="00657C64" w:rsidRPr="00E56BEF" w:rsidRDefault="00657C64" w:rsidP="008E2F03">
      <w:pPr>
        <w:numPr>
          <w:ilvl w:val="1"/>
          <w:numId w:val="20"/>
        </w:numPr>
        <w:jc w:val="both"/>
        <w:rPr>
          <w:rFonts w:ascii="Book Antiqua" w:eastAsia="Times New Roman" w:hAnsi="Book Antiqua"/>
          <w:lang w:val="en-GB"/>
        </w:rPr>
      </w:pPr>
      <w:r w:rsidRPr="00E56BEF">
        <w:rPr>
          <w:rFonts w:ascii="Book Antiqua" w:eastAsia="Times New Roman" w:hAnsi="Book Antiqua"/>
          <w:lang w:val="en-GB"/>
        </w:rPr>
        <w:t>the Vendor(s) is not undischarged bankrupt/being wound-up, as the case may be, and neither is there any bankruptcy/winding-up proceedings threatened initiated or pending against the Vendor(s)</w:t>
      </w:r>
      <w:r w:rsidR="00216DE8" w:rsidRPr="00E56BEF">
        <w:rPr>
          <w:rFonts w:ascii="Book Antiqua" w:eastAsia="Times New Roman" w:hAnsi="Book Antiqua"/>
          <w:lang w:val="en-GB"/>
        </w:rPr>
        <w:t xml:space="preserve"> and the Vendor(s) shall furnish a statutory declaration that he/she/they is/are not an undischarged </w:t>
      </w:r>
      <w:proofErr w:type="gramStart"/>
      <w:r w:rsidR="00216DE8" w:rsidRPr="00E56BEF">
        <w:rPr>
          <w:rFonts w:ascii="Book Antiqua" w:eastAsia="Times New Roman" w:hAnsi="Book Antiqua"/>
          <w:lang w:val="en-GB"/>
        </w:rPr>
        <w:t>bankrupt</w:t>
      </w:r>
      <w:r w:rsidRPr="00E56BEF">
        <w:rPr>
          <w:rFonts w:ascii="Book Antiqua" w:eastAsia="Times New Roman" w:hAnsi="Book Antiqua"/>
          <w:lang w:val="en-GB"/>
        </w:rPr>
        <w:t>;</w:t>
      </w:r>
      <w:proofErr w:type="gramEnd"/>
      <w:r w:rsidRPr="00E56BEF">
        <w:rPr>
          <w:rFonts w:ascii="Book Antiqua" w:eastAsia="Times New Roman" w:hAnsi="Book Antiqua"/>
          <w:lang w:val="en-GB"/>
        </w:rPr>
        <w:t xml:space="preserve"> </w:t>
      </w:r>
    </w:p>
    <w:p w14:paraId="461C522B" w14:textId="77777777" w:rsidR="00657C64" w:rsidRPr="00E56BEF" w:rsidRDefault="00657C64" w:rsidP="008E2F03">
      <w:pPr>
        <w:jc w:val="both"/>
        <w:rPr>
          <w:rFonts w:ascii="Book Antiqua" w:eastAsia="Times New Roman" w:hAnsi="Book Antiqua"/>
          <w:lang w:val="en-GB"/>
        </w:rPr>
      </w:pPr>
    </w:p>
    <w:p w14:paraId="47890AD2" w14:textId="77777777" w:rsidR="00657C64" w:rsidRPr="00E56BEF" w:rsidRDefault="00657C64" w:rsidP="008E2F03">
      <w:pPr>
        <w:numPr>
          <w:ilvl w:val="1"/>
          <w:numId w:val="20"/>
        </w:numPr>
        <w:jc w:val="both"/>
        <w:rPr>
          <w:rFonts w:ascii="Book Antiqua" w:eastAsia="Times New Roman" w:hAnsi="Book Antiqua"/>
          <w:lang w:val="en-GB"/>
        </w:rPr>
      </w:pPr>
      <w:r w:rsidRPr="00E56BEF">
        <w:rPr>
          <w:rFonts w:ascii="Book Antiqua" w:eastAsia="Times New Roman" w:hAnsi="Book Antiqua"/>
          <w:lang w:val="en-GB"/>
        </w:rPr>
        <w:t xml:space="preserve">the Vendor(s) is not in breach and shall not prior to </w:t>
      </w:r>
      <w:proofErr w:type="gramStart"/>
      <w:r w:rsidRPr="00E56BEF">
        <w:rPr>
          <w:rFonts w:ascii="Book Antiqua" w:eastAsia="Times New Roman" w:hAnsi="Book Antiqua"/>
          <w:lang w:val="en-GB"/>
        </w:rPr>
        <w:t>the  completion</w:t>
      </w:r>
      <w:proofErr w:type="gramEnd"/>
      <w:r w:rsidRPr="00E56BEF">
        <w:rPr>
          <w:rFonts w:ascii="Book Antiqua" w:eastAsia="Times New Roman" w:hAnsi="Book Antiqua"/>
          <w:lang w:val="en-GB"/>
        </w:rPr>
        <w:t xml:space="preserve"> of the sale herein commit any breach of any express or implied conditions of title to the said Property;</w:t>
      </w:r>
    </w:p>
    <w:p w14:paraId="6F70F3E7" w14:textId="77777777" w:rsidR="00657C64" w:rsidRPr="00E56BEF" w:rsidRDefault="00657C64" w:rsidP="008E2F03">
      <w:pPr>
        <w:jc w:val="both"/>
        <w:rPr>
          <w:rFonts w:ascii="Book Antiqua" w:eastAsia="Times New Roman" w:hAnsi="Book Antiqua"/>
          <w:lang w:val="en-GB"/>
        </w:rPr>
      </w:pPr>
    </w:p>
    <w:p w14:paraId="5B49C80C" w14:textId="77777777" w:rsidR="00657C64" w:rsidRPr="00E56BEF" w:rsidRDefault="00657C64" w:rsidP="008E2F03">
      <w:pPr>
        <w:numPr>
          <w:ilvl w:val="1"/>
          <w:numId w:val="20"/>
        </w:numPr>
        <w:jc w:val="both"/>
        <w:rPr>
          <w:rFonts w:ascii="Book Antiqua" w:eastAsia="Times New Roman" w:hAnsi="Book Antiqua"/>
          <w:lang w:val="en-GB"/>
        </w:rPr>
      </w:pPr>
      <w:r w:rsidRPr="00E56BEF">
        <w:rPr>
          <w:rFonts w:ascii="Book Antiqua" w:eastAsia="Times New Roman" w:hAnsi="Book Antiqua"/>
          <w:lang w:val="en-GB"/>
        </w:rPr>
        <w:t xml:space="preserve">that there is no pending suit, legal proceedings or claim against the Vendor(s) which may affect in any way the rights of the Vendor(s) to dispose of the said </w:t>
      </w:r>
      <w:proofErr w:type="gramStart"/>
      <w:r w:rsidRPr="00E56BEF">
        <w:rPr>
          <w:rFonts w:ascii="Book Antiqua" w:eastAsia="Times New Roman" w:hAnsi="Book Antiqua"/>
          <w:lang w:val="en-GB"/>
        </w:rPr>
        <w:t>Property;</w:t>
      </w:r>
      <w:proofErr w:type="gramEnd"/>
      <w:r w:rsidRPr="00E56BEF">
        <w:rPr>
          <w:rFonts w:ascii="Book Antiqua" w:eastAsia="Times New Roman" w:hAnsi="Book Antiqua"/>
          <w:lang w:val="en-GB"/>
        </w:rPr>
        <w:t xml:space="preserve"> </w:t>
      </w:r>
    </w:p>
    <w:p w14:paraId="388C5A30" w14:textId="77777777" w:rsidR="00200116" w:rsidRPr="00E56BEF" w:rsidRDefault="00200116" w:rsidP="008E2F03">
      <w:pPr>
        <w:pStyle w:val="MediumGrid1-Accent2"/>
        <w:rPr>
          <w:rFonts w:ascii="Book Antiqua" w:eastAsia="Times New Roman" w:hAnsi="Book Antiqua"/>
          <w:lang w:val="en-GB"/>
        </w:rPr>
      </w:pPr>
    </w:p>
    <w:p w14:paraId="7B6CB781" w14:textId="77777777" w:rsidR="00200116" w:rsidRPr="00E56BEF" w:rsidRDefault="00200116" w:rsidP="008E2F03">
      <w:pPr>
        <w:numPr>
          <w:ilvl w:val="1"/>
          <w:numId w:val="20"/>
        </w:numPr>
        <w:jc w:val="both"/>
        <w:rPr>
          <w:rFonts w:ascii="Book Antiqua" w:eastAsia="Times New Roman" w:hAnsi="Book Antiqua"/>
          <w:lang w:val="en-GB"/>
        </w:rPr>
      </w:pPr>
      <w:r w:rsidRPr="00E56BEF">
        <w:rPr>
          <w:rFonts w:ascii="Book Antiqua" w:eastAsia="Times New Roman" w:hAnsi="Book Antiqua"/>
          <w:lang w:val="en-GB"/>
        </w:rPr>
        <w:t>that there is no restriction whatsoever from the Developer and all the relevant land authorities to the sale of the said Property from a Bumiputra Vendor</w:t>
      </w:r>
      <w:r w:rsidR="00216DE8" w:rsidRPr="00E56BEF">
        <w:rPr>
          <w:rFonts w:ascii="Book Antiqua" w:eastAsia="Times New Roman" w:hAnsi="Book Antiqua"/>
          <w:lang w:val="en-GB"/>
        </w:rPr>
        <w:t>(</w:t>
      </w:r>
      <w:proofErr w:type="gramStart"/>
      <w:r w:rsidR="00216DE8" w:rsidRPr="00E56BEF">
        <w:rPr>
          <w:rFonts w:ascii="Book Antiqua" w:eastAsia="Times New Roman" w:hAnsi="Book Antiqua"/>
          <w:lang w:val="en-GB"/>
        </w:rPr>
        <w:t>s)</w:t>
      </w:r>
      <w:r w:rsidRPr="00E56BEF">
        <w:rPr>
          <w:rFonts w:ascii="Book Antiqua" w:eastAsia="Times New Roman" w:hAnsi="Book Antiqua"/>
          <w:lang w:val="en-GB"/>
        </w:rPr>
        <w:t xml:space="preserve">  to</w:t>
      </w:r>
      <w:proofErr w:type="gramEnd"/>
      <w:r w:rsidRPr="00E56BEF">
        <w:rPr>
          <w:rFonts w:ascii="Book Antiqua" w:eastAsia="Times New Roman" w:hAnsi="Book Antiqua"/>
          <w:lang w:val="en-GB"/>
        </w:rPr>
        <w:t xml:space="preserve"> a Non-Bumiputra Purchaser</w:t>
      </w:r>
      <w:r w:rsidR="00216DE8" w:rsidRPr="00E56BEF">
        <w:rPr>
          <w:rFonts w:ascii="Book Antiqua" w:eastAsia="Times New Roman" w:hAnsi="Book Antiqua"/>
          <w:lang w:val="en-GB"/>
        </w:rPr>
        <w:t>(s);</w:t>
      </w:r>
    </w:p>
    <w:p w14:paraId="14C8C86D" w14:textId="77777777" w:rsidR="00216DE8" w:rsidRPr="00E56BEF" w:rsidRDefault="00216DE8" w:rsidP="008E2F03">
      <w:pPr>
        <w:pStyle w:val="MediumGrid1-Accent2"/>
        <w:rPr>
          <w:rFonts w:ascii="Book Antiqua" w:eastAsia="Times New Roman" w:hAnsi="Book Antiqua"/>
          <w:lang w:val="en-GB"/>
        </w:rPr>
      </w:pPr>
    </w:p>
    <w:p w14:paraId="75BDBB1C" w14:textId="77777777" w:rsidR="00216DE8" w:rsidRPr="00E56BEF" w:rsidRDefault="00216DE8" w:rsidP="008E2F03">
      <w:pPr>
        <w:numPr>
          <w:ilvl w:val="1"/>
          <w:numId w:val="20"/>
        </w:numPr>
        <w:jc w:val="both"/>
        <w:rPr>
          <w:rFonts w:ascii="Book Antiqua" w:eastAsia="Times New Roman" w:hAnsi="Book Antiqua"/>
          <w:lang w:val="en-GB"/>
        </w:rPr>
      </w:pPr>
      <w:r w:rsidRPr="00E56BEF">
        <w:rPr>
          <w:rFonts w:ascii="Book Antiqua" w:eastAsia="Times New Roman" w:hAnsi="Book Antiqua"/>
          <w:lang w:val="en-GB"/>
        </w:rPr>
        <w:t xml:space="preserve">that the Vendor(s) shall take all actions and sign all such documents as may be necessary to ensure the execution and completion of the sale and purchase </w:t>
      </w:r>
      <w:proofErr w:type="gramStart"/>
      <w:r w:rsidRPr="00E56BEF">
        <w:rPr>
          <w:rFonts w:ascii="Book Antiqua" w:eastAsia="Times New Roman" w:hAnsi="Book Antiqua"/>
          <w:lang w:val="en-GB"/>
        </w:rPr>
        <w:t>herein;</w:t>
      </w:r>
      <w:proofErr w:type="gramEnd"/>
    </w:p>
    <w:p w14:paraId="0AC02640" w14:textId="77777777" w:rsidR="00657C64" w:rsidRPr="00E56BEF" w:rsidRDefault="00657C64" w:rsidP="008E2F03">
      <w:pPr>
        <w:jc w:val="both"/>
        <w:rPr>
          <w:rFonts w:ascii="Book Antiqua" w:eastAsia="Times New Roman" w:hAnsi="Book Antiqua"/>
          <w:lang w:val="en-GB"/>
        </w:rPr>
      </w:pPr>
    </w:p>
    <w:p w14:paraId="08880925" w14:textId="77777777" w:rsidR="00657C64" w:rsidRPr="00E56BEF" w:rsidRDefault="00657C64" w:rsidP="008E2F03">
      <w:pPr>
        <w:numPr>
          <w:ilvl w:val="1"/>
          <w:numId w:val="20"/>
        </w:numPr>
        <w:jc w:val="both"/>
        <w:rPr>
          <w:rFonts w:ascii="Book Antiqua" w:eastAsia="Times New Roman" w:hAnsi="Book Antiqua"/>
          <w:lang w:val="en-GB"/>
        </w:rPr>
      </w:pPr>
      <w:r w:rsidRPr="00E56BEF">
        <w:rPr>
          <w:rFonts w:ascii="Book Antiqua" w:eastAsia="Times New Roman" w:hAnsi="Book Antiqua"/>
          <w:lang w:val="en-GB"/>
        </w:rPr>
        <w:t xml:space="preserve">that in the event the said Property is encumbered to the </w:t>
      </w:r>
      <w:r w:rsidR="00C2594F" w:rsidRPr="00E56BEF">
        <w:rPr>
          <w:rFonts w:ascii="Book Antiqua" w:eastAsia="Times New Roman" w:hAnsi="Book Antiqua"/>
          <w:lang w:val="en-GB"/>
        </w:rPr>
        <w:t>Lender</w:t>
      </w:r>
      <w:r w:rsidRPr="00E56BEF">
        <w:rPr>
          <w:rFonts w:ascii="Book Antiqua" w:eastAsia="Times New Roman" w:hAnsi="Book Antiqua"/>
          <w:lang w:val="en-GB"/>
        </w:rPr>
        <w:t xml:space="preserve">, the Balance Purchase Price is sufficient to meet the Redemption Sum or in the event the Redemption Sum is greater than the Balance Purchase Price, the Vendor(s) is able to top up the deficit within fourteen (14) days from the date the Redemption Statement is issued by the </w:t>
      </w:r>
      <w:proofErr w:type="gramStart"/>
      <w:r w:rsidR="00C2594F" w:rsidRPr="00E56BEF">
        <w:rPr>
          <w:rFonts w:ascii="Book Antiqua" w:eastAsia="Times New Roman" w:hAnsi="Book Antiqua"/>
          <w:lang w:val="en-GB"/>
        </w:rPr>
        <w:t>Lender</w:t>
      </w:r>
      <w:r w:rsidRPr="00E56BEF">
        <w:rPr>
          <w:rFonts w:ascii="Book Antiqua" w:eastAsia="Times New Roman" w:hAnsi="Book Antiqua"/>
          <w:lang w:val="en-GB"/>
        </w:rPr>
        <w:t>;</w:t>
      </w:r>
      <w:proofErr w:type="gramEnd"/>
    </w:p>
    <w:p w14:paraId="65D38424" w14:textId="77777777" w:rsidR="00657C64" w:rsidRPr="00E56BEF" w:rsidRDefault="00657C64" w:rsidP="008E2F03">
      <w:pPr>
        <w:jc w:val="both"/>
        <w:rPr>
          <w:rFonts w:ascii="Book Antiqua" w:eastAsia="Times New Roman" w:hAnsi="Book Antiqua"/>
          <w:lang w:val="en-GB"/>
        </w:rPr>
      </w:pPr>
    </w:p>
    <w:p w14:paraId="7E813FA7" w14:textId="77777777" w:rsidR="00657C64" w:rsidRPr="00E56BEF" w:rsidRDefault="00657C64" w:rsidP="008E2F03">
      <w:pPr>
        <w:numPr>
          <w:ilvl w:val="1"/>
          <w:numId w:val="20"/>
        </w:numPr>
        <w:jc w:val="both"/>
        <w:rPr>
          <w:rFonts w:ascii="Book Antiqua" w:eastAsia="Times New Roman" w:hAnsi="Book Antiqua"/>
          <w:lang w:val="en-GB"/>
        </w:rPr>
      </w:pPr>
      <w:r w:rsidRPr="00E56BEF">
        <w:rPr>
          <w:rFonts w:ascii="Book Antiqua" w:eastAsia="Times New Roman" w:hAnsi="Book Antiqua"/>
          <w:lang w:val="en-GB"/>
        </w:rPr>
        <w:t xml:space="preserve">that the </w:t>
      </w:r>
      <w:r w:rsidR="00523AE8">
        <w:rPr>
          <w:rFonts w:ascii="Book Antiqua" w:eastAsia="Times New Roman" w:hAnsi="Book Antiqua"/>
          <w:lang w:val="en-GB"/>
        </w:rPr>
        <w:t xml:space="preserve">said Property is not a </w:t>
      </w:r>
      <w:proofErr w:type="spellStart"/>
      <w:r w:rsidR="00523AE8">
        <w:rPr>
          <w:rFonts w:ascii="Book Antiqua" w:eastAsia="Times New Roman" w:hAnsi="Book Antiqua"/>
          <w:lang w:val="en-GB"/>
        </w:rPr>
        <w:t>bumi</w:t>
      </w:r>
      <w:proofErr w:type="spellEnd"/>
      <w:r w:rsidR="00523AE8">
        <w:rPr>
          <w:rFonts w:ascii="Book Antiqua" w:eastAsia="Times New Roman" w:hAnsi="Book Antiqua"/>
          <w:lang w:val="en-GB"/>
        </w:rPr>
        <w:t xml:space="preserve"> lot and the </w:t>
      </w:r>
      <w:r w:rsidRPr="00E56BEF">
        <w:rPr>
          <w:rFonts w:ascii="Book Antiqua" w:eastAsia="Times New Roman" w:hAnsi="Book Antiqua"/>
          <w:lang w:val="en-GB"/>
        </w:rPr>
        <w:t>Vendor(s) has absolute and unfettered right to dispose of and/or sell and/or transfer the said Property to the Purchaser(s</w:t>
      </w:r>
      <w:proofErr w:type="gramStart"/>
      <w:r w:rsidRPr="00E56BEF">
        <w:rPr>
          <w:rFonts w:ascii="Book Antiqua" w:eastAsia="Times New Roman" w:hAnsi="Book Antiqua"/>
          <w:lang w:val="en-GB"/>
        </w:rPr>
        <w:t>);</w:t>
      </w:r>
      <w:proofErr w:type="gramEnd"/>
    </w:p>
    <w:p w14:paraId="3F73DD0F" w14:textId="77777777" w:rsidR="00657C64" w:rsidRPr="00E56BEF" w:rsidRDefault="00657C64" w:rsidP="008E2F03">
      <w:pPr>
        <w:ind w:left="1440"/>
        <w:jc w:val="both"/>
        <w:rPr>
          <w:rFonts w:ascii="Book Antiqua" w:eastAsia="Times New Roman" w:hAnsi="Book Antiqua"/>
          <w:lang w:val="en-GB"/>
        </w:rPr>
      </w:pPr>
    </w:p>
    <w:p w14:paraId="5AF457CC" w14:textId="77777777" w:rsidR="00657C64" w:rsidRPr="00E56BEF" w:rsidRDefault="00657C64" w:rsidP="008E2F03">
      <w:pPr>
        <w:numPr>
          <w:ilvl w:val="1"/>
          <w:numId w:val="20"/>
        </w:numPr>
        <w:jc w:val="both"/>
        <w:rPr>
          <w:rFonts w:ascii="Book Antiqua" w:eastAsia="Times New Roman" w:hAnsi="Book Antiqua"/>
          <w:lang w:val="en-GB"/>
        </w:rPr>
      </w:pPr>
      <w:r w:rsidRPr="00E56BEF">
        <w:rPr>
          <w:rFonts w:ascii="Book Antiqua" w:eastAsia="Times New Roman" w:hAnsi="Book Antiqua"/>
          <w:lang w:val="en-GB"/>
        </w:rPr>
        <w:t xml:space="preserve">The Vendor(s) confirm that the Vendor(s) has obtained all necessary approvals and permits from the relevant authorities for all the renovation and improvements works (if any) to the </w:t>
      </w:r>
      <w:proofErr w:type="gramStart"/>
      <w:r w:rsidRPr="00E56BEF">
        <w:rPr>
          <w:rFonts w:ascii="Book Antiqua" w:eastAsia="Times New Roman" w:hAnsi="Book Antiqua"/>
          <w:lang w:val="en-GB"/>
        </w:rPr>
        <w:t>Property;</w:t>
      </w:r>
      <w:proofErr w:type="gramEnd"/>
      <w:r w:rsidRPr="00E56BEF">
        <w:rPr>
          <w:rFonts w:ascii="Book Antiqua" w:eastAsia="Times New Roman" w:hAnsi="Book Antiqua"/>
          <w:lang w:val="en-GB"/>
        </w:rPr>
        <w:t xml:space="preserve"> </w:t>
      </w:r>
    </w:p>
    <w:p w14:paraId="6AD914A8" w14:textId="77777777" w:rsidR="00657C64" w:rsidRPr="00E56BEF" w:rsidRDefault="00657C64" w:rsidP="008E2F03">
      <w:pPr>
        <w:ind w:left="1440"/>
        <w:jc w:val="both"/>
        <w:rPr>
          <w:rFonts w:ascii="Book Antiqua" w:eastAsia="Times New Roman" w:hAnsi="Book Antiqua"/>
          <w:lang w:val="en-GB"/>
        </w:rPr>
      </w:pPr>
    </w:p>
    <w:p w14:paraId="24FA7249" w14:textId="77777777" w:rsidR="00657C64" w:rsidRPr="00E56BEF" w:rsidRDefault="00657C64" w:rsidP="008E2F03">
      <w:pPr>
        <w:numPr>
          <w:ilvl w:val="1"/>
          <w:numId w:val="20"/>
        </w:numPr>
        <w:jc w:val="both"/>
        <w:rPr>
          <w:rFonts w:ascii="Book Antiqua" w:eastAsia="Times New Roman" w:hAnsi="Book Antiqua"/>
          <w:lang w:val="en-GB"/>
        </w:rPr>
      </w:pPr>
      <w:r w:rsidRPr="00E56BEF">
        <w:rPr>
          <w:rFonts w:ascii="Book Antiqua" w:eastAsia="Times New Roman" w:hAnsi="Book Antiqua"/>
          <w:lang w:val="en-GB"/>
        </w:rPr>
        <w:t xml:space="preserve">The Vendor(s) shall continue to pay the monthly instalment due to the </w:t>
      </w:r>
      <w:r w:rsidR="00C2594F" w:rsidRPr="00E56BEF">
        <w:rPr>
          <w:rFonts w:ascii="Book Antiqua" w:eastAsia="Times New Roman" w:hAnsi="Book Antiqua"/>
          <w:lang w:val="en-GB"/>
        </w:rPr>
        <w:t>Lender</w:t>
      </w:r>
      <w:r w:rsidRPr="00E56BEF">
        <w:rPr>
          <w:rFonts w:ascii="Book Antiqua" w:eastAsia="Times New Roman" w:hAnsi="Book Antiqua"/>
          <w:lang w:val="en-GB"/>
        </w:rPr>
        <w:t xml:space="preserve"> until the said Property has been fully redeemed</w:t>
      </w:r>
      <w:r w:rsidR="000219EF" w:rsidRPr="00E56BEF">
        <w:rPr>
          <w:rFonts w:ascii="Book Antiqua" w:eastAsia="Times New Roman" w:hAnsi="Book Antiqua"/>
          <w:lang w:val="en-GB"/>
        </w:rPr>
        <w:t xml:space="preserve"> from the </w:t>
      </w:r>
      <w:r w:rsidR="00C2594F" w:rsidRPr="00E56BEF">
        <w:rPr>
          <w:rFonts w:ascii="Book Antiqua" w:eastAsia="Times New Roman" w:hAnsi="Book Antiqua"/>
          <w:lang w:val="en-GB"/>
        </w:rPr>
        <w:t>Lender</w:t>
      </w:r>
      <w:r w:rsidR="000219EF" w:rsidRPr="00E56BEF">
        <w:rPr>
          <w:rFonts w:ascii="Book Antiqua" w:eastAsia="Times New Roman" w:hAnsi="Book Antiqua"/>
          <w:lang w:val="en-GB"/>
        </w:rPr>
        <w:t>; and</w:t>
      </w:r>
    </w:p>
    <w:p w14:paraId="36FF1ABC" w14:textId="77777777" w:rsidR="000219EF" w:rsidRPr="00E56BEF" w:rsidRDefault="000219EF" w:rsidP="008E2F03">
      <w:pPr>
        <w:ind w:left="1440"/>
        <w:jc w:val="both"/>
        <w:rPr>
          <w:rFonts w:ascii="Book Antiqua" w:eastAsia="Times New Roman" w:hAnsi="Book Antiqua"/>
          <w:lang w:val="en-GB"/>
        </w:rPr>
      </w:pPr>
    </w:p>
    <w:p w14:paraId="73B16B52" w14:textId="77777777" w:rsidR="000219EF" w:rsidRPr="00E56BEF" w:rsidRDefault="000219EF" w:rsidP="008E2F03">
      <w:pPr>
        <w:pStyle w:val="BodyText"/>
        <w:numPr>
          <w:ilvl w:val="1"/>
          <w:numId w:val="20"/>
        </w:numPr>
        <w:rPr>
          <w:rFonts w:ascii="Book Antiqua" w:hAnsi="Book Antiqua"/>
          <w:sz w:val="20"/>
        </w:rPr>
      </w:pPr>
      <w:r w:rsidRPr="00E56BEF">
        <w:rPr>
          <w:rFonts w:ascii="Book Antiqua" w:hAnsi="Book Antiqua"/>
          <w:sz w:val="20"/>
        </w:rPr>
        <w:t>the Vendor(s) undertake to expeditiously render all assistance to the Purchaser(s)’ Financier’s Valuer and the Stamp Office’s Valuer by allowing them access to view the said  Property  if required to enable them to prepare a valuation report on the said Property for the Purchaser(s)’ loan (if any)</w:t>
      </w:r>
      <w:r w:rsidR="007C35A8" w:rsidRPr="00E56BEF">
        <w:rPr>
          <w:rFonts w:ascii="Book Antiqua" w:hAnsi="Book Antiqua"/>
          <w:sz w:val="20"/>
        </w:rPr>
        <w:t xml:space="preserve"> within seven (7) days from the Valuer’s notification failing which the Vendor(s) shall allow the Purchaser(s) an extension of time which corresponds with the period of such delay free of interest to pay the outstanding Balance Purchase Price</w:t>
      </w:r>
      <w:r w:rsidRPr="00E56BEF">
        <w:rPr>
          <w:rFonts w:ascii="Book Antiqua" w:hAnsi="Book Antiqua"/>
          <w:sz w:val="20"/>
        </w:rPr>
        <w:t>.</w:t>
      </w:r>
    </w:p>
    <w:p w14:paraId="786F1E80" w14:textId="77777777" w:rsidR="00D2382D" w:rsidRPr="00E56BEF" w:rsidRDefault="00D2382D">
      <w:pPr>
        <w:pStyle w:val="BodyText"/>
        <w:rPr>
          <w:rFonts w:ascii="Book Antiqua" w:hAnsi="Book Antiqua"/>
          <w:sz w:val="20"/>
        </w:rPr>
      </w:pPr>
    </w:p>
    <w:p w14:paraId="59F1FC20" w14:textId="77777777" w:rsidR="00D2382D" w:rsidRPr="009E1BB4" w:rsidRDefault="00D2382D" w:rsidP="009E1BB4">
      <w:pPr>
        <w:pStyle w:val="BodyText"/>
        <w:ind w:left="720" w:hanging="720"/>
        <w:rPr>
          <w:rFonts w:ascii="Book Antiqua" w:hAnsi="Book Antiqua"/>
          <w:bCs/>
          <w:sz w:val="20"/>
        </w:rPr>
      </w:pPr>
      <w:r w:rsidRPr="00E56BEF">
        <w:rPr>
          <w:rFonts w:ascii="Book Antiqua" w:hAnsi="Book Antiqua"/>
          <w:sz w:val="20"/>
        </w:rPr>
        <w:t>14.2</w:t>
      </w:r>
      <w:r w:rsidRPr="00E56BEF">
        <w:rPr>
          <w:rFonts w:ascii="Book Antiqua" w:hAnsi="Book Antiqua"/>
          <w:sz w:val="20"/>
        </w:rPr>
        <w:tab/>
        <w:t xml:space="preserve">The truth and correctness of the matter stated in the representations and warranties as set out in Clause 14.1 above shall form the basis of the Purchaser(s)’ commitment to purchase the said Property in accordance with the provisions of this Agreement. If any such representation and/or warranty be found to have been incorrect in any material aspect and/or if the Vendor(s) shall fail to make full disclosure to the Purchaser of any material particular concerning the said Property at the date of this Agreement then in such event and notwithstanding anything to the contrary herein contained the Purchaser(s) shall have the right at their absolute </w:t>
      </w:r>
      <w:r w:rsidRPr="009E1BB4">
        <w:rPr>
          <w:rFonts w:ascii="Book Antiqua" w:hAnsi="Book Antiqua"/>
          <w:sz w:val="20"/>
        </w:rPr>
        <w:t>discretion to terminate this Agreement thereupon the remedy contained in Clause 10.1 above shall apply.</w:t>
      </w:r>
      <w:r w:rsidR="009E1BB4" w:rsidRPr="009E1BB4">
        <w:rPr>
          <w:rFonts w:ascii="Book Antiqua" w:hAnsi="Book Antiqua"/>
          <w:sz w:val="20"/>
        </w:rPr>
        <w:t xml:space="preserve"> </w:t>
      </w:r>
      <w:r w:rsidR="009E1BB4" w:rsidRPr="009E1BB4">
        <w:rPr>
          <w:rFonts w:ascii="Book Antiqua" w:hAnsi="Book Antiqua"/>
          <w:bCs/>
          <w:sz w:val="20"/>
        </w:rPr>
        <w:t>Such warranty</w:t>
      </w:r>
      <w:r w:rsidR="001A27D6">
        <w:rPr>
          <w:rFonts w:ascii="Book Antiqua" w:hAnsi="Book Antiqua"/>
          <w:bCs/>
          <w:sz w:val="20"/>
        </w:rPr>
        <w:t>(</w:t>
      </w:r>
      <w:proofErr w:type="spellStart"/>
      <w:r w:rsidR="001A27D6">
        <w:rPr>
          <w:rFonts w:ascii="Book Antiqua" w:hAnsi="Book Antiqua"/>
          <w:bCs/>
          <w:sz w:val="20"/>
        </w:rPr>
        <w:t>ies</w:t>
      </w:r>
      <w:proofErr w:type="spellEnd"/>
      <w:r w:rsidR="001A27D6">
        <w:rPr>
          <w:rFonts w:ascii="Book Antiqua" w:hAnsi="Book Antiqua"/>
          <w:bCs/>
          <w:sz w:val="20"/>
        </w:rPr>
        <w:t>)</w:t>
      </w:r>
      <w:r w:rsidR="009E1BB4" w:rsidRPr="009E1BB4">
        <w:rPr>
          <w:rFonts w:ascii="Book Antiqua" w:hAnsi="Book Antiqua"/>
          <w:bCs/>
          <w:sz w:val="20"/>
        </w:rPr>
        <w:t xml:space="preserve"> and representation</w:t>
      </w:r>
      <w:r w:rsidR="001A27D6">
        <w:rPr>
          <w:rFonts w:ascii="Book Antiqua" w:hAnsi="Book Antiqua"/>
          <w:bCs/>
          <w:sz w:val="20"/>
        </w:rPr>
        <w:t>(s)</w:t>
      </w:r>
      <w:r w:rsidR="009E1BB4" w:rsidRPr="009E1BB4">
        <w:rPr>
          <w:rFonts w:ascii="Book Antiqua" w:hAnsi="Book Antiqua"/>
          <w:bCs/>
          <w:sz w:val="20"/>
        </w:rPr>
        <w:t xml:space="preserve"> shall remain in full fo</w:t>
      </w:r>
      <w:r w:rsidR="001A27D6">
        <w:rPr>
          <w:rFonts w:ascii="Book Antiqua" w:hAnsi="Book Antiqua"/>
          <w:bCs/>
          <w:sz w:val="20"/>
        </w:rPr>
        <w:t>rce and effect notwithstanding c</w:t>
      </w:r>
      <w:r w:rsidR="009E1BB4" w:rsidRPr="009E1BB4">
        <w:rPr>
          <w:rFonts w:ascii="Book Antiqua" w:hAnsi="Book Antiqua"/>
          <w:bCs/>
          <w:sz w:val="20"/>
        </w:rPr>
        <w:t xml:space="preserve">ompletion </w:t>
      </w:r>
      <w:r w:rsidR="001A27D6">
        <w:rPr>
          <w:rFonts w:ascii="Book Antiqua" w:hAnsi="Book Antiqua"/>
          <w:bCs/>
          <w:sz w:val="20"/>
        </w:rPr>
        <w:t xml:space="preserve">of this Agreement </w:t>
      </w:r>
      <w:r w:rsidR="009E1BB4" w:rsidRPr="009E1BB4">
        <w:rPr>
          <w:rFonts w:ascii="Book Antiqua" w:hAnsi="Book Antiqua"/>
          <w:bCs/>
          <w:sz w:val="20"/>
        </w:rPr>
        <w:t>and so far as such warranty</w:t>
      </w:r>
      <w:r w:rsidR="001A27D6">
        <w:rPr>
          <w:rFonts w:ascii="Book Antiqua" w:hAnsi="Book Antiqua"/>
          <w:bCs/>
          <w:sz w:val="20"/>
        </w:rPr>
        <w:t>(</w:t>
      </w:r>
      <w:proofErr w:type="spellStart"/>
      <w:r w:rsidR="001A27D6">
        <w:rPr>
          <w:rFonts w:ascii="Book Antiqua" w:hAnsi="Book Antiqua"/>
          <w:bCs/>
          <w:sz w:val="20"/>
        </w:rPr>
        <w:t>ies</w:t>
      </w:r>
      <w:proofErr w:type="spellEnd"/>
      <w:r w:rsidR="001A27D6">
        <w:rPr>
          <w:rFonts w:ascii="Book Antiqua" w:hAnsi="Book Antiqua"/>
          <w:bCs/>
          <w:sz w:val="20"/>
        </w:rPr>
        <w:t>)</w:t>
      </w:r>
      <w:r w:rsidR="009E1BB4" w:rsidRPr="009E1BB4">
        <w:rPr>
          <w:rFonts w:ascii="Book Antiqua" w:hAnsi="Book Antiqua"/>
          <w:bCs/>
          <w:sz w:val="20"/>
        </w:rPr>
        <w:t xml:space="preserve"> and representation</w:t>
      </w:r>
      <w:r w:rsidR="001A27D6">
        <w:rPr>
          <w:rFonts w:ascii="Book Antiqua" w:hAnsi="Book Antiqua"/>
          <w:bCs/>
          <w:sz w:val="20"/>
        </w:rPr>
        <w:t>(s)</w:t>
      </w:r>
      <w:r w:rsidR="009E1BB4" w:rsidRPr="009E1BB4">
        <w:rPr>
          <w:rFonts w:ascii="Book Antiqua" w:hAnsi="Book Antiqua"/>
          <w:bCs/>
          <w:sz w:val="20"/>
        </w:rPr>
        <w:t xml:space="preserve"> relate in whole or in part to present or past matters of fact at</w:t>
      </w:r>
      <w:r w:rsidR="001A27D6">
        <w:rPr>
          <w:rFonts w:ascii="Book Antiqua" w:hAnsi="Book Antiqua"/>
          <w:bCs/>
          <w:sz w:val="20"/>
        </w:rPr>
        <w:t xml:space="preserve"> the time of c</w:t>
      </w:r>
      <w:r w:rsidR="009E1BB4" w:rsidRPr="009E1BB4">
        <w:rPr>
          <w:rFonts w:ascii="Book Antiqua" w:hAnsi="Book Antiqua"/>
          <w:bCs/>
          <w:sz w:val="20"/>
        </w:rPr>
        <w:t>ompletion it shall also be deemed to constitute fundamental representation upon the faith of which th</w:t>
      </w:r>
      <w:r w:rsidR="001A27D6">
        <w:rPr>
          <w:rFonts w:ascii="Book Antiqua" w:hAnsi="Book Antiqua"/>
          <w:bCs/>
          <w:sz w:val="20"/>
        </w:rPr>
        <w:t>is Agreement</w:t>
      </w:r>
      <w:r w:rsidR="009E1BB4" w:rsidRPr="009E1BB4">
        <w:rPr>
          <w:rFonts w:ascii="Book Antiqua" w:hAnsi="Book Antiqua"/>
          <w:bCs/>
          <w:sz w:val="20"/>
        </w:rPr>
        <w:t xml:space="preserve"> has been entered into by </w:t>
      </w:r>
      <w:r w:rsidR="009E1BB4">
        <w:rPr>
          <w:rFonts w:ascii="Book Antiqua" w:hAnsi="Book Antiqua"/>
          <w:bCs/>
          <w:sz w:val="20"/>
        </w:rPr>
        <w:t>the Purchaser(s)</w:t>
      </w:r>
      <w:r w:rsidR="009E1BB4" w:rsidRPr="009E1BB4">
        <w:rPr>
          <w:rFonts w:ascii="Book Antiqua" w:hAnsi="Book Antiqua"/>
          <w:bCs/>
          <w:sz w:val="20"/>
        </w:rPr>
        <w:t>.</w:t>
      </w:r>
    </w:p>
    <w:p w14:paraId="3362398F" w14:textId="77777777" w:rsidR="00197323" w:rsidRPr="00E56BEF" w:rsidRDefault="00197323">
      <w:pPr>
        <w:pStyle w:val="BodyText"/>
        <w:ind w:left="720" w:hanging="720"/>
        <w:rPr>
          <w:rFonts w:ascii="Book Antiqua" w:hAnsi="Book Antiqua"/>
          <w:sz w:val="20"/>
        </w:rPr>
      </w:pPr>
    </w:p>
    <w:p w14:paraId="5A46E5EF" w14:textId="512CE550" w:rsidR="00197323" w:rsidRPr="00E56BEF" w:rsidRDefault="00197323">
      <w:pPr>
        <w:pStyle w:val="BodyText"/>
        <w:ind w:left="720" w:hanging="720"/>
        <w:rPr>
          <w:rFonts w:ascii="Book Antiqua" w:hAnsi="Book Antiqua"/>
          <w:bCs/>
          <w:sz w:val="20"/>
        </w:rPr>
      </w:pPr>
      <w:r w:rsidRPr="00E56BEF">
        <w:rPr>
          <w:rFonts w:ascii="Book Antiqua" w:hAnsi="Book Antiqua"/>
          <w:bCs/>
          <w:sz w:val="20"/>
        </w:rPr>
        <w:t>14.3</w:t>
      </w:r>
      <w:r w:rsidRPr="00E56BEF">
        <w:rPr>
          <w:rFonts w:ascii="Book Antiqua" w:hAnsi="Book Antiqua"/>
          <w:bCs/>
          <w:sz w:val="20"/>
        </w:rPr>
        <w:tab/>
        <w:t xml:space="preserve">The Vendor(s) shall indemnify the Purchaser(s) against all losses, claims, damages and costs suffered or otherwise incurred by the Purchaser(s) arising out of or resulting from any misrepresentation or breach of warranty or covenant of the Vendor(s) as herein set out and against all liability in respect of any taxes fees or charges payable in respect of the said Property prior to the date of delivery of </w:t>
      </w:r>
      <w:ins w:id="15" w:author="Eve Yeo" w:date="2024-05-10T15:02:00Z">
        <w:r w:rsidR="00F30301">
          <w:rPr>
            <w:rFonts w:ascii="Book Antiqua" w:hAnsi="Book Antiqua"/>
            <w:bCs/>
            <w:sz w:val="20"/>
          </w:rPr>
          <w:t>vacant/legal</w:t>
        </w:r>
      </w:ins>
      <w:r w:rsidRPr="00E56BEF">
        <w:rPr>
          <w:rFonts w:ascii="Book Antiqua" w:hAnsi="Book Antiqua"/>
          <w:bCs/>
          <w:sz w:val="20"/>
        </w:rPr>
        <w:t xml:space="preserve"> possession of the said Property under any act of Parliament or any instrument rule or order made under any act of Parliament or any regulation bye-law or instrument of any local authority or of any statutory or other appropriate body.</w:t>
      </w:r>
    </w:p>
    <w:p w14:paraId="6CEFEA7F" w14:textId="77777777" w:rsidR="00D2382D" w:rsidRPr="00E56BEF" w:rsidRDefault="00D2382D">
      <w:pPr>
        <w:pStyle w:val="BodyText"/>
        <w:rPr>
          <w:rFonts w:ascii="Book Antiqua" w:hAnsi="Book Antiqua"/>
          <w:bCs/>
          <w:sz w:val="20"/>
          <w:lang w:val="en-GB"/>
        </w:rPr>
      </w:pPr>
    </w:p>
    <w:p w14:paraId="4B0400D3" w14:textId="77777777" w:rsidR="00D2382D" w:rsidRPr="00E56BEF" w:rsidRDefault="00D2382D">
      <w:pPr>
        <w:pStyle w:val="BodyText"/>
        <w:rPr>
          <w:rFonts w:ascii="Book Antiqua" w:hAnsi="Book Antiqua"/>
          <w:b/>
          <w:sz w:val="20"/>
          <w:lang w:val="en-GB"/>
        </w:rPr>
      </w:pPr>
      <w:r w:rsidRPr="00E56BEF">
        <w:rPr>
          <w:rFonts w:ascii="Book Antiqua" w:hAnsi="Book Antiqua"/>
          <w:bCs/>
          <w:sz w:val="20"/>
          <w:lang w:val="en-GB"/>
        </w:rPr>
        <w:t>15.</w:t>
      </w:r>
      <w:r w:rsidRPr="00E56BEF">
        <w:rPr>
          <w:rFonts w:ascii="Book Antiqua" w:hAnsi="Book Antiqua"/>
          <w:bCs/>
          <w:sz w:val="20"/>
          <w:lang w:val="en-GB"/>
        </w:rPr>
        <w:tab/>
      </w:r>
      <w:r w:rsidRPr="00E56BEF">
        <w:rPr>
          <w:rFonts w:ascii="Book Antiqua" w:hAnsi="Book Antiqua"/>
          <w:b/>
          <w:sz w:val="20"/>
          <w:lang w:val="en-GB"/>
        </w:rPr>
        <w:t>Special Conditions</w:t>
      </w:r>
    </w:p>
    <w:p w14:paraId="73A06DB3" w14:textId="77777777" w:rsidR="00D2382D" w:rsidRPr="00E56BEF" w:rsidRDefault="00D2382D">
      <w:pPr>
        <w:pStyle w:val="BodyText"/>
        <w:rPr>
          <w:rFonts w:ascii="Book Antiqua" w:hAnsi="Book Antiqua"/>
          <w:bCs/>
          <w:sz w:val="20"/>
          <w:lang w:val="en-GB"/>
        </w:rPr>
      </w:pPr>
    </w:p>
    <w:p w14:paraId="6C9D5E11" w14:textId="77777777" w:rsidR="00D2382D" w:rsidRPr="00E56BEF" w:rsidRDefault="00D2382D">
      <w:pPr>
        <w:pStyle w:val="BodyText"/>
        <w:ind w:left="720" w:hanging="720"/>
        <w:rPr>
          <w:rFonts w:ascii="Book Antiqua" w:hAnsi="Book Antiqua"/>
          <w:bCs/>
          <w:sz w:val="20"/>
          <w:lang w:val="en-GB"/>
        </w:rPr>
      </w:pPr>
      <w:r w:rsidRPr="00E56BEF">
        <w:rPr>
          <w:rFonts w:ascii="Book Antiqua" w:hAnsi="Book Antiqua"/>
          <w:bCs/>
          <w:sz w:val="20"/>
          <w:lang w:val="en-GB"/>
        </w:rPr>
        <w:t>15.1</w:t>
      </w:r>
      <w:r w:rsidRPr="00E56BEF">
        <w:rPr>
          <w:rFonts w:ascii="Book Antiqua" w:hAnsi="Book Antiqua"/>
          <w:bCs/>
          <w:sz w:val="20"/>
          <w:lang w:val="en-GB"/>
        </w:rPr>
        <w:tab/>
        <w:t xml:space="preserve">It is hereby expressly agreed between the Vendor(s) and Purchaser(s) that they shall in addition to terms and conditions herein be subject to the special express conditions if any set out in the Third Schedule hereto and in the event of any conflict, </w:t>
      </w:r>
      <w:proofErr w:type="gramStart"/>
      <w:r w:rsidRPr="00E56BEF">
        <w:rPr>
          <w:rFonts w:ascii="Book Antiqua" w:hAnsi="Book Antiqua"/>
          <w:bCs/>
          <w:sz w:val="20"/>
          <w:lang w:val="en-GB"/>
        </w:rPr>
        <w:t>discrepancies</w:t>
      </w:r>
      <w:proofErr w:type="gramEnd"/>
      <w:r w:rsidRPr="00E56BEF">
        <w:rPr>
          <w:rFonts w:ascii="Book Antiqua" w:hAnsi="Book Antiqua"/>
          <w:bCs/>
          <w:sz w:val="20"/>
          <w:lang w:val="en-GB"/>
        </w:rPr>
        <w:t xml:space="preserve"> or variance the special express conditions set out in the Third Schedule herein shall prevail.</w:t>
      </w:r>
    </w:p>
    <w:p w14:paraId="6C2E9DB2" w14:textId="77777777" w:rsidR="00D2382D" w:rsidRPr="00E56BEF" w:rsidRDefault="00D2382D">
      <w:pPr>
        <w:pStyle w:val="BodyText"/>
        <w:rPr>
          <w:rFonts w:ascii="Book Antiqua" w:hAnsi="Book Antiqua"/>
          <w:bCs/>
          <w:sz w:val="20"/>
          <w:lang w:val="en-GB"/>
        </w:rPr>
      </w:pPr>
    </w:p>
    <w:p w14:paraId="5364A8AE" w14:textId="77777777" w:rsidR="00D2382D" w:rsidRPr="00E56BEF" w:rsidRDefault="00D2382D">
      <w:pPr>
        <w:pStyle w:val="BodyText"/>
        <w:rPr>
          <w:rFonts w:ascii="Book Antiqua" w:hAnsi="Book Antiqua"/>
          <w:b/>
          <w:sz w:val="20"/>
          <w:lang w:val="en-GB"/>
        </w:rPr>
      </w:pPr>
      <w:r w:rsidRPr="00E56BEF">
        <w:rPr>
          <w:rFonts w:ascii="Book Antiqua" w:hAnsi="Book Antiqua"/>
          <w:bCs/>
          <w:sz w:val="20"/>
          <w:lang w:val="en-GB"/>
        </w:rPr>
        <w:t>16.</w:t>
      </w:r>
      <w:r w:rsidRPr="00E56BEF">
        <w:rPr>
          <w:rFonts w:ascii="Book Antiqua" w:hAnsi="Book Antiqua"/>
          <w:bCs/>
          <w:sz w:val="20"/>
          <w:lang w:val="en-GB"/>
        </w:rPr>
        <w:tab/>
      </w:r>
      <w:r w:rsidRPr="00E56BEF">
        <w:rPr>
          <w:rFonts w:ascii="Book Antiqua" w:hAnsi="Book Antiqua"/>
          <w:b/>
          <w:sz w:val="20"/>
          <w:lang w:val="en-GB"/>
        </w:rPr>
        <w:t>Time</w:t>
      </w:r>
    </w:p>
    <w:p w14:paraId="57A7EE28" w14:textId="77777777" w:rsidR="00D2382D" w:rsidRPr="00E56BEF" w:rsidRDefault="00D2382D">
      <w:pPr>
        <w:pStyle w:val="BodyText"/>
        <w:rPr>
          <w:rFonts w:ascii="Book Antiqua" w:hAnsi="Book Antiqua"/>
          <w:bCs/>
          <w:sz w:val="20"/>
          <w:lang w:val="en-GB"/>
        </w:rPr>
      </w:pPr>
    </w:p>
    <w:p w14:paraId="6068514A" w14:textId="77777777" w:rsidR="00D2382D" w:rsidRPr="00E56BEF" w:rsidRDefault="00D2382D">
      <w:pPr>
        <w:pStyle w:val="BodyText"/>
        <w:rPr>
          <w:rFonts w:ascii="Book Antiqua" w:hAnsi="Book Antiqua"/>
          <w:bCs/>
          <w:sz w:val="20"/>
          <w:lang w:val="en-GB"/>
        </w:rPr>
      </w:pPr>
      <w:r w:rsidRPr="00E56BEF">
        <w:rPr>
          <w:rFonts w:ascii="Book Antiqua" w:hAnsi="Book Antiqua"/>
          <w:bCs/>
          <w:sz w:val="20"/>
          <w:lang w:val="en-GB"/>
        </w:rPr>
        <w:t>16.1</w:t>
      </w:r>
      <w:r w:rsidRPr="00E56BEF">
        <w:rPr>
          <w:rFonts w:ascii="Book Antiqua" w:hAnsi="Book Antiqua"/>
          <w:bCs/>
          <w:sz w:val="20"/>
          <w:lang w:val="en-GB"/>
        </w:rPr>
        <w:tab/>
        <w:t>Time whenever mentioned shall be of the essence of this Agreement.</w:t>
      </w:r>
    </w:p>
    <w:p w14:paraId="1D037F24" w14:textId="77777777" w:rsidR="00D2382D" w:rsidRPr="00E56BEF" w:rsidRDefault="00D2382D">
      <w:pPr>
        <w:pStyle w:val="BodyText"/>
        <w:rPr>
          <w:rFonts w:ascii="Book Antiqua" w:hAnsi="Book Antiqua"/>
          <w:bCs/>
          <w:sz w:val="20"/>
          <w:lang w:val="en-GB"/>
        </w:rPr>
      </w:pPr>
    </w:p>
    <w:p w14:paraId="2A315A34" w14:textId="77777777" w:rsidR="00A556B1" w:rsidRPr="00E56BEF" w:rsidRDefault="00A556B1" w:rsidP="00A556B1">
      <w:pPr>
        <w:pStyle w:val="BodyText"/>
        <w:ind w:left="720" w:hanging="720"/>
        <w:rPr>
          <w:rFonts w:ascii="Book Antiqua" w:hAnsi="Book Antiqua"/>
          <w:bCs/>
          <w:sz w:val="20"/>
          <w:lang w:val="en-GB"/>
        </w:rPr>
      </w:pPr>
      <w:r w:rsidRPr="00E56BEF">
        <w:rPr>
          <w:rFonts w:ascii="Book Antiqua" w:hAnsi="Book Antiqua"/>
          <w:bCs/>
          <w:sz w:val="20"/>
          <w:lang w:val="en-GB"/>
        </w:rPr>
        <w:t>17.</w:t>
      </w:r>
      <w:r w:rsidRPr="00E56BEF">
        <w:rPr>
          <w:rFonts w:ascii="Book Antiqua" w:hAnsi="Book Antiqua"/>
          <w:bCs/>
          <w:sz w:val="20"/>
          <w:lang w:val="en-GB"/>
        </w:rPr>
        <w:tab/>
      </w:r>
      <w:r w:rsidRPr="00E56BEF">
        <w:rPr>
          <w:rFonts w:ascii="Book Antiqua" w:hAnsi="Book Antiqua"/>
          <w:b/>
          <w:bCs/>
          <w:sz w:val="20"/>
          <w:lang w:val="en-GB"/>
        </w:rPr>
        <w:t>Cost and Stamp Duty</w:t>
      </w:r>
    </w:p>
    <w:p w14:paraId="425E335D" w14:textId="77777777" w:rsidR="00A556B1" w:rsidRPr="00E56BEF" w:rsidRDefault="00A556B1" w:rsidP="00A556B1">
      <w:pPr>
        <w:pStyle w:val="BodyText"/>
        <w:ind w:left="720" w:hanging="720"/>
        <w:rPr>
          <w:rFonts w:ascii="Book Antiqua" w:hAnsi="Book Antiqua"/>
          <w:bCs/>
          <w:sz w:val="20"/>
          <w:lang w:val="en-GB"/>
        </w:rPr>
      </w:pPr>
    </w:p>
    <w:p w14:paraId="32E552A6" w14:textId="77777777" w:rsidR="00A556B1" w:rsidRPr="00E56BEF" w:rsidRDefault="00A556B1" w:rsidP="00A556B1">
      <w:pPr>
        <w:pStyle w:val="BodyText"/>
        <w:ind w:left="720" w:hanging="720"/>
        <w:rPr>
          <w:rFonts w:ascii="Book Antiqua" w:hAnsi="Book Antiqua"/>
          <w:bCs/>
          <w:sz w:val="20"/>
          <w:lang w:val="en-GB"/>
        </w:rPr>
      </w:pPr>
      <w:r w:rsidRPr="00E56BEF">
        <w:rPr>
          <w:rFonts w:ascii="Book Antiqua" w:hAnsi="Book Antiqua"/>
          <w:bCs/>
          <w:sz w:val="20"/>
          <w:lang w:val="en-GB"/>
        </w:rPr>
        <w:t>17.1</w:t>
      </w:r>
      <w:r w:rsidRPr="00E56BEF">
        <w:rPr>
          <w:rFonts w:ascii="Book Antiqua" w:hAnsi="Book Antiqua"/>
          <w:bCs/>
          <w:sz w:val="20"/>
          <w:lang w:val="en-GB"/>
        </w:rPr>
        <w:tab/>
        <w:t>The Purchaser(s) shall pay the solicitors’ cost to the preparation and execution of this Agreement. All stamp duty and registration fees payable on this Agreement and the Deed of Assignment shall be paid by the Purchaser(s). The Purchaser(s) further agrees to pay as and when required any additional or excess stamp duty that may be imposed by the Collector of Stamp Duties or such other competent authority or authorities in respect of this Agreement and/or the said Deed of Assignment.</w:t>
      </w:r>
    </w:p>
    <w:p w14:paraId="22A0784F" w14:textId="77777777" w:rsidR="00A556B1" w:rsidRPr="00E56BEF" w:rsidRDefault="00A556B1" w:rsidP="00A556B1">
      <w:pPr>
        <w:pStyle w:val="BodyText"/>
        <w:ind w:left="720" w:hanging="720"/>
        <w:rPr>
          <w:rFonts w:ascii="Book Antiqua" w:hAnsi="Book Antiqua"/>
          <w:bCs/>
          <w:sz w:val="20"/>
          <w:lang w:val="en-GB"/>
        </w:rPr>
      </w:pPr>
    </w:p>
    <w:p w14:paraId="0134258D" w14:textId="77777777" w:rsidR="00A556B1" w:rsidRPr="00E56BEF" w:rsidRDefault="00A556B1" w:rsidP="00A556B1">
      <w:pPr>
        <w:pStyle w:val="BodyText"/>
        <w:ind w:left="720" w:hanging="720"/>
        <w:rPr>
          <w:rFonts w:ascii="Book Antiqua" w:hAnsi="Book Antiqua"/>
          <w:sz w:val="20"/>
        </w:rPr>
      </w:pPr>
      <w:r w:rsidRPr="00E56BEF">
        <w:rPr>
          <w:rFonts w:ascii="Book Antiqua" w:hAnsi="Book Antiqua"/>
          <w:bCs/>
          <w:sz w:val="20"/>
          <w:lang w:val="en-GB"/>
        </w:rPr>
        <w:t>17.2</w:t>
      </w:r>
      <w:r w:rsidRPr="00E56BEF">
        <w:rPr>
          <w:rFonts w:ascii="Book Antiqua" w:hAnsi="Book Antiqua"/>
          <w:bCs/>
          <w:sz w:val="20"/>
          <w:lang w:val="en-GB"/>
        </w:rPr>
        <w:tab/>
        <w:t>The Vendor(s) shall be responsible for all cost and expenses incurred in the preparation and registration of the Deed of Receipt and Reassignment</w:t>
      </w:r>
      <w:r w:rsidRPr="00E56BEF">
        <w:rPr>
          <w:rFonts w:ascii="Book Antiqua" w:hAnsi="Book Antiqua"/>
          <w:sz w:val="20"/>
        </w:rPr>
        <w:t xml:space="preserve">, interest/penalty that may be imposed by any competent authority or authorities in respect of this Agreement and/or the </w:t>
      </w:r>
      <w:r w:rsidRPr="00E56BEF">
        <w:rPr>
          <w:rFonts w:ascii="Book Antiqua" w:hAnsi="Book Antiqua"/>
          <w:bCs/>
          <w:sz w:val="20"/>
          <w:lang w:val="en-GB"/>
        </w:rPr>
        <w:t xml:space="preserve">Deed of Assignment </w:t>
      </w:r>
      <w:r w:rsidRPr="00E56BEF">
        <w:rPr>
          <w:rFonts w:ascii="Book Antiqua" w:hAnsi="Book Antiqua"/>
          <w:sz w:val="20"/>
        </w:rPr>
        <w:t xml:space="preserve">due to the Vendor(s)’ delay to provide any documents/confirmations/undertakings within the stipulated period as stated in this Agreement. </w:t>
      </w:r>
    </w:p>
    <w:p w14:paraId="48914433" w14:textId="77777777" w:rsidR="00A556B1" w:rsidRPr="00E56BEF" w:rsidRDefault="00A556B1" w:rsidP="00A556B1">
      <w:pPr>
        <w:pStyle w:val="BodyText"/>
        <w:ind w:left="720" w:hanging="720"/>
        <w:rPr>
          <w:rFonts w:ascii="Book Antiqua" w:hAnsi="Book Antiqua"/>
          <w:sz w:val="20"/>
        </w:rPr>
      </w:pPr>
    </w:p>
    <w:p w14:paraId="07F2384A" w14:textId="77777777" w:rsidR="00A556B1" w:rsidRDefault="00A556B1" w:rsidP="00A556B1">
      <w:pPr>
        <w:pStyle w:val="BodyText"/>
        <w:ind w:left="720" w:hanging="720"/>
        <w:rPr>
          <w:ins w:id="16" w:author="Eve Yeo" w:date="2024-05-10T15:27:00Z"/>
          <w:rFonts w:ascii="Book Antiqua" w:hAnsi="Book Antiqua"/>
          <w:sz w:val="20"/>
        </w:rPr>
      </w:pPr>
      <w:r w:rsidRPr="00E56BEF">
        <w:rPr>
          <w:rFonts w:ascii="Book Antiqua" w:hAnsi="Book Antiqua"/>
          <w:sz w:val="20"/>
        </w:rPr>
        <w:t>17.3</w:t>
      </w:r>
      <w:r w:rsidRPr="00E56BEF">
        <w:rPr>
          <w:rFonts w:ascii="Book Antiqua" w:hAnsi="Book Antiqua"/>
          <w:sz w:val="20"/>
        </w:rPr>
        <w:tab/>
        <w:t xml:space="preserve">Each party shall pay its own costs </w:t>
      </w:r>
      <w:proofErr w:type="gramStart"/>
      <w:r w:rsidRPr="00E56BEF">
        <w:rPr>
          <w:rFonts w:ascii="Book Antiqua" w:hAnsi="Book Antiqua"/>
          <w:sz w:val="20"/>
        </w:rPr>
        <w:t>of</w:t>
      </w:r>
      <w:proofErr w:type="gramEnd"/>
      <w:r w:rsidRPr="00E56BEF">
        <w:rPr>
          <w:rFonts w:ascii="Book Antiqua" w:hAnsi="Book Antiqua"/>
          <w:sz w:val="20"/>
        </w:rPr>
        <w:t xml:space="preserve"> filing of Form CKHT.</w:t>
      </w:r>
    </w:p>
    <w:p w14:paraId="363101B6" w14:textId="77777777" w:rsidR="003F778E" w:rsidRDefault="003F778E" w:rsidP="00A556B1">
      <w:pPr>
        <w:pStyle w:val="BodyText"/>
        <w:ind w:left="720" w:hanging="720"/>
        <w:rPr>
          <w:rFonts w:ascii="Book Antiqua" w:hAnsi="Book Antiqua"/>
          <w:sz w:val="20"/>
        </w:rPr>
      </w:pPr>
    </w:p>
    <w:p w14:paraId="72663311" w14:textId="02E4606F" w:rsidR="00A556B1" w:rsidRPr="00E56BEF" w:rsidRDefault="003F778E">
      <w:pPr>
        <w:pStyle w:val="BodyText"/>
        <w:ind w:left="720" w:hanging="720"/>
        <w:rPr>
          <w:rFonts w:ascii="Book Antiqua" w:hAnsi="Book Antiqua"/>
          <w:sz w:val="20"/>
        </w:rPr>
      </w:pPr>
      <w:r>
        <w:rPr>
          <w:rFonts w:ascii="Book Antiqua" w:hAnsi="Book Antiqua"/>
          <w:sz w:val="20"/>
        </w:rPr>
        <w:t xml:space="preserve">17.4 </w:t>
      </w:r>
      <w:r>
        <w:rPr>
          <w:rFonts w:ascii="Book Antiqua" w:hAnsi="Book Antiqua"/>
          <w:sz w:val="20"/>
        </w:rPr>
        <w:tab/>
      </w:r>
      <w:r w:rsidR="00A52AE4" w:rsidRPr="00A52AE4">
        <w:rPr>
          <w:rFonts w:ascii="Book Antiqua" w:hAnsi="Book Antiqua"/>
          <w:sz w:val="20"/>
        </w:rPr>
        <w:t xml:space="preserve">It is hereby agreed by and between all parties hereto that both the Purchaser(s) and Vendor(s) shall bear sole responsibility for the accuracy and correctness of the documents prepared by their respective represented solicitors. In the event </w:t>
      </w:r>
      <w:r w:rsidR="008E2F03">
        <w:rPr>
          <w:rFonts w:ascii="Book Antiqua" w:hAnsi="Book Antiqua"/>
          <w:sz w:val="20"/>
        </w:rPr>
        <w:t>of</w:t>
      </w:r>
      <w:r w:rsidR="00A52AE4" w:rsidRPr="00A52AE4">
        <w:rPr>
          <w:rFonts w:ascii="Book Antiqua" w:hAnsi="Book Antiqua"/>
          <w:sz w:val="20"/>
        </w:rPr>
        <w:t xml:space="preserve"> any error or omission in </w:t>
      </w:r>
      <w:r w:rsidR="008E2F03">
        <w:rPr>
          <w:rFonts w:ascii="Book Antiqua" w:hAnsi="Book Antiqua"/>
          <w:sz w:val="20"/>
        </w:rPr>
        <w:t>any</w:t>
      </w:r>
      <w:r w:rsidR="00A52AE4" w:rsidRPr="00A52AE4">
        <w:rPr>
          <w:rFonts w:ascii="Book Antiqua" w:hAnsi="Book Antiqua"/>
          <w:sz w:val="20"/>
        </w:rPr>
        <w:t xml:space="preserve"> documents, attributable to the work of the represented solicitors of either party, results in penalties, interest, damages, or re-presentation fees, the party whose solicitor committed such error or omission shall be solely liable for such penalties, interest, damages, or re-presentation fees.</w:t>
      </w:r>
      <w:r w:rsidR="00A52AE4">
        <w:rPr>
          <w:rFonts w:ascii="Book Antiqua" w:hAnsi="Book Antiqua"/>
          <w:sz w:val="20"/>
        </w:rPr>
        <w:t xml:space="preserve"> It</w:t>
      </w:r>
      <w:r w:rsidR="00A52AE4" w:rsidRPr="00A52AE4">
        <w:rPr>
          <w:rFonts w:ascii="Book Antiqua" w:hAnsi="Book Antiqua"/>
          <w:sz w:val="20"/>
        </w:rPr>
        <w:t xml:space="preserve"> is mutually agreed that </w:t>
      </w:r>
      <w:proofErr w:type="gramStart"/>
      <w:r w:rsidR="00A52AE4" w:rsidRPr="00A52AE4">
        <w:rPr>
          <w:rFonts w:ascii="Book Antiqua" w:hAnsi="Book Antiqua"/>
          <w:sz w:val="20"/>
        </w:rPr>
        <w:t>none</w:t>
      </w:r>
      <w:proofErr w:type="gramEnd"/>
      <w:r w:rsidR="00A52AE4" w:rsidRPr="00A52AE4">
        <w:rPr>
          <w:rFonts w:ascii="Book Antiqua" w:hAnsi="Book Antiqua"/>
          <w:sz w:val="20"/>
        </w:rPr>
        <w:t xml:space="preserve"> of the represented solicitors shall have any </w:t>
      </w:r>
      <w:r w:rsidR="00A52AE4">
        <w:rPr>
          <w:rFonts w:ascii="Book Antiqua" w:hAnsi="Book Antiqua"/>
          <w:sz w:val="20"/>
        </w:rPr>
        <w:t xml:space="preserve">duty, </w:t>
      </w:r>
      <w:proofErr w:type="gramStart"/>
      <w:r w:rsidR="00A52AE4" w:rsidRPr="00A52AE4">
        <w:rPr>
          <w:rFonts w:ascii="Book Antiqua" w:hAnsi="Book Antiqua"/>
          <w:sz w:val="20"/>
        </w:rPr>
        <w:t>obligation</w:t>
      </w:r>
      <w:proofErr w:type="gramEnd"/>
      <w:r w:rsidR="00A52AE4" w:rsidRPr="00A52AE4">
        <w:rPr>
          <w:rFonts w:ascii="Book Antiqua" w:hAnsi="Book Antiqua"/>
          <w:sz w:val="20"/>
        </w:rPr>
        <w:t xml:space="preserve"> or responsibility to review or verify the work performed by the solicitors representing the opposing party, for any </w:t>
      </w:r>
      <w:r w:rsidR="00A52AE4">
        <w:rPr>
          <w:rFonts w:ascii="Book Antiqua" w:hAnsi="Book Antiqua"/>
          <w:sz w:val="20"/>
        </w:rPr>
        <w:t>reason</w:t>
      </w:r>
      <w:r w:rsidR="00A52AE4" w:rsidRPr="00A52AE4">
        <w:rPr>
          <w:rFonts w:ascii="Book Antiqua" w:hAnsi="Book Antiqua"/>
          <w:sz w:val="20"/>
        </w:rPr>
        <w:t xml:space="preserve"> whatsoever</w:t>
      </w:r>
      <w:r w:rsidR="00A52AE4">
        <w:rPr>
          <w:rFonts w:ascii="Book Antiqua" w:hAnsi="Book Antiqua"/>
          <w:sz w:val="20"/>
        </w:rPr>
        <w:t>.</w:t>
      </w:r>
    </w:p>
    <w:p w14:paraId="55C1F841" w14:textId="77777777" w:rsidR="00D2382D" w:rsidRPr="00E56BEF" w:rsidRDefault="00D2382D">
      <w:pPr>
        <w:pStyle w:val="BodyText"/>
        <w:ind w:left="720" w:hanging="720"/>
        <w:rPr>
          <w:rFonts w:ascii="Book Antiqua" w:hAnsi="Book Antiqua"/>
          <w:b/>
          <w:sz w:val="20"/>
          <w:lang w:val="en-GB"/>
        </w:rPr>
      </w:pPr>
      <w:r w:rsidRPr="00E56BEF">
        <w:rPr>
          <w:rFonts w:ascii="Book Antiqua" w:hAnsi="Book Antiqua"/>
          <w:sz w:val="20"/>
          <w:lang w:val="en-GB"/>
        </w:rPr>
        <w:t>18.</w:t>
      </w:r>
      <w:r w:rsidRPr="00E56BEF">
        <w:rPr>
          <w:rFonts w:ascii="Book Antiqua" w:hAnsi="Book Antiqua"/>
          <w:sz w:val="20"/>
          <w:lang w:val="en-GB"/>
        </w:rPr>
        <w:tab/>
      </w:r>
      <w:r w:rsidRPr="00E56BEF">
        <w:rPr>
          <w:rFonts w:ascii="Book Antiqua" w:hAnsi="Book Antiqua"/>
          <w:b/>
          <w:sz w:val="20"/>
          <w:lang w:val="en-GB"/>
        </w:rPr>
        <w:t>Private Caveat</w:t>
      </w:r>
    </w:p>
    <w:p w14:paraId="0D5DB0CE" w14:textId="77777777" w:rsidR="00D2382D" w:rsidRPr="00E56BEF" w:rsidRDefault="00D2382D">
      <w:pPr>
        <w:pStyle w:val="BodyText"/>
        <w:ind w:left="720" w:hanging="720"/>
        <w:rPr>
          <w:rFonts w:ascii="Book Antiqua" w:hAnsi="Book Antiqua"/>
          <w:sz w:val="20"/>
          <w:lang w:val="en-GB"/>
        </w:rPr>
      </w:pPr>
    </w:p>
    <w:p w14:paraId="5E54847C" w14:textId="77777777" w:rsidR="00D2382D" w:rsidRPr="00E56BEF" w:rsidRDefault="00D2382D">
      <w:pPr>
        <w:pStyle w:val="BodyText"/>
        <w:ind w:left="720" w:hanging="720"/>
        <w:rPr>
          <w:rFonts w:ascii="Book Antiqua" w:hAnsi="Book Antiqua"/>
          <w:sz w:val="20"/>
          <w:lang w:val="en-GB"/>
        </w:rPr>
      </w:pPr>
      <w:r w:rsidRPr="00E56BEF">
        <w:rPr>
          <w:rFonts w:ascii="Book Antiqua" w:hAnsi="Book Antiqua"/>
          <w:sz w:val="20"/>
          <w:lang w:val="en-GB"/>
        </w:rPr>
        <w:t>18.1</w:t>
      </w:r>
      <w:r w:rsidRPr="00E56BEF">
        <w:rPr>
          <w:rFonts w:ascii="Book Antiqua" w:hAnsi="Book Antiqua"/>
          <w:sz w:val="20"/>
          <w:lang w:val="en-GB"/>
        </w:rPr>
        <w:tab/>
        <w:t xml:space="preserve">Subject to the Developer’s consent in respect of the lodgement of private caveat, the Vendor(s) hereby agree to a private caveat being lodged by the Purchaser if it so desire against the said Property to protect its interest PROVIDED ALWAYS that the Purchaser hereby undertake to withdraw same in the event that this Agreement is lawfully terminated by the Vendor(s) due to the fault of the Purchaser(s). Further the Purchaser(s) undertake that upon such private caveat being lodged the Purchaser(s) shall execute a Withdrawal of Private Caveat in escrow and deposit the same with the Purchaser(s)’ Solicitors who are </w:t>
      </w:r>
      <w:r w:rsidR="00D07D17" w:rsidRPr="00E56BEF">
        <w:rPr>
          <w:rFonts w:ascii="Book Antiqua" w:hAnsi="Book Antiqua"/>
          <w:sz w:val="20"/>
          <w:lang w:val="en-GB"/>
        </w:rPr>
        <w:t xml:space="preserve">irrevocably </w:t>
      </w:r>
      <w:r w:rsidRPr="00E56BEF">
        <w:rPr>
          <w:rFonts w:ascii="Book Antiqua" w:hAnsi="Book Antiqua"/>
          <w:sz w:val="20"/>
          <w:lang w:val="en-GB"/>
        </w:rPr>
        <w:t>instructed to present the same to the relevant Land Office for registration upon the Agreement herein being terminated.</w:t>
      </w:r>
    </w:p>
    <w:p w14:paraId="6B6B64FB" w14:textId="77777777" w:rsidR="00D2382D" w:rsidRPr="00E56BEF" w:rsidRDefault="00D2382D">
      <w:pPr>
        <w:pStyle w:val="BodyText"/>
        <w:rPr>
          <w:rFonts w:ascii="Book Antiqua" w:hAnsi="Book Antiqua"/>
          <w:bCs/>
          <w:sz w:val="20"/>
          <w:lang w:val="en-GB"/>
        </w:rPr>
      </w:pPr>
    </w:p>
    <w:p w14:paraId="120DEC85" w14:textId="77777777" w:rsidR="00D2382D" w:rsidRPr="00E56BEF" w:rsidRDefault="00D2382D">
      <w:pPr>
        <w:pStyle w:val="BodyText"/>
        <w:rPr>
          <w:rFonts w:ascii="Book Antiqua" w:hAnsi="Book Antiqua"/>
          <w:b/>
          <w:sz w:val="20"/>
          <w:lang w:val="en-GB"/>
        </w:rPr>
      </w:pPr>
      <w:r w:rsidRPr="00E56BEF">
        <w:rPr>
          <w:rFonts w:ascii="Book Antiqua" w:hAnsi="Book Antiqua"/>
          <w:bCs/>
          <w:sz w:val="20"/>
          <w:lang w:val="en-GB"/>
        </w:rPr>
        <w:t>19.</w:t>
      </w:r>
      <w:r w:rsidRPr="00E56BEF">
        <w:rPr>
          <w:rFonts w:ascii="Book Antiqua" w:hAnsi="Book Antiqua"/>
          <w:bCs/>
          <w:sz w:val="20"/>
          <w:lang w:val="en-GB"/>
        </w:rPr>
        <w:tab/>
      </w:r>
      <w:r w:rsidRPr="00E56BEF">
        <w:rPr>
          <w:rFonts w:ascii="Book Antiqua" w:hAnsi="Book Antiqua"/>
          <w:b/>
          <w:sz w:val="20"/>
          <w:lang w:val="en-GB"/>
        </w:rPr>
        <w:t>No Waiver</w:t>
      </w:r>
    </w:p>
    <w:p w14:paraId="3B375D31" w14:textId="77777777" w:rsidR="00D2382D" w:rsidRPr="00E56BEF" w:rsidRDefault="00D2382D">
      <w:pPr>
        <w:pStyle w:val="BodyText"/>
        <w:rPr>
          <w:rFonts w:ascii="Book Antiqua" w:hAnsi="Book Antiqua"/>
          <w:bCs/>
          <w:sz w:val="20"/>
          <w:lang w:val="en-GB"/>
        </w:rPr>
      </w:pPr>
    </w:p>
    <w:p w14:paraId="55FF0774" w14:textId="77777777" w:rsidR="00D2382D" w:rsidRDefault="00D2382D">
      <w:pPr>
        <w:pStyle w:val="BodyText"/>
        <w:ind w:left="720" w:hanging="720"/>
        <w:rPr>
          <w:rFonts w:ascii="Book Antiqua" w:hAnsi="Book Antiqua"/>
          <w:bCs/>
          <w:sz w:val="20"/>
          <w:lang w:val="en-GB"/>
        </w:rPr>
      </w:pPr>
      <w:r w:rsidRPr="00E56BEF">
        <w:rPr>
          <w:rFonts w:ascii="Book Antiqua" w:hAnsi="Book Antiqua"/>
          <w:bCs/>
          <w:sz w:val="20"/>
          <w:lang w:val="en-GB"/>
        </w:rPr>
        <w:t>19.1</w:t>
      </w:r>
      <w:r w:rsidRPr="00E56BEF">
        <w:rPr>
          <w:rFonts w:ascii="Book Antiqua" w:hAnsi="Book Antiqua"/>
          <w:bCs/>
          <w:sz w:val="20"/>
          <w:lang w:val="en-GB"/>
        </w:rPr>
        <w:tab/>
        <w:t>Knowledge or acquiescence by either party hereto of or in any breach of any of the conditions or covenants herein contained shall not operate as or deemed to be waiver of such conditions or covenants or any of them and notwithstanding such knowledge or acquiescence each party hereto shall be entitled to exercise their respective right under this Agreement and to require strict performance by the other of the terms and conditions herein.</w:t>
      </w:r>
    </w:p>
    <w:p w14:paraId="33CDC123" w14:textId="77777777" w:rsidR="00686361" w:rsidRDefault="00686361">
      <w:pPr>
        <w:pStyle w:val="BodyText"/>
        <w:ind w:left="720" w:hanging="720"/>
        <w:rPr>
          <w:rFonts w:ascii="Book Antiqua" w:hAnsi="Book Antiqua"/>
          <w:bCs/>
          <w:sz w:val="20"/>
          <w:lang w:val="en-GB"/>
        </w:rPr>
      </w:pPr>
    </w:p>
    <w:p w14:paraId="777726F1" w14:textId="77777777" w:rsidR="00686361" w:rsidRPr="00E16719" w:rsidRDefault="00686361" w:rsidP="00686361">
      <w:pPr>
        <w:pStyle w:val="BodyText"/>
        <w:rPr>
          <w:rFonts w:ascii="Book Antiqua" w:hAnsi="Book Antiqua"/>
          <w:sz w:val="20"/>
        </w:rPr>
      </w:pPr>
      <w:r w:rsidRPr="00E16719">
        <w:rPr>
          <w:rFonts w:ascii="Book Antiqua" w:hAnsi="Book Antiqua"/>
          <w:sz w:val="20"/>
        </w:rPr>
        <w:t>19A</w:t>
      </w:r>
      <w:r w:rsidRPr="00E16719">
        <w:rPr>
          <w:rFonts w:ascii="Book Antiqua" w:hAnsi="Book Antiqua"/>
          <w:b/>
          <w:bCs/>
          <w:sz w:val="20"/>
        </w:rPr>
        <w:t>.     Force Majeure</w:t>
      </w:r>
      <w:r w:rsidRPr="00E16719">
        <w:rPr>
          <w:rFonts w:ascii="Book Antiqua" w:hAnsi="Book Antiqua"/>
          <w:sz w:val="20"/>
        </w:rPr>
        <w:t xml:space="preserve"> </w:t>
      </w:r>
    </w:p>
    <w:p w14:paraId="311DD37A" w14:textId="77777777" w:rsidR="00686361" w:rsidRPr="00E16719" w:rsidRDefault="00686361" w:rsidP="00686361">
      <w:pPr>
        <w:pStyle w:val="BodyText"/>
        <w:rPr>
          <w:rFonts w:ascii="Book Antiqua" w:hAnsi="Book Antiqua"/>
          <w:sz w:val="20"/>
        </w:rPr>
      </w:pPr>
    </w:p>
    <w:p w14:paraId="6046C6C3" w14:textId="77777777" w:rsidR="00686361" w:rsidRDefault="00686361" w:rsidP="00686361">
      <w:pPr>
        <w:pStyle w:val="BodyText"/>
        <w:ind w:left="720"/>
        <w:rPr>
          <w:rFonts w:ascii="Book Antiqua" w:hAnsi="Book Antiqua"/>
          <w:sz w:val="20"/>
        </w:rPr>
      </w:pPr>
      <w:r w:rsidRPr="00E16719">
        <w:rPr>
          <w:rFonts w:ascii="Book Antiqua" w:hAnsi="Book Antiqua"/>
          <w:sz w:val="20"/>
        </w:rPr>
        <w:t xml:space="preserve">The </w:t>
      </w:r>
      <w:r>
        <w:rPr>
          <w:rFonts w:ascii="Book Antiqua" w:hAnsi="Book Antiqua"/>
          <w:sz w:val="20"/>
        </w:rPr>
        <w:t xml:space="preserve">Parties hereto </w:t>
      </w:r>
      <w:r w:rsidRPr="00E16719">
        <w:rPr>
          <w:rFonts w:ascii="Book Antiqua" w:hAnsi="Book Antiqua"/>
          <w:sz w:val="20"/>
        </w:rPr>
        <w:t xml:space="preserve">shall not be liable for any failure to fulfil </w:t>
      </w:r>
      <w:r>
        <w:rPr>
          <w:rFonts w:ascii="Book Antiqua" w:hAnsi="Book Antiqua"/>
          <w:sz w:val="20"/>
        </w:rPr>
        <w:t xml:space="preserve">and/or comply </w:t>
      </w:r>
      <w:r w:rsidRPr="00E16719">
        <w:rPr>
          <w:rFonts w:ascii="Book Antiqua" w:hAnsi="Book Antiqua"/>
          <w:sz w:val="20"/>
        </w:rPr>
        <w:t xml:space="preserve">any terms </w:t>
      </w:r>
      <w:r>
        <w:rPr>
          <w:rFonts w:ascii="Book Antiqua" w:hAnsi="Book Antiqua"/>
          <w:sz w:val="20"/>
        </w:rPr>
        <w:t>and conditions in</w:t>
      </w:r>
      <w:r w:rsidRPr="00E16719">
        <w:rPr>
          <w:rFonts w:ascii="Book Antiqua" w:hAnsi="Book Antiqua"/>
          <w:sz w:val="20"/>
        </w:rPr>
        <w:t xml:space="preserve"> this Agreement within the Completion Date</w:t>
      </w:r>
      <w:r>
        <w:rPr>
          <w:rFonts w:ascii="Book Antiqua" w:hAnsi="Book Antiqua"/>
          <w:sz w:val="20"/>
        </w:rPr>
        <w:t xml:space="preserve"> and/or the Extended Completion Date</w:t>
      </w:r>
      <w:r w:rsidRPr="00E16719">
        <w:rPr>
          <w:rFonts w:ascii="Book Antiqua" w:hAnsi="Book Antiqua"/>
          <w:sz w:val="20"/>
        </w:rPr>
        <w:t xml:space="preserve"> if such </w:t>
      </w:r>
      <w:r>
        <w:rPr>
          <w:rFonts w:ascii="Book Antiqua" w:hAnsi="Book Antiqua"/>
          <w:sz w:val="20"/>
        </w:rPr>
        <w:t>non-</w:t>
      </w:r>
      <w:r w:rsidRPr="00E16719">
        <w:rPr>
          <w:rFonts w:ascii="Book Antiqua" w:hAnsi="Book Antiqua"/>
          <w:sz w:val="20"/>
        </w:rPr>
        <w:t>fulfilment</w:t>
      </w:r>
      <w:r>
        <w:rPr>
          <w:rFonts w:ascii="Book Antiqua" w:hAnsi="Book Antiqua"/>
          <w:sz w:val="20"/>
        </w:rPr>
        <w:t xml:space="preserve"> and/or non-compliance</w:t>
      </w:r>
      <w:r w:rsidRPr="00E16719">
        <w:rPr>
          <w:rFonts w:ascii="Book Antiqua" w:hAnsi="Book Antiqua"/>
          <w:sz w:val="20"/>
        </w:rPr>
        <w:t xml:space="preserve"> is delayed</w:t>
      </w:r>
      <w:r>
        <w:rPr>
          <w:rFonts w:ascii="Book Antiqua" w:hAnsi="Book Antiqua"/>
          <w:sz w:val="20"/>
        </w:rPr>
        <w:t>,</w:t>
      </w:r>
      <w:r w:rsidRPr="00E16719">
        <w:rPr>
          <w:rFonts w:ascii="Book Antiqua" w:hAnsi="Book Antiqua"/>
          <w:sz w:val="20"/>
        </w:rPr>
        <w:t xml:space="preserve"> hindered or prevented by any event of force majeure including but not limited to pandemic, curfews, strikes, lockouts, riots, civil commotion, acts of war, general chaos, regulations or control imposed by any Act of Parliament, any rule, ordinance, proclamation, order issued, obstruction or interference by the State Government, the Federal Government and/or any competent authority of Malaysia, enemy or hostile government action, civil commotion, industrial, or requirements of the Authority or any other circumstances of whatsoever nature beyond the control of the </w:t>
      </w:r>
      <w:r>
        <w:rPr>
          <w:rFonts w:ascii="Book Antiqua" w:hAnsi="Book Antiqua"/>
          <w:sz w:val="20"/>
        </w:rPr>
        <w:t>Parties</w:t>
      </w:r>
      <w:r w:rsidRPr="00E16719">
        <w:rPr>
          <w:rFonts w:ascii="Book Antiqua" w:hAnsi="Book Antiqua"/>
          <w:sz w:val="20"/>
        </w:rPr>
        <w:t>.</w:t>
      </w:r>
      <w:r w:rsidR="004972B8">
        <w:rPr>
          <w:rFonts w:ascii="Book Antiqua" w:hAnsi="Book Antiqua"/>
          <w:sz w:val="20"/>
        </w:rPr>
        <w:t xml:space="preserve"> </w:t>
      </w:r>
      <w:bookmarkStart w:id="17" w:name="_Hlk43823190"/>
      <w:r w:rsidR="00FE4C20">
        <w:rPr>
          <w:rFonts w:ascii="Book Antiqua" w:hAnsi="Book Antiqua"/>
          <w:sz w:val="20"/>
        </w:rPr>
        <w:t>The</w:t>
      </w:r>
      <w:r w:rsidR="004972B8">
        <w:rPr>
          <w:rFonts w:ascii="Book Antiqua" w:hAnsi="Book Antiqua"/>
          <w:sz w:val="20"/>
        </w:rPr>
        <w:t xml:space="preserve"> Completion Date and/or the Extended Completion Date shall be extended free of interest based on the number of days delayed caused by the force majeure events.</w:t>
      </w:r>
    </w:p>
    <w:bookmarkEnd w:id="17"/>
    <w:p w14:paraId="1643FFB5" w14:textId="77777777" w:rsidR="00686361" w:rsidRDefault="00686361" w:rsidP="00686361">
      <w:pPr>
        <w:pStyle w:val="BodyText"/>
        <w:rPr>
          <w:rFonts w:ascii="Book Antiqua" w:hAnsi="Book Antiqua"/>
          <w:sz w:val="20"/>
        </w:rPr>
      </w:pPr>
    </w:p>
    <w:p w14:paraId="49B58690" w14:textId="77777777" w:rsidR="00686361" w:rsidRPr="00E16719" w:rsidRDefault="00686361" w:rsidP="00686361">
      <w:pPr>
        <w:pStyle w:val="BodyText"/>
        <w:rPr>
          <w:rFonts w:ascii="Book Antiqua" w:hAnsi="Book Antiqua"/>
          <w:sz w:val="20"/>
        </w:rPr>
      </w:pPr>
      <w:r>
        <w:rPr>
          <w:rFonts w:ascii="Book Antiqua" w:hAnsi="Book Antiqua"/>
          <w:sz w:val="20"/>
        </w:rPr>
        <w:t>19B.</w:t>
      </w:r>
      <w:r>
        <w:rPr>
          <w:rFonts w:ascii="Book Antiqua" w:hAnsi="Book Antiqua"/>
          <w:sz w:val="20"/>
        </w:rPr>
        <w:tab/>
      </w:r>
      <w:r w:rsidR="002B30CB" w:rsidRPr="00E16719">
        <w:rPr>
          <w:rFonts w:ascii="Book Antiqua" w:hAnsi="Book Antiqua"/>
          <w:b/>
          <w:bCs/>
          <w:sz w:val="20"/>
        </w:rPr>
        <w:t>Personal Data Protection</w:t>
      </w:r>
      <w:r w:rsidR="002B30CB" w:rsidRPr="00E16719">
        <w:rPr>
          <w:rFonts w:ascii="Book Antiqua" w:hAnsi="Book Antiqua"/>
          <w:sz w:val="20"/>
        </w:rPr>
        <w:t xml:space="preserve"> </w:t>
      </w:r>
    </w:p>
    <w:p w14:paraId="53F82AE9" w14:textId="77777777" w:rsidR="00686361" w:rsidRPr="00E16719" w:rsidRDefault="00686361" w:rsidP="00686361">
      <w:pPr>
        <w:pStyle w:val="BodyText"/>
        <w:rPr>
          <w:rFonts w:ascii="Book Antiqua" w:hAnsi="Book Antiqua"/>
          <w:sz w:val="20"/>
        </w:rPr>
      </w:pPr>
    </w:p>
    <w:p w14:paraId="72931C5C" w14:textId="77777777" w:rsidR="00686361" w:rsidRDefault="00686361" w:rsidP="00686361">
      <w:pPr>
        <w:pStyle w:val="BodyText"/>
        <w:ind w:left="720"/>
        <w:rPr>
          <w:rFonts w:ascii="Book Antiqua" w:hAnsi="Book Antiqua"/>
          <w:sz w:val="20"/>
        </w:rPr>
      </w:pPr>
      <w:r w:rsidRPr="00E16719">
        <w:rPr>
          <w:rFonts w:ascii="Book Antiqua" w:hAnsi="Book Antiqua"/>
          <w:sz w:val="20"/>
        </w:rPr>
        <w:t>The P</w:t>
      </w:r>
      <w:r>
        <w:rPr>
          <w:rFonts w:ascii="Book Antiqua" w:hAnsi="Book Antiqua"/>
          <w:sz w:val="20"/>
        </w:rPr>
        <w:t>urchaser(s) and the Vendor(s)</w:t>
      </w:r>
      <w:r w:rsidRPr="00E16719">
        <w:rPr>
          <w:rFonts w:ascii="Book Antiqua" w:hAnsi="Book Antiqua"/>
          <w:sz w:val="20"/>
        </w:rPr>
        <w:t xml:space="preserve"> hereby agree</w:t>
      </w:r>
      <w:r>
        <w:rPr>
          <w:rFonts w:ascii="Book Antiqua" w:hAnsi="Book Antiqua"/>
          <w:sz w:val="20"/>
        </w:rPr>
        <w:t xml:space="preserve">, consent and grant the Purchaser(s)’ Solicitors and the Vendor(s)’ Solicitors the right </w:t>
      </w:r>
      <w:r w:rsidRPr="00DF7461">
        <w:rPr>
          <w:rFonts w:ascii="Book Antiqua" w:hAnsi="Book Antiqua"/>
          <w:sz w:val="20"/>
        </w:rPr>
        <w:t xml:space="preserve">to access and / or make any correction to </w:t>
      </w:r>
      <w:r>
        <w:rPr>
          <w:rFonts w:ascii="Book Antiqua" w:hAnsi="Book Antiqua"/>
          <w:sz w:val="20"/>
        </w:rPr>
        <w:t xml:space="preserve">the </w:t>
      </w:r>
      <w:r w:rsidRPr="00E16719">
        <w:rPr>
          <w:rFonts w:ascii="Book Antiqua" w:hAnsi="Book Antiqua"/>
          <w:sz w:val="20"/>
        </w:rPr>
        <w:t>P</w:t>
      </w:r>
      <w:r>
        <w:rPr>
          <w:rFonts w:ascii="Book Antiqua" w:hAnsi="Book Antiqua"/>
          <w:sz w:val="20"/>
        </w:rPr>
        <w:t>urchaser(s) and the Vendor(s)</w:t>
      </w:r>
      <w:r w:rsidRPr="00E16719">
        <w:rPr>
          <w:rFonts w:ascii="Book Antiqua" w:hAnsi="Book Antiqua"/>
          <w:sz w:val="20"/>
        </w:rPr>
        <w:t xml:space="preserve"> </w:t>
      </w:r>
      <w:r>
        <w:rPr>
          <w:rFonts w:ascii="Book Antiqua" w:hAnsi="Book Antiqua"/>
          <w:sz w:val="20"/>
        </w:rPr>
        <w:t>p</w:t>
      </w:r>
      <w:r w:rsidRPr="00DF7461">
        <w:rPr>
          <w:rFonts w:ascii="Book Antiqua" w:hAnsi="Book Antiqua"/>
          <w:sz w:val="20"/>
        </w:rPr>
        <w:t xml:space="preserve">ersonal </w:t>
      </w:r>
      <w:r>
        <w:rPr>
          <w:rFonts w:ascii="Book Antiqua" w:hAnsi="Book Antiqua"/>
          <w:sz w:val="20"/>
        </w:rPr>
        <w:t>d</w:t>
      </w:r>
      <w:r w:rsidRPr="00DF7461">
        <w:rPr>
          <w:rFonts w:ascii="Book Antiqua" w:hAnsi="Book Antiqua"/>
          <w:sz w:val="20"/>
        </w:rPr>
        <w:t xml:space="preserve">ata </w:t>
      </w:r>
      <w:r w:rsidRPr="00E16719">
        <w:rPr>
          <w:rFonts w:ascii="Book Antiqua" w:hAnsi="Book Antiqua"/>
          <w:sz w:val="20"/>
        </w:rPr>
        <w:t>which may include but not limited to the name, date of birth, identification card, sex, marital status, race, current residential address, home number, office number, mobile number, email address, and any other personal data required for the purposes set out in this Agreement.</w:t>
      </w:r>
      <w:r>
        <w:rPr>
          <w:rFonts w:ascii="Book Antiqua" w:hAnsi="Book Antiqua"/>
          <w:sz w:val="20"/>
        </w:rPr>
        <w:t xml:space="preserve"> </w:t>
      </w:r>
      <w:r w:rsidRPr="00E16719">
        <w:rPr>
          <w:rFonts w:ascii="Book Antiqua" w:hAnsi="Book Antiqua"/>
          <w:sz w:val="20"/>
        </w:rPr>
        <w:t>The P</w:t>
      </w:r>
      <w:r>
        <w:rPr>
          <w:rFonts w:ascii="Book Antiqua" w:hAnsi="Book Antiqua"/>
          <w:sz w:val="20"/>
        </w:rPr>
        <w:t>urchaser(s) and the Vendor(s)</w:t>
      </w:r>
      <w:r w:rsidRPr="00E16719">
        <w:rPr>
          <w:rFonts w:ascii="Book Antiqua" w:hAnsi="Book Antiqua"/>
          <w:sz w:val="20"/>
        </w:rPr>
        <w:t xml:space="preserve"> hereby agree</w:t>
      </w:r>
      <w:r>
        <w:rPr>
          <w:rFonts w:ascii="Book Antiqua" w:hAnsi="Book Antiqua"/>
          <w:sz w:val="20"/>
        </w:rPr>
        <w:t xml:space="preserve">, </w:t>
      </w:r>
      <w:proofErr w:type="gramStart"/>
      <w:r>
        <w:rPr>
          <w:rFonts w:ascii="Book Antiqua" w:hAnsi="Book Antiqua"/>
          <w:sz w:val="20"/>
        </w:rPr>
        <w:t>consent</w:t>
      </w:r>
      <w:proofErr w:type="gramEnd"/>
      <w:r>
        <w:rPr>
          <w:rFonts w:ascii="Book Antiqua" w:hAnsi="Book Antiqua"/>
          <w:sz w:val="20"/>
        </w:rPr>
        <w:t xml:space="preserve"> and grant the Purchaser(s)’ Solicitors and the Vendor(s)’ Solicitors the right </w:t>
      </w:r>
      <w:r w:rsidRPr="00DF7461">
        <w:rPr>
          <w:rFonts w:ascii="Book Antiqua" w:hAnsi="Book Antiqua"/>
          <w:sz w:val="20"/>
        </w:rPr>
        <w:t xml:space="preserve">to </w:t>
      </w:r>
      <w:r w:rsidRPr="008864E8">
        <w:rPr>
          <w:rFonts w:ascii="Book Antiqua" w:hAnsi="Book Antiqua"/>
          <w:sz w:val="20"/>
        </w:rPr>
        <w:t>also disclose and transfer the</w:t>
      </w:r>
      <w:r>
        <w:rPr>
          <w:rFonts w:ascii="Book Antiqua" w:hAnsi="Book Antiqua"/>
          <w:sz w:val="20"/>
        </w:rPr>
        <w:t xml:space="preserve"> personal data</w:t>
      </w:r>
      <w:r w:rsidRPr="008864E8">
        <w:rPr>
          <w:rFonts w:ascii="Book Antiqua" w:hAnsi="Book Antiqua"/>
          <w:sz w:val="20"/>
        </w:rPr>
        <w:t xml:space="preserve"> information to any statutory bodies, regulatory bodies and / or governmental authorities where legally required to do so.</w:t>
      </w:r>
      <w:r>
        <w:rPr>
          <w:rFonts w:ascii="Book Antiqua" w:hAnsi="Book Antiqua"/>
          <w:sz w:val="20"/>
        </w:rPr>
        <w:t xml:space="preserve">  </w:t>
      </w:r>
    </w:p>
    <w:p w14:paraId="10B3EEF5" w14:textId="77777777" w:rsidR="00686361" w:rsidRDefault="00686361" w:rsidP="00686361">
      <w:pPr>
        <w:pStyle w:val="BodyText"/>
        <w:ind w:left="720"/>
        <w:rPr>
          <w:rFonts w:ascii="Book Antiqua" w:hAnsi="Book Antiqua"/>
          <w:sz w:val="20"/>
        </w:rPr>
      </w:pPr>
    </w:p>
    <w:p w14:paraId="61E2F874" w14:textId="77777777" w:rsidR="00686361" w:rsidRPr="00001EE2" w:rsidRDefault="00686361" w:rsidP="00686361">
      <w:pPr>
        <w:pStyle w:val="BodyText"/>
        <w:rPr>
          <w:rFonts w:ascii="Book Antiqua" w:hAnsi="Book Antiqua"/>
          <w:sz w:val="20"/>
        </w:rPr>
      </w:pPr>
      <w:r>
        <w:rPr>
          <w:rFonts w:ascii="Book Antiqua" w:hAnsi="Book Antiqua"/>
          <w:sz w:val="20"/>
        </w:rPr>
        <w:t>19C.</w:t>
      </w:r>
      <w:r>
        <w:rPr>
          <w:rFonts w:ascii="Book Antiqua" w:hAnsi="Book Antiqua"/>
          <w:sz w:val="20"/>
        </w:rPr>
        <w:tab/>
      </w:r>
      <w:bookmarkStart w:id="18" w:name="_Hlk43824351"/>
      <w:proofErr w:type="spellStart"/>
      <w:r w:rsidR="00FE4C20">
        <w:rPr>
          <w:rFonts w:ascii="Book Antiqua" w:hAnsi="Book Antiqua"/>
          <w:b/>
          <w:bCs/>
          <w:sz w:val="20"/>
        </w:rPr>
        <w:t>Authorisation</w:t>
      </w:r>
      <w:proofErr w:type="spellEnd"/>
      <w:r w:rsidR="00FE4C20">
        <w:rPr>
          <w:rFonts w:ascii="Book Antiqua" w:hAnsi="Book Antiqua"/>
          <w:b/>
          <w:bCs/>
          <w:sz w:val="20"/>
        </w:rPr>
        <w:t xml:space="preserve"> to Deduct</w:t>
      </w:r>
      <w:bookmarkEnd w:id="18"/>
    </w:p>
    <w:p w14:paraId="5B6276F8" w14:textId="77777777" w:rsidR="00686361" w:rsidRPr="00001EE2" w:rsidRDefault="00686361" w:rsidP="00686361">
      <w:pPr>
        <w:pStyle w:val="BodyText"/>
        <w:ind w:left="720"/>
        <w:rPr>
          <w:rFonts w:ascii="Book Antiqua" w:hAnsi="Book Antiqua"/>
          <w:sz w:val="20"/>
        </w:rPr>
      </w:pPr>
    </w:p>
    <w:p w14:paraId="6B7AF975" w14:textId="77777777" w:rsidR="00686361" w:rsidRPr="00686361" w:rsidRDefault="00686361" w:rsidP="00686361">
      <w:pPr>
        <w:pStyle w:val="BodyText"/>
        <w:ind w:left="720"/>
        <w:rPr>
          <w:rFonts w:ascii="Book Antiqua" w:hAnsi="Book Antiqua"/>
          <w:sz w:val="20"/>
        </w:rPr>
      </w:pPr>
      <w:bookmarkStart w:id="19" w:name="_Hlk43823239"/>
      <w:r w:rsidRPr="00001EE2">
        <w:rPr>
          <w:rFonts w:ascii="Book Antiqua" w:hAnsi="Book Antiqua"/>
          <w:sz w:val="20"/>
        </w:rPr>
        <w:t xml:space="preserve">The </w:t>
      </w:r>
      <w:r>
        <w:rPr>
          <w:rFonts w:ascii="Book Antiqua" w:hAnsi="Book Antiqua"/>
          <w:sz w:val="20"/>
        </w:rPr>
        <w:t xml:space="preserve">Purchaser(s) and the </w:t>
      </w:r>
      <w:r w:rsidRPr="00001EE2">
        <w:rPr>
          <w:rFonts w:ascii="Book Antiqua" w:hAnsi="Book Antiqua"/>
          <w:sz w:val="20"/>
        </w:rPr>
        <w:t>Vendor(s)</w:t>
      </w:r>
      <w:r>
        <w:rPr>
          <w:rFonts w:ascii="Book Antiqua" w:hAnsi="Book Antiqua"/>
          <w:sz w:val="20"/>
        </w:rPr>
        <w:t xml:space="preserve"> hereby irrevocably </w:t>
      </w:r>
      <w:proofErr w:type="spellStart"/>
      <w:r>
        <w:rPr>
          <w:rFonts w:ascii="Book Antiqua" w:hAnsi="Book Antiqua"/>
          <w:sz w:val="20"/>
        </w:rPr>
        <w:t>authorised</w:t>
      </w:r>
      <w:proofErr w:type="spellEnd"/>
      <w:r>
        <w:rPr>
          <w:rFonts w:ascii="Book Antiqua" w:hAnsi="Book Antiqua"/>
          <w:sz w:val="20"/>
        </w:rPr>
        <w:t xml:space="preserve"> the Vendor(s)’ Solicitors to pay all the outstanding payment, including but not limited to </w:t>
      </w:r>
      <w:r w:rsidRPr="00001EE2">
        <w:rPr>
          <w:rFonts w:ascii="Book Antiqua" w:hAnsi="Book Antiqua"/>
          <w:sz w:val="20"/>
        </w:rPr>
        <w:t xml:space="preserve">quit rent, assessments, </w:t>
      </w:r>
      <w:r>
        <w:rPr>
          <w:rFonts w:ascii="Book Antiqua" w:hAnsi="Book Antiqua"/>
          <w:sz w:val="20"/>
        </w:rPr>
        <w:t xml:space="preserve">sewerage charges (Indah Water </w:t>
      </w:r>
      <w:proofErr w:type="spellStart"/>
      <w:r>
        <w:rPr>
          <w:rFonts w:ascii="Book Antiqua" w:hAnsi="Book Antiqua"/>
          <w:sz w:val="20"/>
        </w:rPr>
        <w:t>Konsortium</w:t>
      </w:r>
      <w:proofErr w:type="spellEnd"/>
      <w:r>
        <w:rPr>
          <w:rFonts w:ascii="Book Antiqua" w:hAnsi="Book Antiqua"/>
          <w:sz w:val="20"/>
        </w:rPr>
        <w:t xml:space="preserve">), electricity, water, fire insurance, service charges, sinking fund, maintenance fees, </w:t>
      </w:r>
      <w:r w:rsidRPr="00001EE2">
        <w:rPr>
          <w:rFonts w:ascii="Book Antiqua" w:hAnsi="Book Antiqua"/>
          <w:sz w:val="20"/>
        </w:rPr>
        <w:t>rates, taxes</w:t>
      </w:r>
      <w:r>
        <w:rPr>
          <w:rFonts w:ascii="Book Antiqua" w:hAnsi="Book Antiqua"/>
          <w:sz w:val="20"/>
        </w:rPr>
        <w:t>,</w:t>
      </w:r>
      <w:r w:rsidRPr="00001EE2">
        <w:rPr>
          <w:rFonts w:ascii="Book Antiqua" w:hAnsi="Book Antiqua"/>
          <w:sz w:val="20"/>
        </w:rPr>
        <w:t xml:space="preserve"> </w:t>
      </w:r>
      <w:r>
        <w:rPr>
          <w:rFonts w:ascii="Book Antiqua" w:hAnsi="Book Antiqua"/>
          <w:sz w:val="20"/>
        </w:rPr>
        <w:t>any</w:t>
      </w:r>
      <w:r w:rsidRPr="00001EE2">
        <w:rPr>
          <w:rFonts w:ascii="Book Antiqua" w:hAnsi="Book Antiqua"/>
          <w:sz w:val="20"/>
        </w:rPr>
        <w:t xml:space="preserve"> other outgoings payable,</w:t>
      </w:r>
      <w:r>
        <w:rPr>
          <w:rFonts w:ascii="Book Antiqua" w:hAnsi="Book Antiqua"/>
          <w:sz w:val="20"/>
        </w:rPr>
        <w:t xml:space="preserve"> top up redemption sum, developer/liquidator administrative charges, any deposits, solicitors fees and disbursements and any other payment not specifically mentioned herein from the Balance Deposit, Differential Sum and/or the Balance Purchase Price, whichever is applicable before release the Balance Deposit, Differential Sum and / or the Balance Purchase Price to the Vendor(s) to ensure the S&amp;P can be completed expeditiously without waiting for the payment from the Vendor(s). </w:t>
      </w:r>
    </w:p>
    <w:bookmarkEnd w:id="19"/>
    <w:p w14:paraId="67C0F6E3" w14:textId="77777777" w:rsidR="00D2382D" w:rsidRPr="00E56BEF" w:rsidRDefault="00D2382D">
      <w:pPr>
        <w:pStyle w:val="BodyText"/>
        <w:rPr>
          <w:rFonts w:ascii="Book Antiqua" w:hAnsi="Book Antiqua"/>
          <w:bCs/>
          <w:sz w:val="20"/>
          <w:lang w:val="en-GB"/>
        </w:rPr>
      </w:pPr>
    </w:p>
    <w:p w14:paraId="70CC4631" w14:textId="77777777" w:rsidR="00D2382D" w:rsidRPr="00E56BEF" w:rsidRDefault="00D2382D">
      <w:pPr>
        <w:pStyle w:val="BodyText"/>
        <w:ind w:left="720" w:hanging="720"/>
        <w:rPr>
          <w:rFonts w:ascii="Book Antiqua" w:hAnsi="Book Antiqua"/>
          <w:b/>
          <w:sz w:val="20"/>
          <w:lang w:val="en-GB"/>
        </w:rPr>
      </w:pPr>
      <w:r w:rsidRPr="00E56BEF">
        <w:rPr>
          <w:rFonts w:ascii="Book Antiqua" w:hAnsi="Book Antiqua"/>
          <w:bCs/>
          <w:sz w:val="20"/>
          <w:lang w:val="en-GB"/>
        </w:rPr>
        <w:t>20.</w:t>
      </w:r>
      <w:r w:rsidRPr="00E56BEF">
        <w:rPr>
          <w:rFonts w:ascii="Book Antiqua" w:hAnsi="Book Antiqua"/>
          <w:bCs/>
          <w:sz w:val="20"/>
          <w:lang w:val="en-GB"/>
        </w:rPr>
        <w:tab/>
      </w:r>
      <w:r w:rsidRPr="00E56BEF">
        <w:rPr>
          <w:rFonts w:ascii="Book Antiqua" w:hAnsi="Book Antiqua"/>
          <w:b/>
          <w:sz w:val="20"/>
          <w:lang w:val="en-GB"/>
        </w:rPr>
        <w:t>Notice</w:t>
      </w:r>
    </w:p>
    <w:p w14:paraId="67ADBCEF" w14:textId="77777777" w:rsidR="00D2382D" w:rsidRPr="00E56BEF" w:rsidRDefault="00D2382D">
      <w:pPr>
        <w:pStyle w:val="BodyText"/>
        <w:ind w:left="720" w:hanging="720"/>
        <w:rPr>
          <w:rFonts w:ascii="Book Antiqua" w:hAnsi="Book Antiqua"/>
          <w:bCs/>
          <w:sz w:val="20"/>
          <w:lang w:val="en-GB"/>
        </w:rPr>
      </w:pPr>
    </w:p>
    <w:p w14:paraId="0F3615D6" w14:textId="77777777" w:rsidR="00C506C3" w:rsidRPr="00E56BEF" w:rsidRDefault="00C506C3" w:rsidP="00C506C3">
      <w:pPr>
        <w:pStyle w:val="BodyText"/>
        <w:ind w:left="720" w:hanging="720"/>
        <w:rPr>
          <w:rFonts w:ascii="Book Antiqua" w:hAnsi="Book Antiqua"/>
          <w:sz w:val="20"/>
        </w:rPr>
      </w:pPr>
      <w:r w:rsidRPr="00E56BEF">
        <w:rPr>
          <w:rFonts w:ascii="Book Antiqua" w:hAnsi="Book Antiqua"/>
          <w:sz w:val="20"/>
        </w:rPr>
        <w:t>20.1</w:t>
      </w:r>
      <w:r w:rsidRPr="00E56BEF">
        <w:rPr>
          <w:rFonts w:ascii="Book Antiqua" w:hAnsi="Book Antiqua"/>
          <w:sz w:val="20"/>
        </w:rPr>
        <w:tab/>
        <w:t>Any notice request or demand requiring to be served by either party hereto to the other under the provisions of this Agreement shall be in writing and shall be deemed to be sufficiently served: -</w:t>
      </w:r>
    </w:p>
    <w:p w14:paraId="28F073A2" w14:textId="77777777" w:rsidR="00C506C3" w:rsidRPr="00E56BEF" w:rsidRDefault="00C506C3" w:rsidP="00C506C3">
      <w:pPr>
        <w:pStyle w:val="BodyText"/>
        <w:rPr>
          <w:rFonts w:ascii="Book Antiqua" w:hAnsi="Book Antiqua"/>
          <w:sz w:val="20"/>
        </w:rPr>
      </w:pPr>
    </w:p>
    <w:p w14:paraId="2B90CCDE" w14:textId="77777777" w:rsidR="00C506C3" w:rsidRPr="00E56BEF" w:rsidRDefault="00C506C3" w:rsidP="00D2382D">
      <w:pPr>
        <w:pStyle w:val="BodyText"/>
        <w:numPr>
          <w:ilvl w:val="0"/>
          <w:numId w:val="2"/>
        </w:numPr>
        <w:rPr>
          <w:rFonts w:ascii="Book Antiqua" w:hAnsi="Book Antiqua"/>
          <w:sz w:val="20"/>
        </w:rPr>
      </w:pPr>
      <w:r w:rsidRPr="00E56BEF">
        <w:rPr>
          <w:rFonts w:ascii="Book Antiqua" w:hAnsi="Book Antiqua"/>
          <w:sz w:val="20"/>
        </w:rPr>
        <w:t xml:space="preserve">If it is given by the party or his solicitors by post in a registered letter addressed to the party to be served at his or its address hereinbefore mentioned and in such a case it shall be deemed (whether it is </w:t>
      </w:r>
      <w:proofErr w:type="gramStart"/>
      <w:r w:rsidRPr="00E56BEF">
        <w:rPr>
          <w:rFonts w:ascii="Book Antiqua" w:hAnsi="Book Antiqua"/>
          <w:sz w:val="20"/>
        </w:rPr>
        <w:t>actually delivered</w:t>
      </w:r>
      <w:proofErr w:type="gramEnd"/>
      <w:r w:rsidRPr="00E56BEF">
        <w:rPr>
          <w:rFonts w:ascii="Book Antiqua" w:hAnsi="Book Antiqua"/>
          <w:sz w:val="20"/>
        </w:rPr>
        <w:t xml:space="preserve"> or not) to have been received at the times when such registered letter would in the ordinary course be delivered; or</w:t>
      </w:r>
    </w:p>
    <w:p w14:paraId="6D103145" w14:textId="77777777" w:rsidR="00C506C3" w:rsidRPr="00E56BEF" w:rsidRDefault="00C506C3" w:rsidP="00C506C3">
      <w:pPr>
        <w:pStyle w:val="BodyText"/>
        <w:rPr>
          <w:rFonts w:ascii="Book Antiqua" w:hAnsi="Book Antiqua"/>
          <w:sz w:val="20"/>
        </w:rPr>
      </w:pPr>
    </w:p>
    <w:p w14:paraId="213F0EFE" w14:textId="77777777" w:rsidR="00C506C3" w:rsidRPr="00E56BEF" w:rsidRDefault="00C506C3" w:rsidP="00D2382D">
      <w:pPr>
        <w:pStyle w:val="BodyText"/>
        <w:numPr>
          <w:ilvl w:val="0"/>
          <w:numId w:val="2"/>
        </w:numPr>
        <w:rPr>
          <w:rFonts w:ascii="Book Antiqua" w:hAnsi="Book Antiqua"/>
          <w:sz w:val="20"/>
        </w:rPr>
      </w:pPr>
      <w:r w:rsidRPr="00E56BEF">
        <w:rPr>
          <w:rFonts w:ascii="Book Antiqua" w:hAnsi="Book Antiqua"/>
          <w:sz w:val="20"/>
        </w:rPr>
        <w:t xml:space="preserve">if it is given by the party or his solicitors by way of </w:t>
      </w:r>
      <w:proofErr w:type="spellStart"/>
      <w:r w:rsidRPr="00E56BEF">
        <w:rPr>
          <w:rFonts w:ascii="Book Antiqua" w:hAnsi="Book Antiqua"/>
          <w:sz w:val="20"/>
        </w:rPr>
        <w:t>despatched</w:t>
      </w:r>
      <w:proofErr w:type="spellEnd"/>
      <w:r w:rsidRPr="00E56BEF">
        <w:rPr>
          <w:rFonts w:ascii="Book Antiqua" w:hAnsi="Book Antiqua"/>
          <w:sz w:val="20"/>
        </w:rPr>
        <w:t xml:space="preserve"> by hand to the party to be served on his solicitors; or</w:t>
      </w:r>
    </w:p>
    <w:p w14:paraId="0B2EE18C" w14:textId="77777777" w:rsidR="00C506C3" w:rsidRPr="00E56BEF" w:rsidRDefault="00C506C3" w:rsidP="00C506C3">
      <w:pPr>
        <w:pStyle w:val="BodyText"/>
        <w:ind w:left="1440"/>
        <w:rPr>
          <w:rFonts w:ascii="Book Antiqua" w:hAnsi="Book Antiqua"/>
          <w:sz w:val="20"/>
        </w:rPr>
      </w:pPr>
    </w:p>
    <w:p w14:paraId="208F5EF9" w14:textId="77777777" w:rsidR="00C506C3" w:rsidRPr="00E56BEF" w:rsidRDefault="00C506C3" w:rsidP="00D2382D">
      <w:pPr>
        <w:pStyle w:val="BodyText"/>
        <w:numPr>
          <w:ilvl w:val="0"/>
          <w:numId w:val="2"/>
        </w:numPr>
        <w:rPr>
          <w:rFonts w:ascii="Book Antiqua" w:hAnsi="Book Antiqua"/>
          <w:sz w:val="20"/>
        </w:rPr>
      </w:pPr>
      <w:r w:rsidRPr="00E56BEF">
        <w:rPr>
          <w:rFonts w:ascii="Book Antiqua" w:hAnsi="Book Antiqua"/>
          <w:sz w:val="20"/>
        </w:rPr>
        <w:t>if it is given by the party or his solicitors by way of facsimile</w:t>
      </w:r>
      <w:r w:rsidR="00AC723E">
        <w:rPr>
          <w:rFonts w:ascii="Book Antiqua" w:hAnsi="Book Antiqua"/>
          <w:sz w:val="20"/>
        </w:rPr>
        <w:t xml:space="preserve"> or electronic mail (email)</w:t>
      </w:r>
      <w:r w:rsidRPr="00E56BEF">
        <w:rPr>
          <w:rFonts w:ascii="Book Antiqua" w:hAnsi="Book Antiqua"/>
          <w:sz w:val="20"/>
        </w:rPr>
        <w:t>, be deemed to have received on the day of the transmission, provided that such day is a working day and if it is not, such notice or request shall be deemed to be served on the next succeeding working day and provided further that, in either case, confirmation of transmission is received by the sender.</w:t>
      </w:r>
    </w:p>
    <w:p w14:paraId="373B4941" w14:textId="77777777" w:rsidR="00AC723E" w:rsidRDefault="00AC723E">
      <w:pPr>
        <w:pStyle w:val="BodyText"/>
        <w:rPr>
          <w:rFonts w:ascii="Book Antiqua" w:hAnsi="Book Antiqua"/>
          <w:bCs/>
          <w:sz w:val="20"/>
          <w:lang w:val="en-GB"/>
        </w:rPr>
      </w:pPr>
    </w:p>
    <w:p w14:paraId="7876116F" w14:textId="77777777" w:rsidR="00D2382D" w:rsidRPr="00E56BEF" w:rsidRDefault="00D2382D">
      <w:pPr>
        <w:pStyle w:val="BodyText"/>
        <w:rPr>
          <w:rFonts w:ascii="Book Antiqua" w:hAnsi="Book Antiqua"/>
          <w:sz w:val="20"/>
        </w:rPr>
      </w:pPr>
      <w:r w:rsidRPr="00E56BEF">
        <w:rPr>
          <w:rFonts w:ascii="Book Antiqua" w:hAnsi="Book Antiqua"/>
          <w:sz w:val="20"/>
          <w:lang w:val="en-GB"/>
        </w:rPr>
        <w:t>21.</w:t>
      </w:r>
      <w:r w:rsidRPr="00E56BEF">
        <w:rPr>
          <w:rFonts w:ascii="Book Antiqua" w:hAnsi="Book Antiqua"/>
          <w:sz w:val="20"/>
          <w:lang w:val="en-GB"/>
        </w:rPr>
        <w:tab/>
      </w:r>
      <w:r w:rsidRPr="00E56BEF">
        <w:rPr>
          <w:rFonts w:ascii="Book Antiqua" w:hAnsi="Book Antiqua"/>
          <w:b/>
          <w:sz w:val="20"/>
        </w:rPr>
        <w:t>Inspection</w:t>
      </w:r>
    </w:p>
    <w:p w14:paraId="6487D2D2" w14:textId="77777777" w:rsidR="00D2382D" w:rsidRPr="00E56BEF" w:rsidRDefault="00D2382D">
      <w:pPr>
        <w:pStyle w:val="BodyText"/>
        <w:ind w:left="720" w:hanging="720"/>
        <w:rPr>
          <w:rFonts w:ascii="Book Antiqua" w:hAnsi="Book Antiqua"/>
          <w:sz w:val="20"/>
        </w:rPr>
      </w:pPr>
    </w:p>
    <w:p w14:paraId="49AFBA19" w14:textId="77777777" w:rsidR="005C08FB" w:rsidRPr="00E56BEF" w:rsidRDefault="00D2382D" w:rsidP="005C08FB">
      <w:pPr>
        <w:pStyle w:val="BodyText"/>
        <w:ind w:left="720" w:hanging="720"/>
        <w:rPr>
          <w:rFonts w:ascii="Book Antiqua" w:hAnsi="Book Antiqua"/>
          <w:sz w:val="20"/>
        </w:rPr>
      </w:pPr>
      <w:r w:rsidRPr="00E56BEF">
        <w:rPr>
          <w:rFonts w:ascii="Book Antiqua" w:hAnsi="Book Antiqua"/>
          <w:sz w:val="20"/>
        </w:rPr>
        <w:t>21.1</w:t>
      </w:r>
      <w:r w:rsidRPr="00E56BEF">
        <w:rPr>
          <w:rFonts w:ascii="Book Antiqua" w:hAnsi="Book Antiqua"/>
          <w:sz w:val="20"/>
        </w:rPr>
        <w:tab/>
      </w:r>
      <w:r w:rsidR="005C08FB" w:rsidRPr="00E56BEF">
        <w:rPr>
          <w:rFonts w:ascii="Book Antiqua" w:hAnsi="Book Antiqua"/>
          <w:sz w:val="20"/>
        </w:rPr>
        <w:t>The said Property shall be deemed to have been inspected by the Purchaser(s) and the Purchaser(s) shall be deemed to have purchased and accepted the same in the condition and state in which the same is at the date of Purchaser(s)’ inspection and the Purchaser(s) shall not be entitled to rescind this Agreement or to make any claim for compensation or reduction of the Purchase Price or claim any damages in respect of the condition and state thereof unless the condition and state of the said Property is different at the date of completion compare to the date of inspection in which case the Purchaser(s) shall be entitled to the remedy as provided in Clause 10 above.</w:t>
      </w:r>
    </w:p>
    <w:p w14:paraId="75833BED" w14:textId="77777777" w:rsidR="00D2382D" w:rsidRPr="00E56BEF" w:rsidRDefault="00D2382D" w:rsidP="005C08FB">
      <w:pPr>
        <w:pStyle w:val="BodyText"/>
        <w:ind w:left="720" w:hanging="720"/>
        <w:rPr>
          <w:rFonts w:ascii="Book Antiqua" w:hAnsi="Book Antiqua"/>
          <w:sz w:val="20"/>
        </w:rPr>
      </w:pPr>
    </w:p>
    <w:p w14:paraId="469EF40D" w14:textId="77777777" w:rsidR="00D2382D" w:rsidRPr="00E56BEF" w:rsidRDefault="00D2382D">
      <w:pPr>
        <w:pStyle w:val="BodyText"/>
        <w:rPr>
          <w:rFonts w:ascii="Book Antiqua" w:hAnsi="Book Antiqua"/>
          <w:sz w:val="20"/>
        </w:rPr>
      </w:pPr>
      <w:r w:rsidRPr="00E56BEF">
        <w:rPr>
          <w:rFonts w:ascii="Book Antiqua" w:hAnsi="Book Antiqua"/>
          <w:sz w:val="20"/>
        </w:rPr>
        <w:t>22.</w:t>
      </w:r>
      <w:r w:rsidRPr="00E56BEF">
        <w:rPr>
          <w:rFonts w:ascii="Book Antiqua" w:hAnsi="Book Antiqua"/>
          <w:sz w:val="20"/>
        </w:rPr>
        <w:tab/>
      </w:r>
      <w:r w:rsidRPr="00E56BEF">
        <w:rPr>
          <w:rFonts w:ascii="Book Antiqua" w:hAnsi="Book Antiqua"/>
          <w:b/>
          <w:sz w:val="20"/>
        </w:rPr>
        <w:t>Damage to Property</w:t>
      </w:r>
    </w:p>
    <w:p w14:paraId="5B05616D" w14:textId="77777777" w:rsidR="00D2382D" w:rsidRPr="00E56BEF" w:rsidRDefault="00D2382D">
      <w:pPr>
        <w:pStyle w:val="BodyText"/>
        <w:rPr>
          <w:rFonts w:ascii="Book Antiqua" w:hAnsi="Book Antiqua"/>
          <w:sz w:val="20"/>
        </w:rPr>
      </w:pPr>
    </w:p>
    <w:p w14:paraId="7877701B" w14:textId="10B678C4" w:rsidR="00441AD2" w:rsidRPr="00E56BEF" w:rsidRDefault="00D2382D" w:rsidP="00441AD2">
      <w:pPr>
        <w:ind w:left="720" w:right="11" w:hanging="720"/>
        <w:jc w:val="both"/>
        <w:rPr>
          <w:rFonts w:ascii="Book Antiqua" w:hAnsi="Book Antiqua"/>
        </w:rPr>
      </w:pPr>
      <w:r w:rsidRPr="00E56BEF">
        <w:rPr>
          <w:rFonts w:ascii="Book Antiqua" w:hAnsi="Book Antiqua"/>
        </w:rPr>
        <w:t>22.1</w:t>
      </w:r>
      <w:r w:rsidRPr="00E56BEF">
        <w:rPr>
          <w:rFonts w:ascii="Book Antiqua" w:hAnsi="Book Antiqua"/>
        </w:rPr>
        <w:tab/>
        <w:t xml:space="preserve">If at any time prior to the delivery of </w:t>
      </w:r>
      <w:ins w:id="20" w:author="Eve Yeo" w:date="2024-05-10T15:02:00Z">
        <w:r w:rsidR="00F30301">
          <w:rPr>
            <w:rFonts w:ascii="Book Antiqua" w:hAnsi="Book Antiqua"/>
          </w:rPr>
          <w:t>vacant/legal</w:t>
        </w:r>
      </w:ins>
      <w:r w:rsidRPr="00E56BEF">
        <w:rPr>
          <w:rFonts w:ascii="Book Antiqua" w:hAnsi="Book Antiqua"/>
        </w:rPr>
        <w:t xml:space="preserve"> possession of the said Property to the Purchaser(s), the said Property or any part thereof shall</w:t>
      </w:r>
      <w:r w:rsidR="00441AD2" w:rsidRPr="00E56BEF">
        <w:rPr>
          <w:rFonts w:ascii="Book Antiqua" w:hAnsi="Book Antiqua"/>
        </w:rPr>
        <w:t xml:space="preserve"> be destroyed or damaged by fire, flood, earthquake, bad weather, force majeure or other causes</w:t>
      </w:r>
      <w:r w:rsidR="00154D24" w:rsidRPr="00E56BEF">
        <w:rPr>
          <w:rFonts w:ascii="Book Antiqua" w:hAnsi="Book Antiqua"/>
        </w:rPr>
        <w:t xml:space="preserve"> which are beyond the Vendor(s)’ control</w:t>
      </w:r>
      <w:r w:rsidRPr="00E56BEF">
        <w:rPr>
          <w:rFonts w:ascii="Book Antiqua" w:hAnsi="Book Antiqua"/>
        </w:rPr>
        <w:t>, the parties hereto hereby agree that the Purchaser</w:t>
      </w:r>
      <w:r w:rsidR="00441AD2" w:rsidRPr="00E56BEF">
        <w:rPr>
          <w:rFonts w:ascii="Book Antiqua" w:hAnsi="Book Antiqua"/>
        </w:rPr>
        <w:t>(s)</w:t>
      </w:r>
      <w:r w:rsidRPr="00E56BEF">
        <w:rPr>
          <w:rFonts w:ascii="Book Antiqua" w:hAnsi="Book Antiqua"/>
        </w:rPr>
        <w:t xml:space="preserve"> shall be entitled to rescind this Agreement and to demand repayment from the Vendor(s) of all monies already paid by the Purchaser(s) or the Purchaser(s)’ Financier to the Vendor(s) under this Agreement and the Vendor(s) shall upon such demand, refund to the Purchaser</w:t>
      </w:r>
      <w:r w:rsidR="00441AD2" w:rsidRPr="00E56BEF">
        <w:rPr>
          <w:rFonts w:ascii="Book Antiqua" w:hAnsi="Book Antiqua"/>
        </w:rPr>
        <w:t>(s)</w:t>
      </w:r>
      <w:r w:rsidRPr="00E56BEF">
        <w:rPr>
          <w:rFonts w:ascii="Book Antiqua" w:hAnsi="Book Antiqua"/>
        </w:rPr>
        <w:t xml:space="preserve"> such repayments </w:t>
      </w:r>
      <w:r w:rsidR="00441AD2" w:rsidRPr="00E56BEF">
        <w:rPr>
          <w:rFonts w:ascii="Book Antiqua" w:hAnsi="Book Antiqua"/>
        </w:rPr>
        <w:t xml:space="preserve">within seven (7) days from the date of such notice, failing which the Vendor(s) shall pay </w:t>
      </w:r>
      <w:r w:rsidR="008E7BE6" w:rsidRPr="00E56BEF">
        <w:rPr>
          <w:rFonts w:ascii="Book Antiqua" w:hAnsi="Book Antiqua"/>
        </w:rPr>
        <w:t xml:space="preserve">interest </w:t>
      </w:r>
      <w:r w:rsidR="008E7BE6" w:rsidRPr="00E56BEF">
        <w:rPr>
          <w:rFonts w:ascii="Book Antiqua" w:hAnsi="Book Antiqua"/>
          <w:bCs/>
          <w:lang w:val="en-GB"/>
        </w:rPr>
        <w:t xml:space="preserve">at the rate as stipulated in Section 18 of the First Schedule hereto </w:t>
      </w:r>
      <w:r w:rsidR="00441AD2" w:rsidRPr="00E56BEF">
        <w:rPr>
          <w:rFonts w:ascii="Book Antiqua" w:hAnsi="Book Antiqua"/>
        </w:rPr>
        <w:t xml:space="preserve">on the outstanding sum(s) until the same is fully paid by the Vendor(s) to the Purchaser(s) and </w:t>
      </w:r>
      <w:r w:rsidRPr="00E56BEF">
        <w:rPr>
          <w:rFonts w:ascii="Book Antiqua" w:hAnsi="Book Antiqua"/>
        </w:rPr>
        <w:t>upon full repayment of such sums then due and owing by the Vendor(s) to the Purchaser(s), this Agreement shall determine forthwith.</w:t>
      </w:r>
      <w:r w:rsidR="00441AD2" w:rsidRPr="00E56BEF">
        <w:rPr>
          <w:rFonts w:ascii="Book Antiqua" w:hAnsi="Book Antiqua"/>
        </w:rPr>
        <w:t xml:space="preserve"> </w:t>
      </w:r>
    </w:p>
    <w:p w14:paraId="1914B006" w14:textId="77777777" w:rsidR="00D2382D" w:rsidRPr="00E56BEF" w:rsidRDefault="00D2382D">
      <w:pPr>
        <w:pStyle w:val="BodyText"/>
        <w:rPr>
          <w:rFonts w:ascii="Book Antiqua" w:hAnsi="Book Antiqua"/>
          <w:sz w:val="20"/>
        </w:rPr>
      </w:pPr>
    </w:p>
    <w:p w14:paraId="49B1A587" w14:textId="77777777" w:rsidR="00D2382D" w:rsidRPr="00E56BEF" w:rsidRDefault="00D2382D">
      <w:pPr>
        <w:widowControl w:val="0"/>
        <w:autoSpaceDE w:val="0"/>
        <w:autoSpaceDN w:val="0"/>
        <w:adjustRightInd w:val="0"/>
        <w:ind w:right="72"/>
        <w:jc w:val="both"/>
        <w:rPr>
          <w:rFonts w:ascii="Book Antiqua" w:hAnsi="Book Antiqua"/>
          <w:b/>
          <w:bCs/>
          <w:caps/>
        </w:rPr>
      </w:pPr>
      <w:r w:rsidRPr="00E56BEF">
        <w:rPr>
          <w:rFonts w:ascii="Book Antiqua" w:hAnsi="Book Antiqua"/>
        </w:rPr>
        <w:t>23.</w:t>
      </w:r>
      <w:r w:rsidRPr="00E56BEF">
        <w:rPr>
          <w:rFonts w:ascii="Book Antiqua" w:hAnsi="Book Antiqua"/>
        </w:rPr>
        <w:tab/>
      </w:r>
      <w:r w:rsidRPr="00E56BEF">
        <w:rPr>
          <w:rFonts w:ascii="Book Antiqua" w:hAnsi="Book Antiqua"/>
          <w:b/>
          <w:bCs/>
        </w:rPr>
        <w:t>Severability</w:t>
      </w:r>
    </w:p>
    <w:p w14:paraId="3F281398" w14:textId="77777777" w:rsidR="00D2382D" w:rsidRPr="00E56BEF" w:rsidRDefault="00D2382D">
      <w:pPr>
        <w:widowControl w:val="0"/>
        <w:autoSpaceDE w:val="0"/>
        <w:autoSpaceDN w:val="0"/>
        <w:adjustRightInd w:val="0"/>
        <w:ind w:right="72"/>
        <w:jc w:val="both"/>
        <w:rPr>
          <w:rFonts w:ascii="Book Antiqua" w:hAnsi="Book Antiqua"/>
        </w:rPr>
      </w:pPr>
    </w:p>
    <w:p w14:paraId="7F84891A" w14:textId="77777777" w:rsidR="00D2382D" w:rsidRPr="00E56BEF" w:rsidRDefault="00D2382D">
      <w:pPr>
        <w:pStyle w:val="BlockText"/>
        <w:spacing w:line="240" w:lineRule="auto"/>
        <w:rPr>
          <w:rFonts w:ascii="Book Antiqua" w:hAnsi="Book Antiqua"/>
          <w:sz w:val="20"/>
        </w:rPr>
      </w:pPr>
      <w:r w:rsidRPr="00E56BEF">
        <w:rPr>
          <w:rFonts w:ascii="Book Antiqua" w:hAnsi="Book Antiqua"/>
          <w:sz w:val="20"/>
        </w:rPr>
        <w:t>23.1</w:t>
      </w:r>
      <w:r w:rsidRPr="00E56BEF">
        <w:rPr>
          <w:rFonts w:ascii="Book Antiqua" w:hAnsi="Book Antiqua"/>
          <w:sz w:val="20"/>
        </w:rPr>
        <w:tab/>
        <w:t>In the event that any one or more of the provisions contained in this Agreement shall for any reason be held to be unenforceable, illegal or otherwise invalid in any respect under the law governing this Agreement or its performance, such unenforceability, illegality or invalidity shall not affect any other provisions of this Agreement and this Agreement shall then be construed as if such unenforceable, illegal or invalid provisions had never been contained herein.</w:t>
      </w:r>
    </w:p>
    <w:p w14:paraId="1A8CB750" w14:textId="77777777" w:rsidR="00D2382D" w:rsidRPr="00E56BEF" w:rsidRDefault="00D2382D">
      <w:pPr>
        <w:pStyle w:val="BodyText"/>
        <w:rPr>
          <w:rFonts w:ascii="Book Antiqua" w:hAnsi="Book Antiqua"/>
          <w:sz w:val="20"/>
        </w:rPr>
      </w:pPr>
    </w:p>
    <w:p w14:paraId="23613E1F" w14:textId="77777777" w:rsidR="00D2382D" w:rsidRPr="00E56BEF" w:rsidRDefault="00D2382D">
      <w:pPr>
        <w:widowControl w:val="0"/>
        <w:jc w:val="both"/>
        <w:rPr>
          <w:rFonts w:ascii="Book Antiqua" w:hAnsi="Book Antiqua"/>
          <w:b/>
          <w:bCs/>
          <w:snapToGrid w:val="0"/>
        </w:rPr>
      </w:pPr>
      <w:r w:rsidRPr="00E56BEF">
        <w:rPr>
          <w:rFonts w:ascii="Book Antiqua" w:hAnsi="Book Antiqua"/>
          <w:snapToGrid w:val="0"/>
        </w:rPr>
        <w:t>24.</w:t>
      </w:r>
      <w:r w:rsidRPr="00E56BEF">
        <w:rPr>
          <w:rFonts w:ascii="Book Antiqua" w:hAnsi="Book Antiqua"/>
          <w:snapToGrid w:val="0"/>
        </w:rPr>
        <w:tab/>
      </w:r>
      <w:r w:rsidRPr="00E56BEF">
        <w:rPr>
          <w:rFonts w:ascii="Book Antiqua" w:hAnsi="Book Antiqua"/>
          <w:b/>
          <w:bCs/>
          <w:snapToGrid w:val="0"/>
        </w:rPr>
        <w:t xml:space="preserve">Binding On Successors-In-Title </w:t>
      </w:r>
      <w:proofErr w:type="gramStart"/>
      <w:r w:rsidRPr="00E56BEF">
        <w:rPr>
          <w:rFonts w:ascii="Book Antiqua" w:hAnsi="Book Antiqua"/>
          <w:b/>
          <w:bCs/>
          <w:snapToGrid w:val="0"/>
        </w:rPr>
        <w:t>And</w:t>
      </w:r>
      <w:proofErr w:type="gramEnd"/>
      <w:r w:rsidRPr="00E56BEF">
        <w:rPr>
          <w:rFonts w:ascii="Book Antiqua" w:hAnsi="Book Antiqua"/>
          <w:b/>
          <w:bCs/>
          <w:snapToGrid w:val="0"/>
        </w:rPr>
        <w:t xml:space="preserve"> Permitted Assigns</w:t>
      </w:r>
    </w:p>
    <w:p w14:paraId="6498FEBB" w14:textId="77777777" w:rsidR="00D2382D" w:rsidRPr="00E56BEF" w:rsidRDefault="00D2382D">
      <w:pPr>
        <w:widowControl w:val="0"/>
        <w:ind w:right="144"/>
        <w:jc w:val="both"/>
        <w:rPr>
          <w:rFonts w:ascii="Book Antiqua" w:hAnsi="Book Antiqua"/>
          <w:snapToGrid w:val="0"/>
        </w:rPr>
      </w:pPr>
    </w:p>
    <w:p w14:paraId="5C71331C" w14:textId="77777777" w:rsidR="00D2382D" w:rsidRPr="00E56BEF" w:rsidRDefault="00D2382D">
      <w:pPr>
        <w:widowControl w:val="0"/>
        <w:ind w:left="720" w:right="144" w:hanging="720"/>
        <w:jc w:val="both"/>
        <w:rPr>
          <w:rFonts w:ascii="Book Antiqua" w:hAnsi="Book Antiqua"/>
          <w:snapToGrid w:val="0"/>
        </w:rPr>
      </w:pPr>
      <w:r w:rsidRPr="00E56BEF">
        <w:rPr>
          <w:rFonts w:ascii="Book Antiqua" w:hAnsi="Book Antiqua"/>
          <w:snapToGrid w:val="0"/>
        </w:rPr>
        <w:t>24.1</w:t>
      </w:r>
      <w:r w:rsidRPr="00E56BEF">
        <w:rPr>
          <w:rFonts w:ascii="Book Antiqua" w:hAnsi="Book Antiqua"/>
          <w:snapToGrid w:val="0"/>
        </w:rPr>
        <w:tab/>
        <w:t xml:space="preserve">This Agreement shall be binding upon the </w:t>
      </w:r>
      <w:proofErr w:type="gramStart"/>
      <w:r w:rsidRPr="00E56BEF">
        <w:rPr>
          <w:rFonts w:ascii="Book Antiqua" w:hAnsi="Book Antiqua"/>
          <w:snapToGrid w:val="0"/>
        </w:rPr>
        <w:t>heirs</w:t>
      </w:r>
      <w:proofErr w:type="gramEnd"/>
      <w:r w:rsidRPr="00E56BEF">
        <w:rPr>
          <w:rFonts w:ascii="Book Antiqua" w:hAnsi="Book Antiqua"/>
          <w:snapToGrid w:val="0"/>
        </w:rPr>
        <w:t xml:space="preserve"> personal representatives successors-in-title and </w:t>
      </w:r>
      <w:r w:rsidR="009678F5">
        <w:rPr>
          <w:rFonts w:ascii="Book Antiqua" w:hAnsi="Book Antiqua"/>
          <w:snapToGrid w:val="0"/>
        </w:rPr>
        <w:t xml:space="preserve">permitted </w:t>
      </w:r>
      <w:r w:rsidRPr="00E56BEF">
        <w:rPr>
          <w:rFonts w:ascii="Book Antiqua" w:hAnsi="Book Antiqua"/>
          <w:snapToGrid w:val="0"/>
        </w:rPr>
        <w:t>assigns of the Purchaser(s), the heirs personal representatives successors-in-title and permitted assigns of the Vendor(s).</w:t>
      </w:r>
    </w:p>
    <w:p w14:paraId="7DC29794" w14:textId="77777777" w:rsidR="00D2382D" w:rsidRPr="00E56BEF" w:rsidRDefault="00D2382D">
      <w:pPr>
        <w:pStyle w:val="BodyText"/>
        <w:rPr>
          <w:rFonts w:ascii="Book Antiqua" w:hAnsi="Book Antiqua"/>
          <w:sz w:val="20"/>
          <w:u w:val="single"/>
        </w:rPr>
      </w:pPr>
    </w:p>
    <w:p w14:paraId="2D3E03E0" w14:textId="77777777" w:rsidR="00FB2891" w:rsidRPr="00E56BEF" w:rsidRDefault="00FB2891" w:rsidP="00FB2891">
      <w:pPr>
        <w:pStyle w:val="BodyText"/>
        <w:rPr>
          <w:rFonts w:ascii="Book Antiqua" w:hAnsi="Book Antiqua"/>
          <w:b/>
          <w:bCs/>
          <w:sz w:val="20"/>
          <w:lang w:val="en-GB"/>
        </w:rPr>
      </w:pPr>
      <w:r w:rsidRPr="00E56BEF">
        <w:rPr>
          <w:rFonts w:ascii="Book Antiqua" w:hAnsi="Book Antiqua"/>
          <w:bCs/>
          <w:sz w:val="20"/>
          <w:lang w:val="en-GB"/>
        </w:rPr>
        <w:t>25.</w:t>
      </w:r>
      <w:r w:rsidRPr="00E56BEF">
        <w:rPr>
          <w:rFonts w:ascii="Book Antiqua" w:hAnsi="Book Antiqua"/>
          <w:b/>
          <w:bCs/>
          <w:sz w:val="20"/>
          <w:lang w:val="en-GB"/>
        </w:rPr>
        <w:tab/>
        <w:t>Risk Clause</w:t>
      </w:r>
    </w:p>
    <w:p w14:paraId="3F276CA3" w14:textId="77777777" w:rsidR="00FB2891" w:rsidRPr="00E56BEF" w:rsidRDefault="00FB2891" w:rsidP="00FB2891">
      <w:pPr>
        <w:pStyle w:val="BodyText"/>
        <w:rPr>
          <w:rFonts w:ascii="Book Antiqua" w:hAnsi="Book Antiqua"/>
          <w:bCs/>
          <w:sz w:val="20"/>
          <w:lang w:val="en-GB"/>
        </w:rPr>
      </w:pPr>
    </w:p>
    <w:p w14:paraId="667F6EE5" w14:textId="79F509F6" w:rsidR="00FB2891" w:rsidRPr="00E56BEF" w:rsidRDefault="00FB2891" w:rsidP="00FB2891">
      <w:pPr>
        <w:pStyle w:val="BodyText"/>
        <w:ind w:left="720"/>
        <w:rPr>
          <w:rFonts w:ascii="Book Antiqua" w:hAnsi="Book Antiqua"/>
          <w:bCs/>
          <w:sz w:val="20"/>
          <w:lang w:val="en-GB"/>
        </w:rPr>
      </w:pPr>
      <w:r w:rsidRPr="00E56BEF">
        <w:rPr>
          <w:rFonts w:ascii="Book Antiqua" w:hAnsi="Book Antiqua"/>
          <w:bCs/>
          <w:sz w:val="20"/>
          <w:lang w:val="en-GB"/>
        </w:rPr>
        <w:t xml:space="preserve">The risk and the benefit of any insurance on the said Property shall remain with the Vendor(s) until the delivery of the </w:t>
      </w:r>
      <w:ins w:id="21" w:author="Eve Yeo" w:date="2024-05-10T15:02:00Z">
        <w:r w:rsidR="00F30301">
          <w:rPr>
            <w:rFonts w:ascii="Book Antiqua" w:hAnsi="Book Antiqua"/>
            <w:bCs/>
            <w:sz w:val="20"/>
            <w:lang w:val="en-GB"/>
          </w:rPr>
          <w:t>vacant/legal</w:t>
        </w:r>
      </w:ins>
      <w:r w:rsidRPr="00E56BEF">
        <w:rPr>
          <w:rFonts w:ascii="Book Antiqua" w:hAnsi="Book Antiqua"/>
          <w:bCs/>
          <w:sz w:val="20"/>
          <w:lang w:val="en-GB"/>
        </w:rPr>
        <w:t xml:space="preserve"> possession of the said Property to the Purchaser(s) whereupon the risk shall pass to the Purchaser(s).  The Purchaser(s) shall be responsible for arranging insurance on the said Property thereafter.</w:t>
      </w:r>
    </w:p>
    <w:p w14:paraId="41CE448C" w14:textId="77777777" w:rsidR="00197323" w:rsidRPr="00E56BEF" w:rsidRDefault="00197323" w:rsidP="00197323">
      <w:pPr>
        <w:jc w:val="both"/>
        <w:rPr>
          <w:rFonts w:ascii="Book Antiqua" w:hAnsi="Book Antiqua"/>
          <w:lang w:val="en-GB"/>
        </w:rPr>
      </w:pPr>
    </w:p>
    <w:p w14:paraId="21288448" w14:textId="77777777" w:rsidR="00197323" w:rsidRPr="00E56BEF" w:rsidRDefault="00197323" w:rsidP="00197323">
      <w:pPr>
        <w:jc w:val="both"/>
        <w:rPr>
          <w:rFonts w:ascii="Book Antiqua" w:hAnsi="Book Antiqua"/>
          <w:b/>
        </w:rPr>
      </w:pPr>
      <w:r w:rsidRPr="00E56BEF">
        <w:rPr>
          <w:rFonts w:ascii="Book Antiqua" w:hAnsi="Book Antiqua"/>
        </w:rPr>
        <w:t>2</w:t>
      </w:r>
      <w:r w:rsidR="00FB2891" w:rsidRPr="00E56BEF">
        <w:rPr>
          <w:rFonts w:ascii="Book Antiqua" w:hAnsi="Book Antiqua"/>
        </w:rPr>
        <w:t>6</w:t>
      </w:r>
      <w:r w:rsidRPr="00E56BEF">
        <w:rPr>
          <w:rFonts w:ascii="Book Antiqua" w:hAnsi="Book Antiqua"/>
        </w:rPr>
        <w:t>.</w:t>
      </w:r>
      <w:r w:rsidRPr="00E56BEF">
        <w:rPr>
          <w:rFonts w:ascii="Book Antiqua" w:hAnsi="Book Antiqua"/>
          <w:b/>
        </w:rPr>
        <w:tab/>
      </w:r>
      <w:r w:rsidR="00FB2891" w:rsidRPr="00E56BEF">
        <w:rPr>
          <w:rFonts w:ascii="Book Antiqua" w:hAnsi="Book Antiqua"/>
          <w:b/>
        </w:rPr>
        <w:t>Law</w:t>
      </w:r>
    </w:p>
    <w:p w14:paraId="2A677455" w14:textId="77777777" w:rsidR="00197323" w:rsidRPr="00E56BEF" w:rsidRDefault="00197323" w:rsidP="00197323">
      <w:pPr>
        <w:jc w:val="both"/>
        <w:rPr>
          <w:rFonts w:ascii="Book Antiqua" w:hAnsi="Book Antiqua"/>
        </w:rPr>
      </w:pPr>
    </w:p>
    <w:p w14:paraId="5DE6A0DE" w14:textId="77777777" w:rsidR="00197323" w:rsidRPr="00E56BEF" w:rsidRDefault="00197323" w:rsidP="00FB2891">
      <w:pPr>
        <w:ind w:left="720"/>
        <w:jc w:val="both"/>
        <w:rPr>
          <w:rFonts w:ascii="Book Antiqua" w:hAnsi="Book Antiqua"/>
        </w:rPr>
      </w:pPr>
      <w:r w:rsidRPr="00E56BEF">
        <w:rPr>
          <w:rFonts w:ascii="Book Antiqua" w:hAnsi="Book Antiqua"/>
        </w:rPr>
        <w:t>This Agreement shall be governed by and construed in accordance with the laws of Malaysia and the parties hereto hereby agree to submit to the jurisdiction of the Courts in Malaysia.</w:t>
      </w:r>
    </w:p>
    <w:p w14:paraId="73B64321" w14:textId="77777777" w:rsidR="00197323" w:rsidRPr="00E56BEF" w:rsidRDefault="00197323">
      <w:pPr>
        <w:pStyle w:val="Heading2"/>
        <w:ind w:left="0" w:firstLine="0"/>
        <w:rPr>
          <w:rFonts w:ascii="Book Antiqua" w:hAnsi="Book Antiqua"/>
          <w:b w:val="0"/>
          <w:bCs/>
          <w:sz w:val="20"/>
        </w:rPr>
      </w:pPr>
    </w:p>
    <w:p w14:paraId="323A4B11" w14:textId="77777777" w:rsidR="00D2382D" w:rsidRPr="00E56BEF" w:rsidRDefault="00D2382D">
      <w:pPr>
        <w:pStyle w:val="Heading2"/>
        <w:ind w:left="0" w:firstLine="0"/>
        <w:rPr>
          <w:rFonts w:ascii="Book Antiqua" w:hAnsi="Book Antiqua"/>
          <w:sz w:val="20"/>
        </w:rPr>
      </w:pPr>
      <w:r w:rsidRPr="00E56BEF">
        <w:rPr>
          <w:rFonts w:ascii="Book Antiqua" w:hAnsi="Book Antiqua"/>
          <w:b w:val="0"/>
          <w:bCs/>
          <w:sz w:val="20"/>
        </w:rPr>
        <w:t>2</w:t>
      </w:r>
      <w:r w:rsidR="00FB2891" w:rsidRPr="00E56BEF">
        <w:rPr>
          <w:rFonts w:ascii="Book Antiqua" w:hAnsi="Book Antiqua"/>
          <w:b w:val="0"/>
          <w:bCs/>
          <w:sz w:val="20"/>
        </w:rPr>
        <w:t>7</w:t>
      </w:r>
      <w:r w:rsidRPr="00E56BEF">
        <w:rPr>
          <w:rFonts w:ascii="Book Antiqua" w:hAnsi="Book Antiqua"/>
          <w:b w:val="0"/>
          <w:bCs/>
          <w:sz w:val="20"/>
        </w:rPr>
        <w:t>.</w:t>
      </w:r>
      <w:r w:rsidRPr="00E56BEF">
        <w:rPr>
          <w:rFonts w:ascii="Book Antiqua" w:hAnsi="Book Antiqua"/>
          <w:b w:val="0"/>
          <w:bCs/>
          <w:sz w:val="20"/>
        </w:rPr>
        <w:tab/>
      </w:r>
      <w:r w:rsidRPr="00E56BEF">
        <w:rPr>
          <w:rFonts w:ascii="Book Antiqua" w:hAnsi="Book Antiqua"/>
          <w:sz w:val="20"/>
        </w:rPr>
        <w:t>Interpretation</w:t>
      </w:r>
    </w:p>
    <w:p w14:paraId="015E8B3E" w14:textId="77777777" w:rsidR="00D2382D" w:rsidRPr="00E56BEF" w:rsidRDefault="00D2382D">
      <w:pPr>
        <w:pStyle w:val="Footer"/>
        <w:widowControl w:val="0"/>
        <w:tabs>
          <w:tab w:val="clear" w:pos="4320"/>
          <w:tab w:val="clear" w:pos="8640"/>
        </w:tabs>
        <w:autoSpaceDE w:val="0"/>
        <w:autoSpaceDN w:val="0"/>
        <w:adjustRightInd w:val="0"/>
        <w:ind w:left="720"/>
        <w:rPr>
          <w:rFonts w:ascii="Book Antiqua" w:hAnsi="Book Antiqua"/>
        </w:rPr>
      </w:pPr>
    </w:p>
    <w:p w14:paraId="2310889D" w14:textId="77777777" w:rsidR="00D2382D" w:rsidRPr="00E56BEF" w:rsidRDefault="00197323" w:rsidP="00FB2891">
      <w:pPr>
        <w:widowControl w:val="0"/>
        <w:autoSpaceDE w:val="0"/>
        <w:autoSpaceDN w:val="0"/>
        <w:adjustRightInd w:val="0"/>
        <w:ind w:left="720" w:hanging="720"/>
        <w:jc w:val="both"/>
        <w:rPr>
          <w:rFonts w:ascii="Book Antiqua" w:hAnsi="Book Antiqua"/>
        </w:rPr>
      </w:pPr>
      <w:r w:rsidRPr="00E56BEF">
        <w:rPr>
          <w:rFonts w:ascii="Book Antiqua" w:hAnsi="Book Antiqua"/>
        </w:rPr>
        <w:t>2</w:t>
      </w:r>
      <w:r w:rsidR="00FB2891" w:rsidRPr="00E56BEF">
        <w:rPr>
          <w:rFonts w:ascii="Book Antiqua" w:hAnsi="Book Antiqua"/>
        </w:rPr>
        <w:t>7</w:t>
      </w:r>
      <w:r w:rsidRPr="00E56BEF">
        <w:rPr>
          <w:rFonts w:ascii="Book Antiqua" w:hAnsi="Book Antiqua"/>
        </w:rPr>
        <w:t>.1</w:t>
      </w:r>
      <w:r w:rsidRPr="00E56BEF">
        <w:rPr>
          <w:rFonts w:ascii="Book Antiqua" w:hAnsi="Book Antiqua"/>
        </w:rPr>
        <w:tab/>
      </w:r>
      <w:r w:rsidR="00D2382D" w:rsidRPr="00E56BEF">
        <w:rPr>
          <w:rFonts w:ascii="Book Antiqua" w:hAnsi="Book Antiqua"/>
        </w:rPr>
        <w:t xml:space="preserve">References to a Preamble, Clause or Schedule where the context so admits are to a Preamble, Clause or Schedule of this </w:t>
      </w:r>
      <w:proofErr w:type="gramStart"/>
      <w:r w:rsidR="00D2382D" w:rsidRPr="00E56BEF">
        <w:rPr>
          <w:rFonts w:ascii="Book Antiqua" w:hAnsi="Book Antiqua"/>
        </w:rPr>
        <w:t>Agreement;</w:t>
      </w:r>
      <w:proofErr w:type="gramEnd"/>
      <w:r w:rsidR="00D2382D" w:rsidRPr="00E56BEF">
        <w:rPr>
          <w:rFonts w:ascii="Book Antiqua" w:hAnsi="Book Antiqua"/>
        </w:rPr>
        <w:t xml:space="preserve"> </w:t>
      </w:r>
    </w:p>
    <w:p w14:paraId="4C55C6A1" w14:textId="77777777" w:rsidR="00D2382D" w:rsidRPr="00E56BEF" w:rsidRDefault="00D2382D">
      <w:pPr>
        <w:pStyle w:val="BodyTextIndent3"/>
        <w:adjustRightInd w:val="0"/>
        <w:ind w:left="1440"/>
        <w:rPr>
          <w:rFonts w:ascii="Book Antiqua" w:hAnsi="Book Antiqua"/>
          <w:b w:val="0"/>
          <w:sz w:val="20"/>
        </w:rPr>
      </w:pPr>
    </w:p>
    <w:p w14:paraId="11B1DA6E" w14:textId="77777777" w:rsidR="00D2382D" w:rsidRPr="00E56BEF" w:rsidRDefault="00197323">
      <w:pPr>
        <w:pStyle w:val="BodyTextIndent3"/>
        <w:adjustRightInd w:val="0"/>
        <w:rPr>
          <w:rFonts w:ascii="Book Antiqua" w:hAnsi="Book Antiqua"/>
          <w:b w:val="0"/>
          <w:sz w:val="20"/>
        </w:rPr>
      </w:pPr>
      <w:r w:rsidRPr="00E56BEF">
        <w:rPr>
          <w:rFonts w:ascii="Book Antiqua" w:hAnsi="Book Antiqua"/>
          <w:b w:val="0"/>
          <w:sz w:val="20"/>
        </w:rPr>
        <w:t>2</w:t>
      </w:r>
      <w:r w:rsidR="00FB2891" w:rsidRPr="00E56BEF">
        <w:rPr>
          <w:rFonts w:ascii="Book Antiqua" w:hAnsi="Book Antiqua"/>
          <w:b w:val="0"/>
          <w:sz w:val="20"/>
        </w:rPr>
        <w:t>7</w:t>
      </w:r>
      <w:r w:rsidR="00D2382D" w:rsidRPr="00E56BEF">
        <w:rPr>
          <w:rFonts w:ascii="Book Antiqua" w:hAnsi="Book Antiqua"/>
          <w:b w:val="0"/>
          <w:sz w:val="20"/>
        </w:rPr>
        <w:t>.2</w:t>
      </w:r>
      <w:r w:rsidR="00D2382D" w:rsidRPr="00E56BEF">
        <w:rPr>
          <w:rFonts w:ascii="Book Antiqua" w:hAnsi="Book Antiqua"/>
          <w:b w:val="0"/>
          <w:sz w:val="20"/>
        </w:rPr>
        <w:tab/>
        <w:t xml:space="preserve">The clause and paragraph headings in this Agreement are for ease of reference only and are not to be taken into account in the interpretation of the clause or paragraph to which they </w:t>
      </w:r>
      <w:proofErr w:type="gramStart"/>
      <w:r w:rsidR="00D2382D" w:rsidRPr="00E56BEF">
        <w:rPr>
          <w:rFonts w:ascii="Book Antiqua" w:hAnsi="Book Antiqua"/>
          <w:b w:val="0"/>
          <w:sz w:val="20"/>
        </w:rPr>
        <w:t>refer;</w:t>
      </w:r>
      <w:proofErr w:type="gramEnd"/>
    </w:p>
    <w:p w14:paraId="6F157823" w14:textId="77777777" w:rsidR="00D2382D" w:rsidRPr="00E56BEF" w:rsidRDefault="00D2382D">
      <w:pPr>
        <w:widowControl w:val="0"/>
        <w:autoSpaceDE w:val="0"/>
        <w:autoSpaceDN w:val="0"/>
        <w:adjustRightInd w:val="0"/>
        <w:ind w:left="1440" w:hanging="720"/>
        <w:rPr>
          <w:rFonts w:ascii="Book Antiqua" w:hAnsi="Book Antiqua"/>
        </w:rPr>
      </w:pPr>
    </w:p>
    <w:p w14:paraId="25AED02D" w14:textId="77777777" w:rsidR="00D2382D" w:rsidRPr="00E56BEF" w:rsidRDefault="00D2382D">
      <w:pPr>
        <w:pStyle w:val="BodyTextIndent3"/>
        <w:adjustRightInd w:val="0"/>
        <w:rPr>
          <w:rFonts w:ascii="Book Antiqua" w:hAnsi="Book Antiqua"/>
          <w:b w:val="0"/>
          <w:sz w:val="20"/>
        </w:rPr>
      </w:pPr>
      <w:r w:rsidRPr="00E56BEF">
        <w:rPr>
          <w:rFonts w:ascii="Book Antiqua" w:hAnsi="Book Antiqua"/>
          <w:b w:val="0"/>
          <w:sz w:val="20"/>
        </w:rPr>
        <w:t>2</w:t>
      </w:r>
      <w:r w:rsidR="00FB2891" w:rsidRPr="00E56BEF">
        <w:rPr>
          <w:rFonts w:ascii="Book Antiqua" w:hAnsi="Book Antiqua"/>
          <w:b w:val="0"/>
          <w:sz w:val="20"/>
        </w:rPr>
        <w:t>7</w:t>
      </w:r>
      <w:r w:rsidRPr="00E56BEF">
        <w:rPr>
          <w:rFonts w:ascii="Book Antiqua" w:hAnsi="Book Antiqua"/>
          <w:b w:val="0"/>
          <w:sz w:val="20"/>
        </w:rPr>
        <w:t>.3</w:t>
      </w:r>
      <w:r w:rsidRPr="00E56BEF">
        <w:rPr>
          <w:rFonts w:ascii="Book Antiqua" w:hAnsi="Book Antiqua"/>
          <w:b w:val="0"/>
          <w:sz w:val="20"/>
        </w:rPr>
        <w:tab/>
        <w:t xml:space="preserve">Words importing the singular meaning where the context so admits include the plural meaning and </w:t>
      </w:r>
      <w:proofErr w:type="gramStart"/>
      <w:r w:rsidRPr="00E56BEF">
        <w:rPr>
          <w:rFonts w:ascii="Book Antiqua" w:hAnsi="Book Antiqua"/>
          <w:b w:val="0"/>
          <w:sz w:val="20"/>
        </w:rPr>
        <w:t>vice versa;</w:t>
      </w:r>
      <w:proofErr w:type="gramEnd"/>
    </w:p>
    <w:p w14:paraId="3E7512C2" w14:textId="77777777" w:rsidR="00D2382D" w:rsidRPr="00E56BEF" w:rsidRDefault="00D2382D">
      <w:pPr>
        <w:widowControl w:val="0"/>
        <w:autoSpaceDE w:val="0"/>
        <w:autoSpaceDN w:val="0"/>
        <w:adjustRightInd w:val="0"/>
        <w:ind w:left="1440" w:hanging="720"/>
        <w:rPr>
          <w:rFonts w:ascii="Book Antiqua" w:hAnsi="Book Antiqua"/>
        </w:rPr>
      </w:pPr>
    </w:p>
    <w:p w14:paraId="2C5D7019" w14:textId="77777777" w:rsidR="00D2382D" w:rsidRPr="00E56BEF" w:rsidRDefault="00D2382D">
      <w:pPr>
        <w:widowControl w:val="0"/>
        <w:autoSpaceDE w:val="0"/>
        <w:autoSpaceDN w:val="0"/>
        <w:adjustRightInd w:val="0"/>
        <w:ind w:left="720" w:hanging="720"/>
        <w:jc w:val="both"/>
        <w:rPr>
          <w:rFonts w:ascii="Book Antiqua" w:hAnsi="Book Antiqua"/>
        </w:rPr>
      </w:pPr>
      <w:r w:rsidRPr="00E56BEF">
        <w:rPr>
          <w:rFonts w:ascii="Book Antiqua" w:hAnsi="Book Antiqua"/>
        </w:rPr>
        <w:t>2</w:t>
      </w:r>
      <w:r w:rsidR="00FB2891" w:rsidRPr="00E56BEF">
        <w:rPr>
          <w:rFonts w:ascii="Book Antiqua" w:hAnsi="Book Antiqua"/>
        </w:rPr>
        <w:t>7</w:t>
      </w:r>
      <w:r w:rsidRPr="00E56BEF">
        <w:rPr>
          <w:rFonts w:ascii="Book Antiqua" w:hAnsi="Book Antiqua"/>
        </w:rPr>
        <w:t>.4</w:t>
      </w:r>
      <w:r w:rsidRPr="00E56BEF">
        <w:rPr>
          <w:rFonts w:ascii="Book Antiqua" w:hAnsi="Book Antiqua"/>
        </w:rPr>
        <w:tab/>
        <w:t xml:space="preserve">Words of one gender include both other genders, and words denoting natural persons include corporations and firms and all such words are to be construed interchangeably in that </w:t>
      </w:r>
      <w:proofErr w:type="gramStart"/>
      <w:r w:rsidRPr="00E56BEF">
        <w:rPr>
          <w:rFonts w:ascii="Book Antiqua" w:hAnsi="Book Antiqua"/>
        </w:rPr>
        <w:t>manner;</w:t>
      </w:r>
      <w:proofErr w:type="gramEnd"/>
    </w:p>
    <w:p w14:paraId="17A23DD6" w14:textId="77777777" w:rsidR="00D2382D" w:rsidRPr="00E56BEF" w:rsidRDefault="00D2382D">
      <w:pPr>
        <w:widowControl w:val="0"/>
        <w:autoSpaceDE w:val="0"/>
        <w:autoSpaceDN w:val="0"/>
        <w:adjustRightInd w:val="0"/>
        <w:ind w:left="1440" w:hanging="720"/>
        <w:jc w:val="both"/>
        <w:rPr>
          <w:rFonts w:ascii="Book Antiqua" w:hAnsi="Book Antiqua"/>
        </w:rPr>
      </w:pPr>
    </w:p>
    <w:p w14:paraId="462AEA8C" w14:textId="77777777" w:rsidR="00D2382D" w:rsidRPr="00E56BEF" w:rsidRDefault="00D2382D">
      <w:pPr>
        <w:pStyle w:val="BodyTextIndent3"/>
        <w:adjustRightInd w:val="0"/>
        <w:rPr>
          <w:rFonts w:ascii="Book Antiqua" w:hAnsi="Book Antiqua"/>
          <w:b w:val="0"/>
          <w:sz w:val="20"/>
        </w:rPr>
      </w:pPr>
      <w:r w:rsidRPr="00E56BEF">
        <w:rPr>
          <w:rFonts w:ascii="Book Antiqua" w:hAnsi="Book Antiqua"/>
          <w:b w:val="0"/>
          <w:sz w:val="20"/>
        </w:rPr>
        <w:t>2</w:t>
      </w:r>
      <w:r w:rsidR="00FB2891" w:rsidRPr="00E56BEF">
        <w:rPr>
          <w:rFonts w:ascii="Book Antiqua" w:hAnsi="Book Antiqua"/>
          <w:b w:val="0"/>
          <w:sz w:val="20"/>
        </w:rPr>
        <w:t>7</w:t>
      </w:r>
      <w:r w:rsidRPr="00E56BEF">
        <w:rPr>
          <w:rFonts w:ascii="Book Antiqua" w:hAnsi="Book Antiqua"/>
          <w:b w:val="0"/>
          <w:sz w:val="20"/>
        </w:rPr>
        <w:t>.5</w:t>
      </w:r>
      <w:r w:rsidRPr="00E56BEF">
        <w:rPr>
          <w:rFonts w:ascii="Book Antiqua" w:hAnsi="Book Antiqua"/>
          <w:b w:val="0"/>
          <w:sz w:val="20"/>
        </w:rPr>
        <w:tab/>
        <w:t xml:space="preserve">Words denoting an obligation on a party to do any act, matter or thing include an obligation to procure that it be done, and words placing a party under a restriction include an obligation not to permit infringement of the </w:t>
      </w:r>
      <w:proofErr w:type="gramStart"/>
      <w:r w:rsidRPr="00E56BEF">
        <w:rPr>
          <w:rFonts w:ascii="Book Antiqua" w:hAnsi="Book Antiqua"/>
          <w:b w:val="0"/>
          <w:sz w:val="20"/>
        </w:rPr>
        <w:t>restriction;</w:t>
      </w:r>
      <w:proofErr w:type="gramEnd"/>
    </w:p>
    <w:p w14:paraId="7774D259" w14:textId="77777777" w:rsidR="00D2382D" w:rsidRPr="00E56BEF" w:rsidRDefault="00D2382D">
      <w:pPr>
        <w:widowControl w:val="0"/>
        <w:autoSpaceDE w:val="0"/>
        <w:autoSpaceDN w:val="0"/>
        <w:adjustRightInd w:val="0"/>
        <w:ind w:left="1440" w:hanging="720"/>
        <w:jc w:val="both"/>
        <w:rPr>
          <w:rFonts w:ascii="Book Antiqua" w:hAnsi="Book Antiqua"/>
        </w:rPr>
      </w:pPr>
    </w:p>
    <w:p w14:paraId="57B6AA33" w14:textId="77777777" w:rsidR="00D2382D" w:rsidRPr="00E56BEF" w:rsidRDefault="00D2382D">
      <w:pPr>
        <w:pStyle w:val="BodyTextIndent3"/>
        <w:adjustRightInd w:val="0"/>
        <w:rPr>
          <w:rFonts w:ascii="Book Antiqua" w:hAnsi="Book Antiqua"/>
          <w:b w:val="0"/>
          <w:sz w:val="20"/>
        </w:rPr>
      </w:pPr>
      <w:r w:rsidRPr="00E56BEF">
        <w:rPr>
          <w:rFonts w:ascii="Book Antiqua" w:hAnsi="Book Antiqua"/>
          <w:b w:val="0"/>
          <w:sz w:val="20"/>
        </w:rPr>
        <w:t>2</w:t>
      </w:r>
      <w:r w:rsidR="00FB2891" w:rsidRPr="00E56BEF">
        <w:rPr>
          <w:rFonts w:ascii="Book Antiqua" w:hAnsi="Book Antiqua"/>
          <w:b w:val="0"/>
          <w:sz w:val="20"/>
        </w:rPr>
        <w:t>7</w:t>
      </w:r>
      <w:r w:rsidRPr="00E56BEF">
        <w:rPr>
          <w:rFonts w:ascii="Book Antiqua" w:hAnsi="Book Antiqua"/>
          <w:b w:val="0"/>
          <w:sz w:val="20"/>
        </w:rPr>
        <w:t>.6</w:t>
      </w:r>
      <w:r w:rsidRPr="00E56BEF">
        <w:rPr>
          <w:rFonts w:ascii="Book Antiqua" w:hAnsi="Book Antiqua"/>
          <w:b w:val="0"/>
          <w:sz w:val="20"/>
        </w:rPr>
        <w:tab/>
        <w:t xml:space="preserve">References to "party" and "parties" shall be construed as references to a party or the parties to this </w:t>
      </w:r>
      <w:proofErr w:type="gramStart"/>
      <w:r w:rsidRPr="00E56BEF">
        <w:rPr>
          <w:rFonts w:ascii="Book Antiqua" w:hAnsi="Book Antiqua"/>
          <w:b w:val="0"/>
          <w:sz w:val="20"/>
        </w:rPr>
        <w:t>Agreement;</w:t>
      </w:r>
      <w:proofErr w:type="gramEnd"/>
    </w:p>
    <w:p w14:paraId="15AC48C3" w14:textId="77777777" w:rsidR="00D2382D" w:rsidRPr="00E56BEF" w:rsidRDefault="00D2382D">
      <w:pPr>
        <w:widowControl w:val="0"/>
        <w:autoSpaceDE w:val="0"/>
        <w:autoSpaceDN w:val="0"/>
        <w:adjustRightInd w:val="0"/>
        <w:ind w:left="1440" w:hanging="720"/>
        <w:jc w:val="both"/>
        <w:rPr>
          <w:rFonts w:ascii="Book Antiqua" w:hAnsi="Book Antiqua"/>
        </w:rPr>
      </w:pPr>
    </w:p>
    <w:p w14:paraId="0D701957" w14:textId="77777777" w:rsidR="00D2382D" w:rsidRPr="00E56BEF" w:rsidRDefault="00D2382D">
      <w:pPr>
        <w:pStyle w:val="BodyTextIndent3"/>
        <w:adjustRightInd w:val="0"/>
        <w:rPr>
          <w:rFonts w:ascii="Book Antiqua" w:hAnsi="Book Antiqua"/>
          <w:b w:val="0"/>
          <w:sz w:val="20"/>
        </w:rPr>
      </w:pPr>
      <w:r w:rsidRPr="00E56BEF">
        <w:rPr>
          <w:rFonts w:ascii="Book Antiqua" w:hAnsi="Book Antiqua"/>
          <w:b w:val="0"/>
          <w:sz w:val="20"/>
        </w:rPr>
        <w:t>2</w:t>
      </w:r>
      <w:r w:rsidR="00FB2891" w:rsidRPr="00E56BEF">
        <w:rPr>
          <w:rFonts w:ascii="Book Antiqua" w:hAnsi="Book Antiqua"/>
          <w:b w:val="0"/>
          <w:sz w:val="20"/>
        </w:rPr>
        <w:t>7</w:t>
      </w:r>
      <w:r w:rsidRPr="00E56BEF">
        <w:rPr>
          <w:rFonts w:ascii="Book Antiqua" w:hAnsi="Book Antiqua"/>
          <w:b w:val="0"/>
          <w:sz w:val="20"/>
        </w:rPr>
        <w:t>.7</w:t>
      </w:r>
      <w:r w:rsidRPr="00E56BEF">
        <w:rPr>
          <w:rFonts w:ascii="Book Antiqua" w:hAnsi="Book Antiqua"/>
          <w:b w:val="0"/>
          <w:sz w:val="20"/>
        </w:rPr>
        <w:tab/>
        <w:t xml:space="preserve">References to provisions of any statutes, laws, by-laws, regulations, rules and/or otherwise shall include such provisions as may be modified, amended, revised and/or re-enacted (whether before or after the date of this Agreement) from time to </w:t>
      </w:r>
      <w:proofErr w:type="gramStart"/>
      <w:r w:rsidRPr="00E56BEF">
        <w:rPr>
          <w:rFonts w:ascii="Book Antiqua" w:hAnsi="Book Antiqua"/>
          <w:b w:val="0"/>
          <w:sz w:val="20"/>
        </w:rPr>
        <w:t>time;</w:t>
      </w:r>
      <w:proofErr w:type="gramEnd"/>
    </w:p>
    <w:p w14:paraId="2088D06F" w14:textId="77777777" w:rsidR="00D2382D" w:rsidRPr="00E56BEF" w:rsidRDefault="00D2382D">
      <w:pPr>
        <w:widowControl w:val="0"/>
        <w:autoSpaceDE w:val="0"/>
        <w:autoSpaceDN w:val="0"/>
        <w:adjustRightInd w:val="0"/>
        <w:ind w:left="1440" w:hanging="720"/>
        <w:rPr>
          <w:rFonts w:ascii="Book Antiqua" w:hAnsi="Book Antiqua"/>
        </w:rPr>
      </w:pPr>
    </w:p>
    <w:p w14:paraId="3BB10426" w14:textId="77777777" w:rsidR="00D2382D" w:rsidRPr="00E56BEF" w:rsidRDefault="00D2382D">
      <w:pPr>
        <w:ind w:left="720" w:hanging="720"/>
        <w:jc w:val="both"/>
        <w:rPr>
          <w:rFonts w:ascii="Book Antiqua" w:hAnsi="Book Antiqua"/>
        </w:rPr>
      </w:pPr>
      <w:r w:rsidRPr="00E56BEF">
        <w:rPr>
          <w:rFonts w:ascii="Book Antiqua" w:hAnsi="Book Antiqua"/>
        </w:rPr>
        <w:t>2</w:t>
      </w:r>
      <w:r w:rsidR="00FB2891" w:rsidRPr="00E56BEF">
        <w:rPr>
          <w:rFonts w:ascii="Book Antiqua" w:hAnsi="Book Antiqua"/>
        </w:rPr>
        <w:t>7</w:t>
      </w:r>
      <w:r w:rsidRPr="00E56BEF">
        <w:rPr>
          <w:rFonts w:ascii="Book Antiqua" w:hAnsi="Book Antiqua"/>
        </w:rPr>
        <w:t>.8</w:t>
      </w:r>
      <w:r w:rsidRPr="00E56BEF">
        <w:rPr>
          <w:rFonts w:ascii="Book Antiqua" w:hAnsi="Book Antiqua"/>
        </w:rPr>
        <w:tab/>
        <w:t>A period of days from the happening of any event or the doing of any act or thing shall be deemed to be inclusive of the day on which the event happens or the act or thing is done and if the last day of the period is a weekly holiday or a public holiday (hereinafter referred to as “the excluded day”) the period shall include the next following day which is not an excluded day;</w:t>
      </w:r>
    </w:p>
    <w:p w14:paraId="10F8E6C5" w14:textId="77777777" w:rsidR="00F5795C" w:rsidRPr="00E56BEF" w:rsidRDefault="00F5795C">
      <w:pPr>
        <w:ind w:left="720" w:hanging="720"/>
        <w:jc w:val="both"/>
        <w:rPr>
          <w:rFonts w:ascii="Book Antiqua" w:hAnsi="Book Antiqua"/>
        </w:rPr>
      </w:pPr>
    </w:p>
    <w:p w14:paraId="37B9D98D" w14:textId="77777777" w:rsidR="00F5795C" w:rsidRPr="00E56BEF" w:rsidRDefault="00F5795C">
      <w:pPr>
        <w:ind w:left="720" w:hanging="720"/>
        <w:jc w:val="both"/>
        <w:rPr>
          <w:rFonts w:ascii="Book Antiqua" w:hAnsi="Book Antiqua"/>
        </w:rPr>
      </w:pPr>
      <w:r w:rsidRPr="00E56BEF">
        <w:rPr>
          <w:rFonts w:ascii="Book Antiqua" w:hAnsi="Book Antiqua"/>
        </w:rPr>
        <w:t>27.9</w:t>
      </w:r>
      <w:r w:rsidRPr="00E56BEF">
        <w:rPr>
          <w:rFonts w:ascii="Book Antiqua" w:hAnsi="Book Antiqua"/>
        </w:rPr>
        <w:tab/>
        <w:t>References to “working days” shall exclude Saturdays, Sundays and public holidays in Selangor and Wilayah Persekutuan.</w:t>
      </w:r>
    </w:p>
    <w:p w14:paraId="6FDBC2B9" w14:textId="77777777" w:rsidR="00D2382D" w:rsidRPr="00E56BEF" w:rsidRDefault="00D2382D">
      <w:pPr>
        <w:widowControl w:val="0"/>
        <w:autoSpaceDE w:val="0"/>
        <w:autoSpaceDN w:val="0"/>
        <w:adjustRightInd w:val="0"/>
        <w:ind w:left="1440" w:hanging="720"/>
        <w:jc w:val="both"/>
        <w:rPr>
          <w:rFonts w:ascii="Book Antiqua" w:hAnsi="Book Antiqua"/>
        </w:rPr>
      </w:pPr>
    </w:p>
    <w:p w14:paraId="5CCA1E81" w14:textId="77777777" w:rsidR="00D2382D" w:rsidRPr="00E56BEF" w:rsidRDefault="00D2382D">
      <w:pPr>
        <w:widowControl w:val="0"/>
        <w:autoSpaceDE w:val="0"/>
        <w:autoSpaceDN w:val="0"/>
        <w:adjustRightInd w:val="0"/>
        <w:ind w:left="720" w:hanging="720"/>
        <w:jc w:val="both"/>
        <w:rPr>
          <w:rFonts w:ascii="Book Antiqua" w:hAnsi="Book Antiqua"/>
        </w:rPr>
      </w:pPr>
      <w:r w:rsidRPr="00E56BEF">
        <w:rPr>
          <w:rFonts w:ascii="Book Antiqua" w:hAnsi="Book Antiqua"/>
        </w:rPr>
        <w:t>2</w:t>
      </w:r>
      <w:r w:rsidR="00FB2891" w:rsidRPr="00E56BEF">
        <w:rPr>
          <w:rFonts w:ascii="Book Antiqua" w:hAnsi="Book Antiqua"/>
        </w:rPr>
        <w:t>7</w:t>
      </w:r>
      <w:r w:rsidRPr="00E56BEF">
        <w:rPr>
          <w:rFonts w:ascii="Book Antiqua" w:hAnsi="Book Antiqua"/>
        </w:rPr>
        <w:t>.</w:t>
      </w:r>
      <w:r w:rsidR="00F5795C" w:rsidRPr="00E56BEF">
        <w:rPr>
          <w:rFonts w:ascii="Book Antiqua" w:hAnsi="Book Antiqua"/>
        </w:rPr>
        <w:t>10</w:t>
      </w:r>
      <w:r w:rsidRPr="00E56BEF">
        <w:rPr>
          <w:rFonts w:ascii="Book Antiqua" w:hAnsi="Book Antiqua"/>
        </w:rPr>
        <w:tab/>
        <w:t xml:space="preserve">References to numbers or monetary figures or value shall include any portion or fraction or undivided portion </w:t>
      </w:r>
      <w:proofErr w:type="gramStart"/>
      <w:r w:rsidRPr="00E56BEF">
        <w:rPr>
          <w:rFonts w:ascii="Book Antiqua" w:hAnsi="Book Antiqua"/>
        </w:rPr>
        <w:t>thereof;</w:t>
      </w:r>
      <w:proofErr w:type="gramEnd"/>
    </w:p>
    <w:p w14:paraId="510118E6" w14:textId="77777777" w:rsidR="00D2382D" w:rsidRPr="00E56BEF" w:rsidRDefault="00D2382D">
      <w:pPr>
        <w:pStyle w:val="BodyText"/>
        <w:rPr>
          <w:rFonts w:ascii="Book Antiqua" w:hAnsi="Book Antiqua"/>
          <w:bCs/>
          <w:sz w:val="20"/>
          <w:lang w:val="en-GB"/>
        </w:rPr>
      </w:pPr>
    </w:p>
    <w:p w14:paraId="322507D2" w14:textId="77777777" w:rsidR="00D2382D" w:rsidRPr="00E56BEF" w:rsidRDefault="00D2382D">
      <w:pPr>
        <w:pStyle w:val="BodyText"/>
        <w:ind w:left="720" w:hanging="720"/>
        <w:rPr>
          <w:rFonts w:ascii="Book Antiqua" w:hAnsi="Book Antiqua"/>
          <w:bCs/>
          <w:sz w:val="20"/>
          <w:lang w:val="en-GB"/>
        </w:rPr>
      </w:pPr>
      <w:r w:rsidRPr="00E56BEF">
        <w:rPr>
          <w:rFonts w:ascii="Book Antiqua" w:hAnsi="Book Antiqua"/>
          <w:bCs/>
          <w:sz w:val="20"/>
          <w:lang w:val="en-GB"/>
        </w:rPr>
        <w:t>2</w:t>
      </w:r>
      <w:r w:rsidR="00FB2891" w:rsidRPr="00E56BEF">
        <w:rPr>
          <w:rFonts w:ascii="Book Antiqua" w:hAnsi="Book Antiqua"/>
          <w:bCs/>
          <w:sz w:val="20"/>
          <w:lang w:val="en-GB"/>
        </w:rPr>
        <w:t>7</w:t>
      </w:r>
      <w:r w:rsidRPr="00E56BEF">
        <w:rPr>
          <w:rFonts w:ascii="Book Antiqua" w:hAnsi="Book Antiqua"/>
          <w:bCs/>
          <w:sz w:val="20"/>
          <w:lang w:val="en-GB"/>
        </w:rPr>
        <w:t>.1</w:t>
      </w:r>
      <w:r w:rsidR="00F5795C" w:rsidRPr="00E56BEF">
        <w:rPr>
          <w:rFonts w:ascii="Book Antiqua" w:hAnsi="Book Antiqua"/>
          <w:bCs/>
          <w:sz w:val="20"/>
          <w:lang w:val="en-GB"/>
        </w:rPr>
        <w:t>1</w:t>
      </w:r>
      <w:r w:rsidRPr="00E56BEF">
        <w:rPr>
          <w:rFonts w:ascii="Book Antiqua" w:hAnsi="Book Antiqua"/>
          <w:bCs/>
          <w:sz w:val="20"/>
          <w:lang w:val="en-GB"/>
        </w:rPr>
        <w:tab/>
        <w:t>The Schedules hereto shall be taken and construed together as an essential integral part of this Agreement.</w:t>
      </w:r>
    </w:p>
    <w:p w14:paraId="51A9DC14" w14:textId="77777777" w:rsidR="006A3F9F" w:rsidRPr="00E56BEF" w:rsidRDefault="006A3F9F">
      <w:pPr>
        <w:pStyle w:val="BodyText"/>
        <w:ind w:left="720" w:hanging="720"/>
        <w:rPr>
          <w:rFonts w:ascii="Book Antiqua" w:hAnsi="Book Antiqua"/>
          <w:bCs/>
          <w:sz w:val="20"/>
          <w:lang w:val="en-GB"/>
        </w:rPr>
      </w:pPr>
    </w:p>
    <w:p w14:paraId="7C6CCE78" w14:textId="77777777" w:rsidR="006A3F9F" w:rsidRPr="00E56BEF" w:rsidRDefault="006A3F9F" w:rsidP="006A3F9F">
      <w:pPr>
        <w:widowControl w:val="0"/>
        <w:ind w:left="720" w:right="144" w:hanging="720"/>
        <w:jc w:val="both"/>
        <w:rPr>
          <w:rFonts w:ascii="Book Antiqua" w:hAnsi="Book Antiqua"/>
          <w:snapToGrid w:val="0"/>
        </w:rPr>
      </w:pPr>
      <w:r w:rsidRPr="00E56BEF">
        <w:rPr>
          <w:rFonts w:ascii="Book Antiqua" w:hAnsi="Book Antiqua"/>
          <w:snapToGrid w:val="0"/>
        </w:rPr>
        <w:t>28.</w:t>
      </w:r>
      <w:r w:rsidRPr="00E56BEF">
        <w:rPr>
          <w:rFonts w:ascii="Book Antiqua" w:hAnsi="Book Antiqua"/>
          <w:snapToGrid w:val="0"/>
        </w:rPr>
        <w:tab/>
      </w:r>
      <w:r w:rsidRPr="00E56BEF">
        <w:rPr>
          <w:rFonts w:ascii="Book Antiqua" w:hAnsi="Book Antiqua"/>
          <w:b/>
          <w:snapToGrid w:val="0"/>
        </w:rPr>
        <w:t>Good Faith</w:t>
      </w:r>
    </w:p>
    <w:p w14:paraId="7539BE50" w14:textId="77777777" w:rsidR="006A3F9F" w:rsidRPr="00E56BEF" w:rsidRDefault="006A3F9F" w:rsidP="006A3F9F">
      <w:pPr>
        <w:widowControl w:val="0"/>
        <w:ind w:left="720" w:right="144" w:hanging="720"/>
        <w:jc w:val="both"/>
        <w:rPr>
          <w:rFonts w:ascii="Book Antiqua" w:hAnsi="Book Antiqua"/>
          <w:snapToGrid w:val="0"/>
        </w:rPr>
      </w:pPr>
    </w:p>
    <w:p w14:paraId="4346F27B" w14:textId="77777777" w:rsidR="006A3F9F" w:rsidRPr="00E56BEF" w:rsidRDefault="006A3F9F" w:rsidP="006A3F9F">
      <w:pPr>
        <w:widowControl w:val="0"/>
        <w:ind w:left="720" w:right="144" w:hanging="720"/>
        <w:jc w:val="both"/>
        <w:rPr>
          <w:rFonts w:ascii="Book Antiqua" w:hAnsi="Book Antiqua"/>
          <w:snapToGrid w:val="0"/>
        </w:rPr>
      </w:pPr>
      <w:r w:rsidRPr="00E56BEF">
        <w:rPr>
          <w:rFonts w:ascii="Book Antiqua" w:hAnsi="Book Antiqua"/>
          <w:snapToGrid w:val="0"/>
        </w:rPr>
        <w:t>28.1</w:t>
      </w:r>
      <w:r w:rsidRPr="00E56BEF">
        <w:rPr>
          <w:rFonts w:ascii="Book Antiqua" w:hAnsi="Book Antiqua"/>
          <w:snapToGrid w:val="0"/>
        </w:rPr>
        <w:tab/>
        <w:t>Each of the parties undertake with each other to do all things reasonably within his power which are necessary or desirable to give effect to the spirit and intent of this Agreement.</w:t>
      </w:r>
    </w:p>
    <w:p w14:paraId="13D1366C" w14:textId="77777777" w:rsidR="006A3F9F" w:rsidRPr="00E56BEF" w:rsidRDefault="006A3F9F">
      <w:pPr>
        <w:pStyle w:val="BodyText"/>
        <w:ind w:left="720" w:hanging="720"/>
        <w:rPr>
          <w:rFonts w:ascii="Book Antiqua" w:hAnsi="Book Antiqua"/>
          <w:bCs/>
          <w:sz w:val="20"/>
        </w:rPr>
      </w:pPr>
    </w:p>
    <w:p w14:paraId="5C2189A0" w14:textId="77777777" w:rsidR="008B319E" w:rsidRPr="00E56BEF" w:rsidRDefault="008B319E" w:rsidP="008B319E">
      <w:pPr>
        <w:pStyle w:val="BodyText"/>
        <w:rPr>
          <w:rFonts w:ascii="Book Antiqua" w:hAnsi="Book Antiqua"/>
          <w:b/>
          <w:sz w:val="20"/>
        </w:rPr>
      </w:pPr>
      <w:r w:rsidRPr="00E56BEF">
        <w:rPr>
          <w:rFonts w:ascii="Book Antiqua" w:hAnsi="Book Antiqua"/>
          <w:sz w:val="20"/>
        </w:rPr>
        <w:t>29.</w:t>
      </w:r>
      <w:r w:rsidRPr="00E56BEF">
        <w:rPr>
          <w:rFonts w:ascii="Book Antiqua" w:hAnsi="Book Antiqua"/>
          <w:sz w:val="20"/>
        </w:rPr>
        <w:tab/>
      </w:r>
      <w:r w:rsidRPr="00E56BEF">
        <w:rPr>
          <w:rFonts w:ascii="Book Antiqua" w:hAnsi="Book Antiqua"/>
          <w:b/>
          <w:sz w:val="20"/>
        </w:rPr>
        <w:t>N</w:t>
      </w:r>
      <w:r w:rsidR="00C12C04" w:rsidRPr="00E56BEF">
        <w:rPr>
          <w:rFonts w:ascii="Book Antiqua" w:hAnsi="Book Antiqua"/>
          <w:b/>
          <w:sz w:val="20"/>
        </w:rPr>
        <w:t xml:space="preserve">otification of Change of Ownership of the said Property </w:t>
      </w:r>
    </w:p>
    <w:p w14:paraId="0DA9A867" w14:textId="77777777" w:rsidR="00C12C04" w:rsidRPr="00E56BEF" w:rsidRDefault="00C12C04" w:rsidP="008B319E">
      <w:pPr>
        <w:pStyle w:val="BodyText"/>
        <w:rPr>
          <w:rFonts w:ascii="Book Antiqua" w:hAnsi="Book Antiqua"/>
          <w:sz w:val="20"/>
        </w:rPr>
      </w:pPr>
    </w:p>
    <w:p w14:paraId="40AE32C3" w14:textId="77777777" w:rsidR="008B319E" w:rsidRPr="00E56BEF" w:rsidRDefault="008B319E" w:rsidP="008B319E">
      <w:pPr>
        <w:pStyle w:val="BodyText"/>
        <w:ind w:left="720" w:hanging="720"/>
        <w:rPr>
          <w:rFonts w:ascii="Book Antiqua" w:hAnsi="Book Antiqua"/>
          <w:sz w:val="20"/>
        </w:rPr>
      </w:pPr>
      <w:r w:rsidRPr="00E56BEF">
        <w:rPr>
          <w:rFonts w:ascii="Book Antiqua" w:hAnsi="Book Antiqua"/>
          <w:sz w:val="20"/>
        </w:rPr>
        <w:t>29.1</w:t>
      </w:r>
      <w:r w:rsidRPr="00E56BEF">
        <w:rPr>
          <w:rFonts w:ascii="Book Antiqua" w:hAnsi="Book Antiqua"/>
          <w:sz w:val="20"/>
        </w:rPr>
        <w:tab/>
        <w:t xml:space="preserve">The Purchaser(s) and the Vendor(s) </w:t>
      </w:r>
      <w:proofErr w:type="gramStart"/>
      <w:r w:rsidRPr="00E56BEF">
        <w:rPr>
          <w:rFonts w:ascii="Book Antiqua" w:hAnsi="Book Antiqua"/>
          <w:sz w:val="20"/>
        </w:rPr>
        <w:t>shall</w:t>
      </w:r>
      <w:proofErr w:type="gramEnd"/>
      <w:r w:rsidRPr="00E56BEF">
        <w:rPr>
          <w:rFonts w:ascii="Book Antiqua" w:hAnsi="Book Antiqua"/>
          <w:sz w:val="20"/>
        </w:rPr>
        <w:t xml:space="preserve"> where </w:t>
      </w:r>
      <w:proofErr w:type="gramStart"/>
      <w:r w:rsidRPr="00E56BEF">
        <w:rPr>
          <w:rFonts w:ascii="Book Antiqua" w:hAnsi="Book Antiqua"/>
          <w:sz w:val="20"/>
        </w:rPr>
        <w:t>necessary</w:t>
      </w:r>
      <w:proofErr w:type="gramEnd"/>
      <w:r w:rsidRPr="00E56BEF">
        <w:rPr>
          <w:rFonts w:ascii="Book Antiqua" w:hAnsi="Book Antiqua"/>
          <w:sz w:val="20"/>
        </w:rPr>
        <w:t xml:space="preserve"> inform all relevant authorities of the change of ownership of the said Property after completion of the sale and purchase herein at the respective cost and expense. It is hereby agreed that it shall not be the responsibility of the Purchaser(s) Solicitors nor the Vendor(s) Solicitors to perform any of the foregoing matters.</w:t>
      </w:r>
    </w:p>
    <w:p w14:paraId="75DE3748" w14:textId="77777777" w:rsidR="00FB5785" w:rsidRDefault="00FB5785" w:rsidP="003C792F">
      <w:pPr>
        <w:pStyle w:val="BodyText"/>
        <w:rPr>
          <w:rFonts w:ascii="Book Antiqua" w:hAnsi="Book Antiqua"/>
          <w:sz w:val="20"/>
        </w:rPr>
      </w:pPr>
    </w:p>
    <w:p w14:paraId="68FBBA31" w14:textId="77777777" w:rsidR="00FA4A1E" w:rsidRPr="00D57250" w:rsidRDefault="00FA4A1E" w:rsidP="00FA4A1E">
      <w:pPr>
        <w:rPr>
          <w:rFonts w:ascii="Book Antiqua" w:hAnsi="Book Antiqua"/>
          <w:b/>
          <w:highlight w:val="yellow"/>
        </w:rPr>
      </w:pPr>
      <w:r>
        <w:rPr>
          <w:rFonts w:ascii="Book Antiqua" w:hAnsi="Book Antiqua"/>
          <w:b/>
          <w:highlight w:val="yellow"/>
        </w:rPr>
        <w:t>30</w:t>
      </w:r>
      <w:r w:rsidRPr="00D57250">
        <w:rPr>
          <w:rFonts w:ascii="Book Antiqua" w:hAnsi="Book Antiqua"/>
          <w:b/>
          <w:highlight w:val="yellow"/>
        </w:rPr>
        <w:t>.</w:t>
      </w:r>
      <w:r w:rsidRPr="00D57250">
        <w:rPr>
          <w:rFonts w:ascii="Book Antiqua" w:hAnsi="Book Antiqua"/>
          <w:b/>
          <w:highlight w:val="yellow"/>
        </w:rPr>
        <w:tab/>
      </w:r>
      <w:r w:rsidRPr="00D92BE5">
        <w:rPr>
          <w:rFonts w:ascii="Book Antiqua" w:hAnsi="Book Antiqua"/>
          <w:b/>
        </w:rPr>
        <w:t xml:space="preserve">SALES SERVICES TAX </w:t>
      </w:r>
      <w:proofErr w:type="gramStart"/>
      <w:r w:rsidRPr="00D92BE5">
        <w:rPr>
          <w:rFonts w:ascii="Book Antiqua" w:hAnsi="Book Antiqua"/>
          <w:b/>
        </w:rPr>
        <w:t xml:space="preserve">2018 </w:t>
      </w:r>
      <w:r w:rsidRPr="00D57250">
        <w:rPr>
          <w:rFonts w:ascii="Book Antiqua" w:hAnsi="Book Antiqua"/>
          <w:b/>
          <w:highlight w:val="yellow"/>
        </w:rPr>
        <w:t xml:space="preserve"> (</w:t>
      </w:r>
      <w:proofErr w:type="gramEnd"/>
      <w:r w:rsidRPr="00D57250">
        <w:rPr>
          <w:rFonts w:ascii="Book Antiqua" w:hAnsi="Book Antiqua"/>
          <w:b/>
          <w:highlight w:val="yellow"/>
        </w:rPr>
        <w:t xml:space="preserve">IF APPLICABLE) </w:t>
      </w:r>
    </w:p>
    <w:p w14:paraId="1C22DF84" w14:textId="77777777" w:rsidR="00FA4A1E" w:rsidRPr="00D57250" w:rsidRDefault="00FA4A1E" w:rsidP="00FA4A1E">
      <w:pPr>
        <w:rPr>
          <w:rFonts w:ascii="Book Antiqua" w:hAnsi="Book Antiqua"/>
          <w:b/>
          <w:highlight w:val="yellow"/>
        </w:rPr>
      </w:pPr>
    </w:p>
    <w:p w14:paraId="00E58C25" w14:textId="77777777" w:rsidR="00FA4A1E" w:rsidRPr="00D57250" w:rsidRDefault="00FA4A1E" w:rsidP="00FA4A1E">
      <w:pPr>
        <w:spacing w:after="160" w:line="259" w:lineRule="auto"/>
        <w:ind w:left="720" w:hanging="720"/>
        <w:contextualSpacing/>
        <w:jc w:val="both"/>
        <w:rPr>
          <w:rFonts w:ascii="Book Antiqua" w:hAnsi="Book Antiqua"/>
          <w:b/>
          <w:highlight w:val="yellow"/>
        </w:rPr>
      </w:pPr>
      <w:r>
        <w:rPr>
          <w:rFonts w:ascii="Book Antiqua" w:hAnsi="Book Antiqua"/>
          <w:highlight w:val="yellow"/>
        </w:rPr>
        <w:t>30</w:t>
      </w:r>
      <w:r w:rsidRPr="00D57250">
        <w:rPr>
          <w:rFonts w:ascii="Book Antiqua" w:hAnsi="Book Antiqua"/>
          <w:highlight w:val="yellow"/>
        </w:rPr>
        <w:t>.1</w:t>
      </w:r>
      <w:r w:rsidRPr="00D57250">
        <w:rPr>
          <w:rFonts w:ascii="Book Antiqua" w:hAnsi="Book Antiqua"/>
          <w:highlight w:val="yellow"/>
        </w:rPr>
        <w:tab/>
        <w:t xml:space="preserve">The parties hereto hereby agree that the Purchase Price or any sum set out in this Agreement or otherwise payable by the Purchaser(s) to the Vendor(s) is inclusive of </w:t>
      </w:r>
      <w:r w:rsidRPr="00D92BE5">
        <w:rPr>
          <w:rFonts w:ascii="Book Antiqua" w:hAnsi="Book Antiqua"/>
        </w:rPr>
        <w:t xml:space="preserve">Sales Services Tax 2018 </w:t>
      </w:r>
      <w:r w:rsidRPr="00D57250">
        <w:rPr>
          <w:rFonts w:ascii="Book Antiqua" w:hAnsi="Book Antiqua"/>
          <w:highlight w:val="yellow"/>
        </w:rPr>
        <w:t>(hereinafter referred to as “</w:t>
      </w:r>
      <w:r>
        <w:rPr>
          <w:rFonts w:ascii="Book Antiqua" w:hAnsi="Book Antiqua"/>
          <w:highlight w:val="yellow"/>
        </w:rPr>
        <w:t>S</w:t>
      </w:r>
      <w:r w:rsidRPr="00D57250">
        <w:rPr>
          <w:rFonts w:ascii="Book Antiqua" w:hAnsi="Book Antiqua"/>
          <w:highlight w:val="yellow"/>
        </w:rPr>
        <w:t>ST”) and/or any other rates / tax of similar nature which is imposed or to be imposed by the relevant authority(s) or chargeable under the law.</w:t>
      </w:r>
    </w:p>
    <w:p w14:paraId="013E1BF8" w14:textId="77777777" w:rsidR="00FA4A1E" w:rsidRPr="00D57250" w:rsidRDefault="00FA4A1E" w:rsidP="00FA4A1E">
      <w:pPr>
        <w:ind w:left="720"/>
        <w:jc w:val="both"/>
        <w:rPr>
          <w:rFonts w:ascii="Book Antiqua" w:hAnsi="Book Antiqua"/>
          <w:b/>
          <w:highlight w:val="yellow"/>
        </w:rPr>
      </w:pPr>
    </w:p>
    <w:p w14:paraId="46C3B93C" w14:textId="77777777" w:rsidR="00FA4A1E" w:rsidRPr="00D57250" w:rsidRDefault="00FA4A1E" w:rsidP="00FA4A1E">
      <w:pPr>
        <w:spacing w:after="160" w:line="259" w:lineRule="auto"/>
        <w:ind w:left="720" w:hanging="720"/>
        <w:contextualSpacing/>
        <w:jc w:val="both"/>
        <w:rPr>
          <w:rFonts w:ascii="Book Antiqua" w:hAnsi="Book Antiqua"/>
          <w:b/>
          <w:highlight w:val="yellow"/>
        </w:rPr>
      </w:pPr>
      <w:r>
        <w:rPr>
          <w:rFonts w:ascii="Book Antiqua" w:hAnsi="Book Antiqua"/>
          <w:highlight w:val="yellow"/>
        </w:rPr>
        <w:t>30</w:t>
      </w:r>
      <w:r w:rsidRPr="00D57250">
        <w:rPr>
          <w:rFonts w:ascii="Book Antiqua" w:hAnsi="Book Antiqua"/>
          <w:highlight w:val="yellow"/>
        </w:rPr>
        <w:t>.2</w:t>
      </w:r>
      <w:r w:rsidRPr="00D57250">
        <w:rPr>
          <w:rFonts w:ascii="Book Antiqua" w:hAnsi="Book Antiqua"/>
          <w:highlight w:val="yellow"/>
        </w:rPr>
        <w:tab/>
        <w:t xml:space="preserve">The parties hereto hereby agree if the sale and purchase of the said Property shall attract or be subjected to </w:t>
      </w:r>
      <w:r>
        <w:rPr>
          <w:rFonts w:ascii="Book Antiqua" w:hAnsi="Book Antiqua"/>
          <w:highlight w:val="yellow"/>
        </w:rPr>
        <w:t>S</w:t>
      </w:r>
      <w:r w:rsidRPr="00D57250">
        <w:rPr>
          <w:rFonts w:ascii="Book Antiqua" w:hAnsi="Book Antiqua"/>
          <w:highlight w:val="yellow"/>
        </w:rPr>
        <w:t xml:space="preserve">ST at any time in respect of or howsoever affecting the sale and purchase agreement of the said Property hereunder before or after the date of this Agreement, the Vendor(s) shall solely be responsible to pay such tax or taxes in accordance with the laws of Malaysia and shall not demand / claim from the Purchaser(s) any additional sum over and above the Purchase Price or ay part thereof for the satisfaction of any liability or obligation in respect of the </w:t>
      </w:r>
      <w:r>
        <w:rPr>
          <w:rFonts w:ascii="Book Antiqua" w:hAnsi="Book Antiqua"/>
          <w:highlight w:val="yellow"/>
        </w:rPr>
        <w:t>S</w:t>
      </w:r>
      <w:r w:rsidRPr="00D57250">
        <w:rPr>
          <w:rFonts w:ascii="Book Antiqua" w:hAnsi="Book Antiqua"/>
          <w:highlight w:val="yellow"/>
        </w:rPr>
        <w:t>ST.</w:t>
      </w:r>
    </w:p>
    <w:p w14:paraId="5DA6045A" w14:textId="77777777" w:rsidR="00FA4A1E" w:rsidRPr="00D57250" w:rsidRDefault="00FA4A1E" w:rsidP="00FA4A1E">
      <w:pPr>
        <w:ind w:left="720"/>
        <w:rPr>
          <w:rFonts w:ascii="Book Antiqua" w:hAnsi="Book Antiqua"/>
          <w:b/>
          <w:highlight w:val="yellow"/>
        </w:rPr>
      </w:pPr>
    </w:p>
    <w:p w14:paraId="4501E236" w14:textId="77777777" w:rsidR="00FA4A1E" w:rsidRPr="00710EC0" w:rsidRDefault="00FA4A1E" w:rsidP="00FA4A1E">
      <w:pPr>
        <w:spacing w:after="160" w:line="259" w:lineRule="auto"/>
        <w:ind w:left="720" w:hanging="720"/>
        <w:contextualSpacing/>
        <w:jc w:val="both"/>
        <w:rPr>
          <w:rFonts w:ascii="Book Antiqua" w:hAnsi="Book Antiqua"/>
          <w:b/>
        </w:rPr>
      </w:pPr>
      <w:r>
        <w:rPr>
          <w:rFonts w:ascii="Book Antiqua" w:hAnsi="Book Antiqua"/>
          <w:highlight w:val="yellow"/>
        </w:rPr>
        <w:t>30</w:t>
      </w:r>
      <w:r w:rsidRPr="00D57250">
        <w:rPr>
          <w:rFonts w:ascii="Book Antiqua" w:hAnsi="Book Antiqua"/>
          <w:highlight w:val="yellow"/>
        </w:rPr>
        <w:t>.3</w:t>
      </w:r>
      <w:r w:rsidRPr="00D57250">
        <w:rPr>
          <w:rFonts w:ascii="Book Antiqua" w:hAnsi="Book Antiqua"/>
          <w:highlight w:val="yellow"/>
        </w:rPr>
        <w:tab/>
        <w:t xml:space="preserve">The Vendor(s) hereby agrees and confirms that the Purchaser(s) shall not under any circumstances be liable for </w:t>
      </w:r>
      <w:r>
        <w:rPr>
          <w:rFonts w:ascii="Book Antiqua" w:hAnsi="Book Antiqua"/>
          <w:highlight w:val="yellow"/>
        </w:rPr>
        <w:t>S</w:t>
      </w:r>
      <w:r w:rsidRPr="00D57250">
        <w:rPr>
          <w:rFonts w:ascii="Book Antiqua" w:hAnsi="Book Antiqua"/>
          <w:highlight w:val="yellow"/>
        </w:rPr>
        <w:t xml:space="preserve">ST and further agrees covenants and undertakes with the Purchaser(s) to keep the Purchaser(s) indemnified in respect of any loss, penalties, </w:t>
      </w:r>
      <w:proofErr w:type="gramStart"/>
      <w:r w:rsidRPr="00D57250">
        <w:rPr>
          <w:rFonts w:ascii="Book Antiqua" w:hAnsi="Book Antiqua"/>
          <w:highlight w:val="yellow"/>
        </w:rPr>
        <w:t>claims</w:t>
      </w:r>
      <w:proofErr w:type="gramEnd"/>
      <w:r w:rsidRPr="00D57250">
        <w:rPr>
          <w:rFonts w:ascii="Book Antiqua" w:hAnsi="Book Antiqua"/>
          <w:highlight w:val="yellow"/>
        </w:rPr>
        <w:t xml:space="preserve"> or expenses incurred as a result of the Vendor(s)’ default in payment of </w:t>
      </w:r>
      <w:r>
        <w:rPr>
          <w:rFonts w:ascii="Book Antiqua" w:hAnsi="Book Antiqua"/>
          <w:highlight w:val="yellow"/>
        </w:rPr>
        <w:t>S</w:t>
      </w:r>
      <w:r w:rsidRPr="00D57250">
        <w:rPr>
          <w:rFonts w:ascii="Book Antiqua" w:hAnsi="Book Antiqua"/>
          <w:highlight w:val="yellow"/>
        </w:rPr>
        <w:t>ST or any part thereof.</w:t>
      </w:r>
    </w:p>
    <w:p w14:paraId="74501292" w14:textId="77777777" w:rsidR="00B86DB9" w:rsidRPr="003764E7" w:rsidRDefault="00B86DB9" w:rsidP="00B86DB9">
      <w:pPr>
        <w:pStyle w:val="BodyText"/>
        <w:rPr>
          <w:rFonts w:ascii="Book Antiqua" w:hAnsi="Book Antiqua"/>
          <w:sz w:val="20"/>
        </w:rPr>
      </w:pPr>
    </w:p>
    <w:p w14:paraId="3EE56CE4" w14:textId="77777777" w:rsidR="00B86DB9" w:rsidRPr="00E56BEF" w:rsidRDefault="00B86DB9" w:rsidP="003C792F">
      <w:pPr>
        <w:pStyle w:val="BodyText"/>
        <w:rPr>
          <w:rFonts w:ascii="Book Antiqua" w:hAnsi="Book Antiqua"/>
          <w:sz w:val="20"/>
        </w:rPr>
      </w:pPr>
    </w:p>
    <w:p w14:paraId="028F386E" w14:textId="77777777" w:rsidR="00D2382D" w:rsidRPr="00E56BEF" w:rsidRDefault="00D2382D" w:rsidP="00FB5785">
      <w:pPr>
        <w:pStyle w:val="BodyText"/>
        <w:jc w:val="center"/>
        <w:rPr>
          <w:rFonts w:ascii="Book Antiqua" w:hAnsi="Book Antiqua"/>
          <w:bCs/>
          <w:sz w:val="20"/>
          <w:lang w:val="en-GB"/>
        </w:rPr>
      </w:pPr>
      <w:r w:rsidRPr="00E56BEF">
        <w:rPr>
          <w:rFonts w:ascii="Book Antiqua" w:hAnsi="Book Antiqua"/>
          <w:sz w:val="20"/>
          <w:lang w:val="en-GB"/>
        </w:rPr>
        <w:t>[the rest of this page is intentionally left blank]</w:t>
      </w:r>
      <w:r w:rsidRPr="00E56BEF">
        <w:rPr>
          <w:rFonts w:ascii="Book Antiqua" w:hAnsi="Book Antiqua"/>
          <w:sz w:val="20"/>
          <w:lang w:val="en-GB"/>
        </w:rPr>
        <w:br w:type="page"/>
      </w:r>
    </w:p>
    <w:p w14:paraId="4B748005" w14:textId="77777777" w:rsidR="00D2382D" w:rsidRPr="00E56BEF" w:rsidRDefault="00D2382D">
      <w:pPr>
        <w:ind w:firstLine="720"/>
        <w:jc w:val="both"/>
        <w:rPr>
          <w:rFonts w:ascii="Book Antiqua" w:hAnsi="Book Antiqua"/>
          <w:bCs/>
          <w:lang w:val="en-GB"/>
        </w:rPr>
      </w:pPr>
      <w:r w:rsidRPr="00E56BEF">
        <w:rPr>
          <w:rFonts w:ascii="Book Antiqua" w:hAnsi="Book Antiqua"/>
          <w:b/>
          <w:lang w:val="en-GB"/>
        </w:rPr>
        <w:t xml:space="preserve">IN WITNESS WHEREROF </w:t>
      </w:r>
      <w:r w:rsidRPr="00E56BEF">
        <w:rPr>
          <w:rFonts w:ascii="Book Antiqua" w:hAnsi="Book Antiqua"/>
          <w:bCs/>
          <w:lang w:val="en-GB"/>
        </w:rPr>
        <w:t xml:space="preserve">the parties hereto have hereunto set their hands the day and year first </w:t>
      </w:r>
      <w:proofErr w:type="spellStart"/>
      <w:r w:rsidRPr="00E56BEF">
        <w:rPr>
          <w:rFonts w:ascii="Book Antiqua" w:hAnsi="Book Antiqua"/>
          <w:bCs/>
          <w:lang w:val="en-GB"/>
        </w:rPr>
        <w:t>abovewritten</w:t>
      </w:r>
      <w:proofErr w:type="spellEnd"/>
      <w:r w:rsidRPr="00E56BEF">
        <w:rPr>
          <w:rFonts w:ascii="Book Antiqua" w:hAnsi="Book Antiqua"/>
          <w:bCs/>
          <w:lang w:val="en-GB"/>
        </w:rPr>
        <w:t>.</w:t>
      </w:r>
    </w:p>
    <w:p w14:paraId="4F60122A" w14:textId="77777777" w:rsidR="00D2382D" w:rsidRDefault="00D2382D">
      <w:pPr>
        <w:jc w:val="both"/>
        <w:rPr>
          <w:rFonts w:ascii="Book Antiqua" w:hAnsi="Book Antiqua"/>
          <w:bCs/>
          <w:lang w:val="en-GB"/>
        </w:rPr>
      </w:pPr>
    </w:p>
    <w:p w14:paraId="33A5B7A4" w14:textId="77777777" w:rsidR="00060569" w:rsidRDefault="00060569">
      <w:pPr>
        <w:jc w:val="both"/>
        <w:rPr>
          <w:rFonts w:ascii="Book Antiqua" w:hAnsi="Book Antiqua"/>
          <w:bCs/>
          <w:lang w:val="en-GB"/>
        </w:rPr>
      </w:pPr>
    </w:p>
    <w:p w14:paraId="7782D502" w14:textId="77777777" w:rsidR="00487E74" w:rsidRPr="00E56BEF" w:rsidRDefault="00487E74" w:rsidP="00487E74">
      <w:pPr>
        <w:jc w:val="both"/>
        <w:rPr>
          <w:rFonts w:ascii="Book Antiqua" w:hAnsi="Book Antiqua"/>
        </w:rPr>
      </w:pPr>
      <w:r w:rsidRPr="00E56BEF">
        <w:rPr>
          <w:rFonts w:ascii="Book Antiqua" w:hAnsi="Book Antiqua"/>
          <w:b/>
        </w:rPr>
        <w:t>SIGNED</w:t>
      </w:r>
      <w:r w:rsidRPr="00E56BEF">
        <w:rPr>
          <w:rFonts w:ascii="Book Antiqua" w:hAnsi="Book Antiqua"/>
        </w:rPr>
        <w:t xml:space="preserve"> by </w:t>
      </w:r>
      <w:r w:rsidRPr="00E56BEF">
        <w:rPr>
          <w:rFonts w:ascii="Book Antiqua" w:hAnsi="Book Antiqua"/>
        </w:rPr>
        <w:tab/>
      </w:r>
      <w:r w:rsidRPr="00E56BEF">
        <w:rPr>
          <w:rFonts w:ascii="Book Antiqua" w:hAnsi="Book Antiqua"/>
        </w:rPr>
        <w:tab/>
      </w:r>
      <w:r w:rsidRPr="00E56BEF">
        <w:rPr>
          <w:rFonts w:ascii="Book Antiqua" w:hAnsi="Book Antiqua"/>
        </w:rPr>
        <w:tab/>
        <w:t>)</w:t>
      </w:r>
    </w:p>
    <w:p w14:paraId="7132A409" w14:textId="77777777" w:rsidR="00487E74" w:rsidRPr="00E56BEF" w:rsidRDefault="00487E74" w:rsidP="00487E74">
      <w:pPr>
        <w:jc w:val="both"/>
        <w:rPr>
          <w:rFonts w:ascii="Book Antiqua" w:hAnsi="Book Antiqua"/>
          <w:b/>
          <w:bCs/>
        </w:rPr>
      </w:pPr>
      <w:r w:rsidRPr="00E56BEF">
        <w:rPr>
          <w:rFonts w:ascii="Book Antiqua" w:hAnsi="Book Antiqua"/>
        </w:rPr>
        <w:t>the said</w:t>
      </w:r>
      <w:r w:rsidRPr="00E56BEF">
        <w:rPr>
          <w:rFonts w:ascii="Book Antiqua" w:hAnsi="Book Antiqua"/>
          <w:b/>
          <w:bCs/>
        </w:rPr>
        <w:t xml:space="preserve"> Vendor(s)</w:t>
      </w:r>
      <w:r w:rsidRPr="00E56BEF">
        <w:rPr>
          <w:rFonts w:ascii="Book Antiqua" w:hAnsi="Book Antiqua"/>
          <w:b/>
          <w:bCs/>
        </w:rPr>
        <w:tab/>
      </w:r>
      <w:r w:rsidRPr="00E56BEF">
        <w:rPr>
          <w:rFonts w:ascii="Book Antiqua" w:hAnsi="Book Antiqua"/>
          <w:b/>
          <w:bCs/>
        </w:rPr>
        <w:tab/>
      </w:r>
      <w:r w:rsidRPr="00E56BEF">
        <w:rPr>
          <w:rFonts w:ascii="Book Antiqua" w:hAnsi="Book Antiqua"/>
        </w:rPr>
        <w:t>)</w:t>
      </w:r>
      <w:r w:rsidRPr="00E56BEF">
        <w:rPr>
          <w:rFonts w:ascii="Book Antiqua" w:hAnsi="Book Antiqua"/>
          <w:b/>
          <w:bCs/>
        </w:rPr>
        <w:tab/>
      </w:r>
    </w:p>
    <w:p w14:paraId="3ECBE647" w14:textId="77777777" w:rsidR="00487E74" w:rsidRPr="00E56BEF" w:rsidRDefault="00487E74" w:rsidP="00487E74">
      <w:pPr>
        <w:jc w:val="both"/>
        <w:rPr>
          <w:rFonts w:ascii="Book Antiqua" w:hAnsi="Book Antiqua"/>
        </w:rPr>
      </w:pPr>
      <w:r w:rsidRPr="00E56BEF">
        <w:rPr>
          <w:rFonts w:ascii="Book Antiqua" w:hAnsi="Book Antiqua"/>
        </w:rPr>
        <w:t xml:space="preserve">in the presence </w:t>
      </w:r>
      <w:proofErr w:type="gramStart"/>
      <w:r w:rsidRPr="00E56BEF">
        <w:rPr>
          <w:rFonts w:ascii="Book Antiqua" w:hAnsi="Book Antiqua"/>
        </w:rPr>
        <w:t>of :</w:t>
      </w:r>
      <w:proofErr w:type="gramEnd"/>
      <w:r w:rsidRPr="00E56BEF">
        <w:rPr>
          <w:rFonts w:ascii="Book Antiqua" w:hAnsi="Book Antiqua"/>
        </w:rPr>
        <w:t xml:space="preserve"> -</w:t>
      </w:r>
      <w:r w:rsidRPr="00E56BEF">
        <w:rPr>
          <w:rFonts w:ascii="Book Antiqua" w:hAnsi="Book Antiqua"/>
          <w:b/>
          <w:bCs/>
        </w:rPr>
        <w:t xml:space="preserve">  </w:t>
      </w:r>
      <w:r w:rsidRPr="00E56BEF">
        <w:rPr>
          <w:rFonts w:ascii="Book Antiqua" w:hAnsi="Book Antiqua"/>
          <w:b/>
          <w:bCs/>
        </w:rPr>
        <w:tab/>
      </w:r>
      <w:r w:rsidRPr="00E56BEF">
        <w:rPr>
          <w:rFonts w:ascii="Book Antiqua" w:hAnsi="Book Antiqua"/>
          <w:b/>
          <w:bCs/>
        </w:rPr>
        <w:tab/>
      </w:r>
      <w:r w:rsidRPr="00E56BEF">
        <w:rPr>
          <w:rFonts w:ascii="Book Antiqua" w:hAnsi="Book Antiqua"/>
        </w:rPr>
        <w:t>)</w:t>
      </w:r>
      <w:r w:rsidRPr="00E56BEF">
        <w:rPr>
          <w:rFonts w:ascii="Book Antiqua" w:hAnsi="Book Antiqua"/>
        </w:rPr>
        <w:tab/>
      </w:r>
    </w:p>
    <w:p w14:paraId="2F4E191F" w14:textId="77777777" w:rsidR="00487E74" w:rsidRPr="00E56BEF" w:rsidRDefault="00487E74" w:rsidP="00487E74">
      <w:pPr>
        <w:rPr>
          <w:rFonts w:ascii="Book Antiqua" w:hAnsi="Book Antiqua"/>
          <w:b/>
          <w:caps/>
          <w:highlight w:val="yellow"/>
        </w:rPr>
      </w:pPr>
      <w:r w:rsidRPr="00E56BEF">
        <w:rPr>
          <w:rFonts w:ascii="Book Antiqua" w:hAnsi="Book Antiqua" w:cs="Arial"/>
        </w:rPr>
        <w:tab/>
      </w:r>
      <w:r w:rsidRPr="00E56BEF">
        <w:rPr>
          <w:rFonts w:ascii="Book Antiqua" w:hAnsi="Book Antiqua" w:cs="Arial"/>
        </w:rPr>
        <w:tab/>
      </w:r>
      <w:r w:rsidRPr="00E56BEF">
        <w:rPr>
          <w:rFonts w:ascii="Book Antiqua" w:hAnsi="Book Antiqua" w:cs="Arial"/>
        </w:rPr>
        <w:tab/>
      </w:r>
      <w:r w:rsidRPr="00E56BEF">
        <w:rPr>
          <w:rFonts w:ascii="Book Antiqua" w:hAnsi="Book Antiqua" w:cs="Arial"/>
        </w:rPr>
        <w:tab/>
      </w:r>
      <w:r w:rsidRPr="00E56BEF">
        <w:rPr>
          <w:rFonts w:ascii="Book Antiqua" w:hAnsi="Book Antiqua" w:cs="Arial"/>
        </w:rPr>
        <w:tab/>
      </w:r>
      <w:r w:rsidRPr="00E56BEF">
        <w:rPr>
          <w:rFonts w:ascii="Book Antiqua" w:hAnsi="Book Antiqua"/>
          <w:b/>
          <w:caps/>
          <w:highlight w:val="yellow"/>
        </w:rPr>
        <w:fldChar w:fldCharType="begin"/>
      </w:r>
      <w:r w:rsidRPr="00E56BEF">
        <w:rPr>
          <w:rFonts w:ascii="Book Antiqua" w:hAnsi="Book Antiqua"/>
          <w:b/>
          <w:caps/>
          <w:highlight w:val="yellow"/>
        </w:rPr>
        <w:instrText xml:space="preserve"> MERGEFIELD  Vendor1Name \* Upper  \* MERGEFORMAT </w:instrText>
      </w:r>
      <w:r w:rsidRPr="00E56BEF">
        <w:rPr>
          <w:rFonts w:ascii="Book Antiqua" w:hAnsi="Book Antiqua"/>
          <w:b/>
          <w:caps/>
          <w:highlight w:val="yellow"/>
        </w:rPr>
        <w:fldChar w:fldCharType="separate"/>
      </w:r>
      <w:r>
        <w:rPr>
          <w:rFonts w:ascii="Book Antiqua" w:hAnsi="Book Antiqua"/>
          <w:b/>
          <w:noProof/>
          <w:highlight w:val="yellow"/>
        </w:rPr>
        <w:t>«VENDOR1NAME»</w:t>
      </w:r>
      <w:r w:rsidRPr="00E56BEF">
        <w:rPr>
          <w:rFonts w:ascii="Book Antiqua" w:hAnsi="Book Antiqua"/>
          <w:b/>
          <w:caps/>
          <w:highlight w:val="yellow"/>
        </w:rPr>
        <w:fldChar w:fldCharType="end"/>
      </w:r>
    </w:p>
    <w:p w14:paraId="6226803E" w14:textId="77777777" w:rsidR="00487E74" w:rsidRPr="00E56BEF" w:rsidRDefault="00487E74" w:rsidP="00487E74">
      <w:pPr>
        <w:ind w:left="2880" w:firstLine="720"/>
        <w:rPr>
          <w:rFonts w:ascii="Book Antiqua" w:hAnsi="Book Antiqua"/>
          <w:b/>
          <w:caps/>
          <w:highlight w:val="yellow"/>
        </w:rPr>
      </w:pPr>
      <w:r w:rsidRPr="00E56BEF">
        <w:rPr>
          <w:rFonts w:ascii="Book Antiqua" w:hAnsi="Book Antiqua"/>
          <w:b/>
          <w:caps/>
          <w:highlight w:val="yellow"/>
        </w:rPr>
        <w:t xml:space="preserve">(NRIC No: </w:t>
      </w:r>
      <w:r w:rsidRPr="00E56BEF">
        <w:rPr>
          <w:rFonts w:ascii="Book Antiqua" w:hAnsi="Book Antiqua"/>
          <w:b/>
          <w:caps/>
          <w:highlight w:val="yellow"/>
        </w:rPr>
        <w:fldChar w:fldCharType="begin"/>
      </w:r>
      <w:r w:rsidRPr="00E56BEF">
        <w:rPr>
          <w:rFonts w:ascii="Book Antiqua" w:hAnsi="Book Antiqua"/>
          <w:b/>
          <w:caps/>
          <w:highlight w:val="yellow"/>
        </w:rPr>
        <w:instrText xml:space="preserve"> MERGEFIELD  Vendor1No \* Upper  \* MERGEFORMAT </w:instrText>
      </w:r>
      <w:r w:rsidRPr="00E56BEF">
        <w:rPr>
          <w:rFonts w:ascii="Book Antiqua" w:hAnsi="Book Antiqua"/>
          <w:b/>
          <w:caps/>
          <w:highlight w:val="yellow"/>
        </w:rPr>
        <w:fldChar w:fldCharType="separate"/>
      </w:r>
      <w:r>
        <w:rPr>
          <w:rFonts w:ascii="Book Antiqua" w:hAnsi="Book Antiqua"/>
          <w:b/>
          <w:noProof/>
          <w:highlight w:val="yellow"/>
        </w:rPr>
        <w:t>«VENDOR1NO»</w:t>
      </w:r>
      <w:r w:rsidRPr="00E56BEF">
        <w:rPr>
          <w:rFonts w:ascii="Book Antiqua" w:hAnsi="Book Antiqua"/>
          <w:b/>
          <w:caps/>
          <w:highlight w:val="yellow"/>
        </w:rPr>
        <w:fldChar w:fldCharType="end"/>
      </w:r>
      <w:r w:rsidRPr="00E56BEF">
        <w:rPr>
          <w:rFonts w:ascii="Book Antiqua" w:hAnsi="Book Antiqua"/>
          <w:b/>
          <w:caps/>
        </w:rPr>
        <w:t>)</w:t>
      </w:r>
    </w:p>
    <w:p w14:paraId="7A12BD63" w14:textId="77777777" w:rsidR="00487E74" w:rsidRPr="00E56BEF" w:rsidRDefault="00487E74" w:rsidP="00487E74">
      <w:pPr>
        <w:jc w:val="both"/>
        <w:rPr>
          <w:rFonts w:ascii="Book Antiqua" w:hAnsi="Book Antiqua"/>
          <w:b/>
          <w:caps/>
        </w:rPr>
      </w:pPr>
    </w:p>
    <w:p w14:paraId="3BF86A43" w14:textId="77777777" w:rsidR="00487E74" w:rsidRPr="00E56BEF" w:rsidRDefault="00487E74" w:rsidP="00487E74">
      <w:pPr>
        <w:jc w:val="both"/>
        <w:rPr>
          <w:rFonts w:ascii="Book Antiqua" w:hAnsi="Book Antiqua"/>
          <w:b/>
          <w:caps/>
        </w:rPr>
      </w:pPr>
    </w:p>
    <w:p w14:paraId="44116A60" w14:textId="77777777" w:rsidR="00487E74" w:rsidRPr="00E56BEF" w:rsidRDefault="00487E74" w:rsidP="00487E74">
      <w:pPr>
        <w:jc w:val="both"/>
        <w:rPr>
          <w:rFonts w:ascii="Book Antiqua" w:hAnsi="Book Antiqua"/>
          <w:b/>
          <w:caps/>
        </w:rPr>
      </w:pPr>
      <w:r w:rsidRPr="00E56BEF">
        <w:rPr>
          <w:rFonts w:ascii="Book Antiqua" w:hAnsi="Book Antiqua"/>
          <w:b/>
          <w:caps/>
        </w:rPr>
        <w:tab/>
      </w:r>
      <w:r w:rsidRPr="00E56BEF">
        <w:rPr>
          <w:rFonts w:ascii="Book Antiqua" w:hAnsi="Book Antiqua"/>
          <w:b/>
          <w:caps/>
        </w:rPr>
        <w:tab/>
      </w:r>
      <w:r w:rsidRPr="00E56BEF">
        <w:rPr>
          <w:rFonts w:ascii="Book Antiqua" w:hAnsi="Book Antiqua"/>
          <w:b/>
          <w:caps/>
        </w:rPr>
        <w:tab/>
      </w:r>
      <w:r w:rsidRPr="00E56BEF">
        <w:rPr>
          <w:rFonts w:ascii="Book Antiqua" w:hAnsi="Book Antiqua"/>
          <w:b/>
          <w:caps/>
        </w:rPr>
        <w:tab/>
      </w:r>
      <w:r w:rsidRPr="00E56BEF">
        <w:rPr>
          <w:rFonts w:ascii="Book Antiqua" w:hAnsi="Book Antiqua"/>
          <w:b/>
          <w:caps/>
        </w:rPr>
        <w:tab/>
      </w:r>
    </w:p>
    <w:p w14:paraId="6B2ABD23" w14:textId="77777777" w:rsidR="00487E74" w:rsidRPr="00E56BEF" w:rsidRDefault="00487E74" w:rsidP="00487E74">
      <w:pPr>
        <w:rPr>
          <w:rFonts w:ascii="Book Antiqua" w:hAnsi="Book Antiqua"/>
          <w:b/>
          <w:caps/>
          <w:highlight w:val="yellow"/>
        </w:rPr>
      </w:pPr>
      <w:r w:rsidRPr="00E56BEF">
        <w:rPr>
          <w:rFonts w:ascii="Book Antiqua" w:hAnsi="Book Antiqua"/>
          <w:b/>
          <w:caps/>
        </w:rPr>
        <w:tab/>
      </w:r>
      <w:r w:rsidRPr="00E56BEF">
        <w:rPr>
          <w:rFonts w:ascii="Book Antiqua" w:hAnsi="Book Antiqua"/>
          <w:b/>
          <w:caps/>
        </w:rPr>
        <w:tab/>
      </w:r>
      <w:r w:rsidRPr="00E56BEF">
        <w:rPr>
          <w:rFonts w:ascii="Book Antiqua" w:hAnsi="Book Antiqua"/>
          <w:b/>
          <w:caps/>
        </w:rPr>
        <w:tab/>
      </w:r>
      <w:r w:rsidRPr="00E56BEF">
        <w:rPr>
          <w:rFonts w:ascii="Book Antiqua" w:hAnsi="Book Antiqua"/>
          <w:b/>
          <w:caps/>
        </w:rPr>
        <w:tab/>
      </w:r>
      <w:r w:rsidRPr="00E56BEF">
        <w:rPr>
          <w:rFonts w:ascii="Book Antiqua" w:hAnsi="Book Antiqua"/>
          <w:b/>
          <w:caps/>
        </w:rPr>
        <w:tab/>
      </w:r>
      <w:r w:rsidRPr="00E56BEF">
        <w:rPr>
          <w:rFonts w:ascii="Book Antiqua" w:hAnsi="Book Antiqua"/>
          <w:b/>
          <w:caps/>
          <w:highlight w:val="yellow"/>
        </w:rPr>
        <w:fldChar w:fldCharType="begin"/>
      </w:r>
      <w:r w:rsidRPr="00E56BEF">
        <w:rPr>
          <w:rFonts w:ascii="Book Antiqua" w:hAnsi="Book Antiqua"/>
          <w:b/>
          <w:caps/>
          <w:highlight w:val="yellow"/>
        </w:rPr>
        <w:instrText xml:space="preserve"> MERGEFIELD Vendor2Name \* Upper \* MERGEFORMAT </w:instrText>
      </w:r>
      <w:r w:rsidRPr="00E56BEF">
        <w:rPr>
          <w:rFonts w:ascii="Book Antiqua" w:hAnsi="Book Antiqua"/>
          <w:b/>
          <w:caps/>
          <w:highlight w:val="yellow"/>
        </w:rPr>
        <w:fldChar w:fldCharType="separate"/>
      </w:r>
      <w:r w:rsidRPr="00487E74">
        <w:rPr>
          <w:rFonts w:ascii="Book Antiqua" w:hAnsi="Book Antiqua"/>
          <w:b/>
          <w:caps/>
          <w:noProof/>
          <w:highlight w:val="yellow"/>
        </w:rPr>
        <w:t>«VENDOR2NAME»</w:t>
      </w:r>
      <w:r w:rsidRPr="00E56BEF">
        <w:rPr>
          <w:rFonts w:ascii="Book Antiqua" w:hAnsi="Book Antiqua"/>
          <w:b/>
          <w:caps/>
          <w:highlight w:val="yellow"/>
        </w:rPr>
        <w:fldChar w:fldCharType="end"/>
      </w:r>
    </w:p>
    <w:p w14:paraId="61A6E6DE" w14:textId="77777777" w:rsidR="00487E74" w:rsidRPr="00E56BEF" w:rsidRDefault="00487E74" w:rsidP="00487E74">
      <w:pPr>
        <w:ind w:left="2880" w:firstLine="720"/>
        <w:jc w:val="both"/>
        <w:rPr>
          <w:rFonts w:ascii="Book Antiqua" w:hAnsi="Book Antiqua"/>
          <w:b/>
          <w:caps/>
        </w:rPr>
      </w:pPr>
      <w:r w:rsidRPr="00E56BEF">
        <w:rPr>
          <w:rFonts w:ascii="Book Antiqua" w:hAnsi="Book Antiqua"/>
          <w:b/>
          <w:caps/>
          <w:highlight w:val="yellow"/>
        </w:rPr>
        <w:t xml:space="preserve">(NRIC No: </w:t>
      </w:r>
      <w:r w:rsidRPr="00E56BEF">
        <w:rPr>
          <w:rFonts w:ascii="Book Antiqua" w:hAnsi="Book Antiqua"/>
          <w:b/>
          <w:caps/>
          <w:highlight w:val="yellow"/>
        </w:rPr>
        <w:fldChar w:fldCharType="begin"/>
      </w:r>
      <w:r w:rsidRPr="00E56BEF">
        <w:rPr>
          <w:rFonts w:ascii="Book Antiqua" w:hAnsi="Book Antiqua"/>
          <w:b/>
          <w:caps/>
          <w:highlight w:val="yellow"/>
        </w:rPr>
        <w:instrText xml:space="preserve"> MERGEFIELD Vendor2No \* Upper \* MERGEFORMAT </w:instrText>
      </w:r>
      <w:r w:rsidRPr="00E56BEF">
        <w:rPr>
          <w:rFonts w:ascii="Book Antiqua" w:hAnsi="Book Antiqua"/>
          <w:b/>
          <w:caps/>
          <w:highlight w:val="yellow"/>
        </w:rPr>
        <w:fldChar w:fldCharType="separate"/>
      </w:r>
      <w:r w:rsidRPr="00487E74">
        <w:rPr>
          <w:rFonts w:ascii="Book Antiqua" w:hAnsi="Book Antiqua"/>
          <w:b/>
          <w:caps/>
          <w:noProof/>
          <w:highlight w:val="yellow"/>
        </w:rPr>
        <w:t>«VENDOR2NO»</w:t>
      </w:r>
      <w:r w:rsidRPr="00E56BEF">
        <w:rPr>
          <w:rFonts w:ascii="Book Antiqua" w:hAnsi="Book Antiqua"/>
          <w:b/>
          <w:caps/>
          <w:highlight w:val="yellow"/>
        </w:rPr>
        <w:fldChar w:fldCharType="end"/>
      </w:r>
      <w:r w:rsidRPr="00E56BEF">
        <w:rPr>
          <w:rFonts w:ascii="Book Antiqua" w:hAnsi="Book Antiqua"/>
          <w:b/>
          <w:caps/>
        </w:rPr>
        <w:t>)</w:t>
      </w:r>
    </w:p>
    <w:p w14:paraId="5AF3B5ED" w14:textId="77777777" w:rsidR="00487E74" w:rsidRPr="00E56BEF" w:rsidRDefault="00487E74" w:rsidP="00487E74">
      <w:pPr>
        <w:ind w:left="3600" w:firstLine="720"/>
        <w:jc w:val="both"/>
        <w:rPr>
          <w:rFonts w:ascii="Book Antiqua" w:hAnsi="Book Antiqua"/>
          <w:b/>
          <w:caps/>
        </w:rPr>
      </w:pPr>
    </w:p>
    <w:p w14:paraId="529738C9" w14:textId="77777777" w:rsidR="00487E74" w:rsidRPr="00E56BEF" w:rsidRDefault="00487E74" w:rsidP="00487E74">
      <w:pPr>
        <w:ind w:left="3600" w:firstLine="720"/>
        <w:jc w:val="both"/>
        <w:rPr>
          <w:rFonts w:ascii="Book Antiqua" w:hAnsi="Book Antiqua"/>
          <w:b/>
          <w:caps/>
        </w:rPr>
      </w:pPr>
    </w:p>
    <w:p w14:paraId="0E6A623F" w14:textId="77777777" w:rsidR="00487E74" w:rsidRPr="00E56BEF" w:rsidRDefault="00487E74" w:rsidP="00487E74">
      <w:pPr>
        <w:jc w:val="both"/>
        <w:rPr>
          <w:rFonts w:ascii="Book Antiqua" w:hAnsi="Book Antiqua"/>
          <w:b/>
          <w:caps/>
        </w:rPr>
      </w:pPr>
    </w:p>
    <w:p w14:paraId="2247BB98" w14:textId="77777777" w:rsidR="00487E74" w:rsidRPr="00E56BEF" w:rsidRDefault="00487E74" w:rsidP="00487E74">
      <w:pPr>
        <w:rPr>
          <w:rFonts w:ascii="Book Antiqua" w:hAnsi="Book Antiqua"/>
          <w:b/>
          <w:caps/>
          <w:highlight w:val="yellow"/>
        </w:rPr>
      </w:pPr>
      <w:r w:rsidRPr="00E56BEF">
        <w:rPr>
          <w:rFonts w:ascii="Book Antiqua" w:hAnsi="Book Antiqua"/>
          <w:b/>
          <w:caps/>
        </w:rPr>
        <w:tab/>
      </w:r>
      <w:r w:rsidRPr="00E56BEF">
        <w:rPr>
          <w:rFonts w:ascii="Book Antiqua" w:hAnsi="Book Antiqua"/>
          <w:b/>
          <w:caps/>
        </w:rPr>
        <w:tab/>
      </w:r>
      <w:r w:rsidRPr="00E56BEF">
        <w:rPr>
          <w:rFonts w:ascii="Book Antiqua" w:hAnsi="Book Antiqua"/>
          <w:b/>
          <w:caps/>
        </w:rPr>
        <w:tab/>
      </w:r>
      <w:r w:rsidRPr="00E56BEF">
        <w:rPr>
          <w:rFonts w:ascii="Book Antiqua" w:hAnsi="Book Antiqua"/>
          <w:b/>
          <w:caps/>
        </w:rPr>
        <w:tab/>
      </w:r>
      <w:r w:rsidRPr="00E56BEF">
        <w:rPr>
          <w:rFonts w:ascii="Book Antiqua" w:hAnsi="Book Antiqua"/>
          <w:b/>
          <w:caps/>
        </w:rPr>
        <w:tab/>
      </w:r>
      <w:r w:rsidRPr="00E56BEF">
        <w:rPr>
          <w:rFonts w:ascii="Book Antiqua" w:hAnsi="Book Antiqua"/>
          <w:b/>
          <w:caps/>
          <w:highlight w:val="yellow"/>
        </w:rPr>
        <w:fldChar w:fldCharType="begin"/>
      </w:r>
      <w:r w:rsidRPr="00E56BEF">
        <w:rPr>
          <w:rFonts w:ascii="Book Antiqua" w:hAnsi="Book Antiqua"/>
          <w:b/>
          <w:caps/>
          <w:highlight w:val="yellow"/>
        </w:rPr>
        <w:instrText xml:space="preserve"> MERGEFIELD Vendor3Name \* Upper \* MERGEFORMAT </w:instrText>
      </w:r>
      <w:r w:rsidRPr="00E56BEF">
        <w:rPr>
          <w:rFonts w:ascii="Book Antiqua" w:hAnsi="Book Antiqua"/>
          <w:b/>
          <w:caps/>
          <w:highlight w:val="yellow"/>
        </w:rPr>
        <w:fldChar w:fldCharType="separate"/>
      </w:r>
      <w:r w:rsidRPr="00487E74">
        <w:rPr>
          <w:rFonts w:ascii="Book Antiqua" w:hAnsi="Book Antiqua"/>
          <w:b/>
          <w:caps/>
          <w:noProof/>
          <w:highlight w:val="yellow"/>
        </w:rPr>
        <w:t>«VENDOR3NAME»</w:t>
      </w:r>
      <w:r w:rsidRPr="00E56BEF">
        <w:rPr>
          <w:rFonts w:ascii="Book Antiqua" w:hAnsi="Book Antiqua"/>
          <w:b/>
          <w:caps/>
          <w:highlight w:val="yellow"/>
        </w:rPr>
        <w:fldChar w:fldCharType="end"/>
      </w:r>
    </w:p>
    <w:p w14:paraId="34F46C3E" w14:textId="77777777" w:rsidR="00487E74" w:rsidRPr="00E56BEF" w:rsidRDefault="00487E74" w:rsidP="00487E74">
      <w:pPr>
        <w:ind w:left="2880" w:firstLine="720"/>
        <w:jc w:val="both"/>
        <w:rPr>
          <w:rFonts w:ascii="Book Antiqua" w:hAnsi="Book Antiqua"/>
          <w:b/>
          <w:caps/>
          <w:lang w:eastAsia="zh-CN"/>
        </w:rPr>
      </w:pPr>
      <w:r w:rsidRPr="00E56BEF">
        <w:rPr>
          <w:rFonts w:ascii="Book Antiqua" w:hAnsi="Book Antiqua"/>
          <w:b/>
          <w:caps/>
          <w:highlight w:val="yellow"/>
        </w:rPr>
        <w:t xml:space="preserve">(NRIC No: </w:t>
      </w:r>
      <w:r w:rsidRPr="00E56BEF">
        <w:rPr>
          <w:rFonts w:ascii="Book Antiqua" w:hAnsi="Book Antiqua"/>
          <w:b/>
          <w:caps/>
          <w:highlight w:val="yellow"/>
        </w:rPr>
        <w:fldChar w:fldCharType="begin"/>
      </w:r>
      <w:r w:rsidRPr="00E56BEF">
        <w:rPr>
          <w:rFonts w:ascii="Book Antiqua" w:hAnsi="Book Antiqua"/>
          <w:b/>
          <w:caps/>
          <w:highlight w:val="yellow"/>
        </w:rPr>
        <w:instrText xml:space="preserve"> MERGEFIELD Vendor3No \* Upper \* MERGEFORMAT </w:instrText>
      </w:r>
      <w:r w:rsidRPr="00E56BEF">
        <w:rPr>
          <w:rFonts w:ascii="Book Antiqua" w:hAnsi="Book Antiqua"/>
          <w:b/>
          <w:caps/>
          <w:highlight w:val="yellow"/>
        </w:rPr>
        <w:fldChar w:fldCharType="separate"/>
      </w:r>
      <w:r w:rsidRPr="00487E74">
        <w:rPr>
          <w:rFonts w:ascii="Book Antiqua" w:hAnsi="Book Antiqua"/>
          <w:b/>
          <w:caps/>
          <w:noProof/>
          <w:highlight w:val="yellow"/>
        </w:rPr>
        <w:t>«VENDOR3NO»</w:t>
      </w:r>
      <w:r w:rsidRPr="00E56BEF">
        <w:rPr>
          <w:rFonts w:ascii="Book Antiqua" w:hAnsi="Book Antiqua"/>
          <w:b/>
          <w:caps/>
          <w:highlight w:val="yellow"/>
        </w:rPr>
        <w:fldChar w:fldCharType="end"/>
      </w:r>
      <w:r w:rsidRPr="00E56BEF">
        <w:rPr>
          <w:rFonts w:ascii="Book Antiqua" w:hAnsi="Book Antiqua"/>
          <w:b/>
          <w:caps/>
        </w:rPr>
        <w:t>)</w:t>
      </w:r>
    </w:p>
    <w:p w14:paraId="1FE95EF1" w14:textId="77777777" w:rsidR="00487E74" w:rsidRPr="001705F3" w:rsidRDefault="00487E74" w:rsidP="00487E74">
      <w:pPr>
        <w:jc w:val="both"/>
        <w:rPr>
          <w:rFonts w:ascii="Book Antiqua" w:hAnsi="Book Antiqua"/>
        </w:rPr>
      </w:pPr>
    </w:p>
    <w:p w14:paraId="56EC03EA" w14:textId="77777777" w:rsidR="00487E74" w:rsidRPr="001705F3" w:rsidRDefault="00487E74" w:rsidP="00487E74">
      <w:pPr>
        <w:jc w:val="both"/>
        <w:rPr>
          <w:rFonts w:ascii="Book Antiqua" w:hAnsi="Book Antiqua"/>
        </w:rPr>
      </w:pPr>
      <w:r w:rsidRPr="001705F3">
        <w:rPr>
          <w:rFonts w:ascii="Book Antiqua" w:hAnsi="Book Antiqua"/>
        </w:rPr>
        <w:t>And/or</w:t>
      </w:r>
    </w:p>
    <w:p w14:paraId="375F02F9" w14:textId="77777777" w:rsidR="00487E74" w:rsidRPr="00E56BEF" w:rsidRDefault="00487E74" w:rsidP="00487E74">
      <w:pPr>
        <w:jc w:val="both"/>
        <w:rPr>
          <w:rFonts w:ascii="Book Antiqua" w:hAnsi="Book Antiqua"/>
          <w:b/>
        </w:rPr>
      </w:pPr>
    </w:p>
    <w:p w14:paraId="5301D190" w14:textId="77777777" w:rsidR="00487E74" w:rsidRPr="00E56BEF" w:rsidRDefault="00487E74" w:rsidP="00487E74">
      <w:pPr>
        <w:jc w:val="both"/>
        <w:rPr>
          <w:rFonts w:ascii="Book Antiqua" w:hAnsi="Book Antiqua"/>
        </w:rPr>
      </w:pPr>
      <w:r w:rsidRPr="00E56BEF">
        <w:rPr>
          <w:rFonts w:ascii="Book Antiqua" w:hAnsi="Book Antiqua"/>
        </w:rPr>
        <w:t xml:space="preserve">SIGNED by </w:t>
      </w:r>
      <w:r w:rsidRPr="00E56BEF">
        <w:rPr>
          <w:rFonts w:ascii="Book Antiqua" w:hAnsi="Book Antiqua"/>
        </w:rPr>
        <w:tab/>
      </w:r>
      <w:r w:rsidRPr="00E56BEF">
        <w:rPr>
          <w:rFonts w:ascii="Book Antiqua" w:hAnsi="Book Antiqua"/>
        </w:rPr>
        <w:tab/>
      </w:r>
      <w:r w:rsidRPr="00E56BEF">
        <w:rPr>
          <w:rFonts w:ascii="Book Antiqua" w:hAnsi="Book Antiqua"/>
        </w:rPr>
        <w:tab/>
      </w:r>
      <w:r w:rsidRPr="00E56BEF">
        <w:rPr>
          <w:rFonts w:ascii="Book Antiqua" w:hAnsi="Book Antiqua"/>
        </w:rPr>
        <w:tab/>
      </w:r>
      <w:r w:rsidRPr="00E56BEF">
        <w:rPr>
          <w:rFonts w:ascii="Book Antiqua" w:hAnsi="Book Antiqua"/>
        </w:rPr>
        <w:tab/>
        <w:t>)</w:t>
      </w:r>
      <w:r w:rsidRPr="00E56BEF">
        <w:rPr>
          <w:rFonts w:ascii="Book Antiqua" w:hAnsi="Book Antiqua"/>
        </w:rPr>
        <w:tab/>
      </w:r>
    </w:p>
    <w:p w14:paraId="07D1699E" w14:textId="77777777" w:rsidR="00487E74" w:rsidRPr="00E56BEF" w:rsidRDefault="00487E74" w:rsidP="00487E74">
      <w:pPr>
        <w:jc w:val="both"/>
        <w:rPr>
          <w:rFonts w:ascii="Book Antiqua" w:hAnsi="Book Antiqua"/>
          <w:bCs/>
        </w:rPr>
      </w:pPr>
      <w:r w:rsidRPr="00E56BEF">
        <w:rPr>
          <w:rFonts w:ascii="Book Antiqua" w:hAnsi="Book Antiqua"/>
        </w:rPr>
        <w:t>the said</w:t>
      </w:r>
      <w:r w:rsidRPr="00E56BEF">
        <w:rPr>
          <w:rFonts w:ascii="Book Antiqua" w:hAnsi="Book Antiqua"/>
          <w:bCs/>
        </w:rPr>
        <w:t xml:space="preserve"> </w:t>
      </w:r>
      <w:r w:rsidRPr="00E56BEF">
        <w:rPr>
          <w:rFonts w:ascii="Book Antiqua" w:hAnsi="Book Antiqua"/>
          <w:b/>
          <w:bCs/>
        </w:rPr>
        <w:t>Vendor(s)</w:t>
      </w:r>
      <w:r w:rsidRPr="00E56BEF">
        <w:rPr>
          <w:rFonts w:ascii="Book Antiqua" w:hAnsi="Book Antiqua"/>
          <w:bCs/>
        </w:rPr>
        <w:tab/>
      </w:r>
      <w:r w:rsidRPr="00E56BEF">
        <w:rPr>
          <w:rFonts w:ascii="Book Antiqua" w:hAnsi="Book Antiqua"/>
          <w:bCs/>
        </w:rPr>
        <w:tab/>
      </w:r>
      <w:r w:rsidRPr="00E56BEF">
        <w:rPr>
          <w:rFonts w:ascii="Book Antiqua" w:hAnsi="Book Antiqua"/>
          <w:bCs/>
        </w:rPr>
        <w:tab/>
      </w:r>
      <w:r w:rsidRPr="00E56BEF">
        <w:rPr>
          <w:rFonts w:ascii="Book Antiqua" w:hAnsi="Book Antiqua"/>
          <w:bCs/>
        </w:rPr>
        <w:tab/>
        <w:t>)</w:t>
      </w:r>
    </w:p>
    <w:p w14:paraId="07CD7FE2" w14:textId="77777777" w:rsidR="00487E74" w:rsidRPr="00E56BEF" w:rsidRDefault="00487E74" w:rsidP="00487E74">
      <w:pPr>
        <w:jc w:val="both"/>
        <w:rPr>
          <w:rFonts w:ascii="Book Antiqua" w:hAnsi="Book Antiqua"/>
          <w:highlight w:val="yellow"/>
        </w:rPr>
      </w:pPr>
      <w:r w:rsidRPr="00E56BEF">
        <w:rPr>
          <w:rFonts w:ascii="Book Antiqua" w:hAnsi="Book Antiqua"/>
          <w:b/>
          <w:highlight w:val="yellow"/>
        </w:rPr>
        <w:t>COMPANY NAME</w:t>
      </w:r>
      <w:r w:rsidRPr="00E56BEF">
        <w:rPr>
          <w:rFonts w:ascii="Book Antiqua" w:hAnsi="Book Antiqua"/>
          <w:b/>
          <w:highlight w:val="yellow"/>
        </w:rPr>
        <w:tab/>
      </w:r>
      <w:r w:rsidRPr="00E56BEF">
        <w:rPr>
          <w:rFonts w:ascii="Book Antiqua" w:hAnsi="Book Antiqua"/>
          <w:b/>
          <w:highlight w:val="yellow"/>
        </w:rPr>
        <w:tab/>
      </w:r>
      <w:r w:rsidRPr="00E56BEF">
        <w:rPr>
          <w:rFonts w:ascii="Book Antiqua" w:hAnsi="Book Antiqua"/>
          <w:highlight w:val="yellow"/>
        </w:rPr>
        <w:tab/>
      </w:r>
      <w:r w:rsidRPr="00E56BEF">
        <w:rPr>
          <w:rFonts w:ascii="Book Antiqua" w:hAnsi="Book Antiqua"/>
          <w:highlight w:val="yellow"/>
        </w:rPr>
        <w:tab/>
        <w:t>)</w:t>
      </w:r>
    </w:p>
    <w:p w14:paraId="71AFBE64" w14:textId="77777777" w:rsidR="00487E74" w:rsidRPr="00E56BEF" w:rsidRDefault="00487E74" w:rsidP="00487E74">
      <w:pPr>
        <w:jc w:val="both"/>
        <w:rPr>
          <w:rFonts w:ascii="Book Antiqua" w:hAnsi="Book Antiqua"/>
          <w:bCs/>
        </w:rPr>
      </w:pPr>
      <w:r w:rsidRPr="00E56BEF">
        <w:rPr>
          <w:rFonts w:ascii="Book Antiqua" w:hAnsi="Book Antiqua"/>
          <w:b/>
          <w:highlight w:val="yellow"/>
        </w:rPr>
        <w:t xml:space="preserve">(COMPANY NO. </w:t>
      </w:r>
      <w:r w:rsidRPr="00E56BEF">
        <w:rPr>
          <w:rFonts w:ascii="Book Antiqua" w:hAnsi="Book Antiqua"/>
          <w:b/>
          <w:highlight w:val="yellow"/>
        </w:rPr>
        <w:tab/>
        <w:t>)</w:t>
      </w:r>
      <w:r w:rsidRPr="00E56BEF">
        <w:rPr>
          <w:rFonts w:ascii="Book Antiqua" w:hAnsi="Book Antiqua"/>
          <w:highlight w:val="yellow"/>
        </w:rPr>
        <w:tab/>
      </w:r>
      <w:r w:rsidRPr="00E56BEF">
        <w:rPr>
          <w:rFonts w:ascii="Book Antiqua" w:hAnsi="Book Antiqua"/>
          <w:highlight w:val="yellow"/>
        </w:rPr>
        <w:tab/>
      </w:r>
      <w:r w:rsidRPr="00E56BEF">
        <w:rPr>
          <w:rFonts w:ascii="Book Antiqua" w:hAnsi="Book Antiqua"/>
          <w:highlight w:val="yellow"/>
        </w:rPr>
        <w:tab/>
        <w:t>)</w:t>
      </w:r>
      <w:r w:rsidRPr="00E56BEF">
        <w:rPr>
          <w:rFonts w:ascii="Book Antiqua" w:hAnsi="Book Antiqua"/>
          <w:bCs/>
        </w:rPr>
        <w:tab/>
      </w:r>
    </w:p>
    <w:p w14:paraId="7E27F27E" w14:textId="77777777" w:rsidR="00487E74" w:rsidRPr="00E56BEF" w:rsidRDefault="00487E74" w:rsidP="00487E74">
      <w:pPr>
        <w:jc w:val="both"/>
        <w:rPr>
          <w:rFonts w:ascii="Book Antiqua" w:hAnsi="Book Antiqua"/>
        </w:rPr>
      </w:pPr>
      <w:r w:rsidRPr="00E56BEF">
        <w:rPr>
          <w:rFonts w:ascii="Book Antiqua" w:hAnsi="Book Antiqua"/>
        </w:rPr>
        <w:t xml:space="preserve">in the presence </w:t>
      </w:r>
      <w:proofErr w:type="gramStart"/>
      <w:r w:rsidRPr="00E56BEF">
        <w:rPr>
          <w:rFonts w:ascii="Book Antiqua" w:hAnsi="Book Antiqua"/>
        </w:rPr>
        <w:t>of :</w:t>
      </w:r>
      <w:proofErr w:type="gramEnd"/>
      <w:r w:rsidRPr="00E56BEF">
        <w:rPr>
          <w:rFonts w:ascii="Book Antiqua" w:hAnsi="Book Antiqua"/>
        </w:rPr>
        <w:t xml:space="preserve"> -</w:t>
      </w:r>
      <w:r w:rsidRPr="00E56BEF">
        <w:rPr>
          <w:rFonts w:ascii="Book Antiqua" w:hAnsi="Book Antiqua"/>
          <w:bCs/>
        </w:rPr>
        <w:t xml:space="preserve">  </w:t>
      </w:r>
      <w:r w:rsidRPr="00E56BEF">
        <w:rPr>
          <w:rFonts w:ascii="Book Antiqua" w:hAnsi="Book Antiqua"/>
          <w:bCs/>
        </w:rPr>
        <w:tab/>
      </w:r>
      <w:r w:rsidRPr="00E56BEF">
        <w:rPr>
          <w:rFonts w:ascii="Book Antiqua" w:hAnsi="Book Antiqua"/>
          <w:bCs/>
        </w:rPr>
        <w:tab/>
      </w:r>
      <w:r w:rsidRPr="00E56BEF">
        <w:rPr>
          <w:rFonts w:ascii="Book Antiqua" w:hAnsi="Book Antiqua"/>
          <w:bCs/>
        </w:rPr>
        <w:tab/>
      </w:r>
      <w:r w:rsidRPr="00E56BEF">
        <w:rPr>
          <w:rFonts w:ascii="Book Antiqua" w:hAnsi="Book Antiqua"/>
          <w:bCs/>
        </w:rPr>
        <w:tab/>
        <w:t>)</w:t>
      </w:r>
      <w:r w:rsidRPr="00E56BEF">
        <w:rPr>
          <w:rFonts w:ascii="Book Antiqua" w:hAnsi="Book Antiqua"/>
          <w:bCs/>
        </w:rPr>
        <w:tab/>
      </w:r>
      <w:r w:rsidRPr="00E56BEF">
        <w:rPr>
          <w:rFonts w:ascii="Book Antiqua" w:hAnsi="Book Antiqua"/>
        </w:rPr>
        <w:tab/>
      </w:r>
    </w:p>
    <w:p w14:paraId="5D8EC8D4" w14:textId="77777777" w:rsidR="00487E74" w:rsidRDefault="00487E74" w:rsidP="00487E74">
      <w:pPr>
        <w:jc w:val="both"/>
        <w:rPr>
          <w:rFonts w:ascii="Book Antiqua" w:hAnsi="Book Antiqua"/>
        </w:rPr>
      </w:pPr>
      <w:r>
        <w:rPr>
          <w:rFonts w:ascii="Book Antiqua" w:hAnsi="Book Antiqua"/>
        </w:rPr>
        <w:tab/>
      </w:r>
      <w:r>
        <w:rPr>
          <w:rFonts w:ascii="Book Antiqua" w:hAnsi="Book Antiqua"/>
        </w:rPr>
        <w:tab/>
      </w:r>
      <w:r>
        <w:rPr>
          <w:rFonts w:ascii="Book Antiqua" w:hAnsi="Book Antiqua"/>
        </w:rPr>
        <w:tab/>
      </w:r>
      <w:r>
        <w:rPr>
          <w:rFonts w:ascii="Book Antiqua" w:hAnsi="Book Antiqua"/>
        </w:rPr>
        <w:tab/>
      </w:r>
      <w:r>
        <w:rPr>
          <w:rFonts w:ascii="Book Antiqua" w:hAnsi="Book Antiqua"/>
        </w:rPr>
        <w:tab/>
      </w:r>
      <w:r>
        <w:rPr>
          <w:rFonts w:ascii="Book Antiqua" w:hAnsi="Book Antiqua"/>
        </w:rPr>
        <w:tab/>
      </w:r>
      <w:r>
        <w:rPr>
          <w:rFonts w:ascii="Book Antiqua" w:hAnsi="Book Antiqua"/>
        </w:rPr>
        <w:tab/>
        <w:t>AUTHORISED SIGNATORY</w:t>
      </w:r>
    </w:p>
    <w:p w14:paraId="49BB4D00" w14:textId="77777777" w:rsidR="00487E74" w:rsidRPr="00E56BEF" w:rsidRDefault="00487E74" w:rsidP="00487E74">
      <w:pPr>
        <w:jc w:val="both"/>
        <w:rPr>
          <w:rFonts w:ascii="Book Antiqua" w:hAnsi="Book Antiqua"/>
          <w:highlight w:val="yellow"/>
        </w:rPr>
      </w:pPr>
      <w:r>
        <w:rPr>
          <w:rFonts w:ascii="Book Antiqua" w:hAnsi="Book Antiqua"/>
        </w:rPr>
        <w:tab/>
      </w:r>
      <w:r>
        <w:rPr>
          <w:rFonts w:ascii="Book Antiqua" w:hAnsi="Book Antiqua"/>
        </w:rPr>
        <w:tab/>
      </w:r>
      <w:r>
        <w:rPr>
          <w:rFonts w:ascii="Book Antiqua" w:hAnsi="Book Antiqua"/>
        </w:rPr>
        <w:tab/>
      </w:r>
      <w:r>
        <w:rPr>
          <w:rFonts w:ascii="Book Antiqua" w:hAnsi="Book Antiqua"/>
        </w:rPr>
        <w:tab/>
      </w:r>
      <w:r>
        <w:rPr>
          <w:rFonts w:ascii="Book Antiqua" w:hAnsi="Book Antiqua"/>
        </w:rPr>
        <w:tab/>
      </w:r>
      <w:r>
        <w:rPr>
          <w:rFonts w:ascii="Book Antiqua" w:hAnsi="Book Antiqua"/>
        </w:rPr>
        <w:tab/>
      </w:r>
      <w:r>
        <w:rPr>
          <w:rFonts w:ascii="Book Antiqua" w:hAnsi="Book Antiqua"/>
        </w:rPr>
        <w:tab/>
      </w:r>
      <w:r w:rsidRPr="00E56BEF">
        <w:rPr>
          <w:rFonts w:ascii="Book Antiqua" w:hAnsi="Book Antiqua"/>
          <w:highlight w:val="yellow"/>
        </w:rPr>
        <w:t>NAME:</w:t>
      </w:r>
    </w:p>
    <w:p w14:paraId="3185C6A0" w14:textId="77777777" w:rsidR="00487E74" w:rsidRPr="00E56BEF" w:rsidRDefault="00487E74" w:rsidP="00487E74">
      <w:pPr>
        <w:jc w:val="both"/>
        <w:rPr>
          <w:rFonts w:ascii="Book Antiqua" w:hAnsi="Book Antiqua"/>
        </w:rPr>
      </w:pPr>
      <w:r w:rsidRPr="00E56BEF">
        <w:rPr>
          <w:rFonts w:ascii="Book Antiqua" w:hAnsi="Book Antiqua"/>
          <w:highlight w:val="yellow"/>
        </w:rPr>
        <w:tab/>
      </w:r>
      <w:r w:rsidRPr="00E56BEF">
        <w:rPr>
          <w:rFonts w:ascii="Book Antiqua" w:hAnsi="Book Antiqua"/>
          <w:highlight w:val="yellow"/>
        </w:rPr>
        <w:tab/>
      </w:r>
      <w:r w:rsidRPr="00E56BEF">
        <w:rPr>
          <w:rFonts w:ascii="Book Antiqua" w:hAnsi="Book Antiqua"/>
          <w:highlight w:val="yellow"/>
        </w:rPr>
        <w:tab/>
      </w:r>
      <w:r w:rsidRPr="00E56BEF">
        <w:rPr>
          <w:rFonts w:ascii="Book Antiqua" w:hAnsi="Book Antiqua"/>
          <w:highlight w:val="yellow"/>
        </w:rPr>
        <w:tab/>
      </w:r>
      <w:r w:rsidRPr="00E56BEF">
        <w:rPr>
          <w:rFonts w:ascii="Book Antiqua" w:hAnsi="Book Antiqua"/>
          <w:highlight w:val="yellow"/>
        </w:rPr>
        <w:tab/>
      </w:r>
      <w:r w:rsidRPr="00E56BEF">
        <w:rPr>
          <w:rFonts w:ascii="Book Antiqua" w:hAnsi="Book Antiqua"/>
          <w:highlight w:val="yellow"/>
        </w:rPr>
        <w:tab/>
      </w:r>
      <w:r w:rsidRPr="00E56BEF">
        <w:rPr>
          <w:rFonts w:ascii="Book Antiqua" w:hAnsi="Book Antiqua"/>
          <w:highlight w:val="yellow"/>
        </w:rPr>
        <w:tab/>
        <w:t>NRIC NO:</w:t>
      </w:r>
    </w:p>
    <w:p w14:paraId="7421C8DB" w14:textId="77777777" w:rsidR="00487E74" w:rsidRPr="00E56BEF" w:rsidRDefault="00487E74" w:rsidP="00487E74">
      <w:pPr>
        <w:widowControl w:val="0"/>
        <w:ind w:right="-43"/>
        <w:jc w:val="both"/>
        <w:rPr>
          <w:rFonts w:ascii="Book Antiqua" w:hAnsi="Book Antiqua"/>
          <w:snapToGrid w:val="0"/>
          <w:spacing w:val="-2"/>
        </w:rPr>
      </w:pPr>
    </w:p>
    <w:p w14:paraId="4F236681" w14:textId="77777777" w:rsidR="00487E74" w:rsidRPr="00E56BEF" w:rsidRDefault="00487E74" w:rsidP="00487E74">
      <w:pPr>
        <w:widowControl w:val="0"/>
        <w:ind w:right="-43"/>
        <w:jc w:val="both"/>
        <w:rPr>
          <w:rFonts w:ascii="Book Antiqua" w:hAnsi="Book Antiqua"/>
          <w:snapToGrid w:val="0"/>
          <w:spacing w:val="-2"/>
        </w:rPr>
      </w:pPr>
      <w:proofErr w:type="spellStart"/>
      <w:r w:rsidRPr="00E56BEF">
        <w:rPr>
          <w:rFonts w:ascii="Book Antiqua" w:hAnsi="Book Antiqua"/>
          <w:snapToGrid w:val="0"/>
          <w:spacing w:val="-2"/>
        </w:rPr>
        <w:t>And/Or</w:t>
      </w:r>
      <w:proofErr w:type="spellEnd"/>
    </w:p>
    <w:p w14:paraId="1C2040E7" w14:textId="77777777" w:rsidR="00487E74" w:rsidRPr="00E56BEF" w:rsidRDefault="00487E74" w:rsidP="00487E74">
      <w:pPr>
        <w:widowControl w:val="0"/>
        <w:ind w:right="-43"/>
        <w:jc w:val="both"/>
        <w:rPr>
          <w:rFonts w:ascii="Book Antiqua" w:hAnsi="Book Antiqua"/>
          <w:snapToGrid w:val="0"/>
          <w:spacing w:val="-2"/>
        </w:rPr>
      </w:pPr>
    </w:p>
    <w:p w14:paraId="1C668FD3" w14:textId="77777777" w:rsidR="00487E74" w:rsidRPr="00E56BEF" w:rsidRDefault="00487E74" w:rsidP="00487E74">
      <w:pPr>
        <w:tabs>
          <w:tab w:val="left" w:pos="-720"/>
        </w:tabs>
        <w:suppressAutoHyphens/>
        <w:spacing w:line="240" w:lineRule="atLeast"/>
        <w:jc w:val="both"/>
        <w:rPr>
          <w:rFonts w:ascii="Book Antiqua" w:hAnsi="Book Antiqua"/>
          <w:spacing w:val="-2"/>
        </w:rPr>
      </w:pPr>
      <w:r w:rsidRPr="00E56BEF">
        <w:rPr>
          <w:rFonts w:ascii="Book Antiqua" w:hAnsi="Book Antiqua"/>
          <w:spacing w:val="-2"/>
        </w:rPr>
        <w:t>The execution of this Agreement by</w:t>
      </w:r>
      <w:r w:rsidRPr="00E56BEF">
        <w:rPr>
          <w:rFonts w:ascii="Book Antiqua" w:hAnsi="Book Antiqua"/>
          <w:spacing w:val="-2"/>
        </w:rPr>
        <w:tab/>
      </w:r>
      <w:r w:rsidRPr="00E56BEF">
        <w:rPr>
          <w:rFonts w:ascii="Book Antiqua" w:hAnsi="Book Antiqua"/>
          <w:spacing w:val="-2"/>
        </w:rPr>
        <w:tab/>
        <w:t>)</w:t>
      </w:r>
    </w:p>
    <w:p w14:paraId="25A84415" w14:textId="77777777" w:rsidR="00487E74" w:rsidRPr="00E56BEF" w:rsidRDefault="00487E74" w:rsidP="00487E74">
      <w:pPr>
        <w:rPr>
          <w:rFonts w:ascii="Book Antiqua" w:hAnsi="Book Antiqua"/>
          <w:b/>
          <w:highlight w:val="yellow"/>
        </w:rPr>
      </w:pPr>
      <w:r w:rsidRPr="00E56BEF">
        <w:rPr>
          <w:rFonts w:ascii="Book Antiqua" w:hAnsi="Book Antiqua"/>
          <w:b/>
          <w:highlight w:val="yellow"/>
        </w:rPr>
        <w:t>COMPANY NAME</w:t>
      </w:r>
      <w:r w:rsidRPr="00E56BEF">
        <w:rPr>
          <w:rFonts w:ascii="Book Antiqua" w:hAnsi="Book Antiqua"/>
          <w:b/>
          <w:highlight w:val="yellow"/>
        </w:rPr>
        <w:tab/>
      </w:r>
      <w:r w:rsidRPr="00E56BEF">
        <w:rPr>
          <w:rFonts w:ascii="Book Antiqua" w:hAnsi="Book Antiqua"/>
          <w:b/>
          <w:highlight w:val="yellow"/>
        </w:rPr>
        <w:tab/>
      </w:r>
      <w:r w:rsidRPr="00E56BEF">
        <w:rPr>
          <w:rFonts w:ascii="Book Antiqua" w:hAnsi="Book Antiqua"/>
          <w:b/>
          <w:highlight w:val="yellow"/>
        </w:rPr>
        <w:tab/>
      </w:r>
      <w:r w:rsidRPr="00E56BEF">
        <w:rPr>
          <w:rFonts w:ascii="Book Antiqua" w:hAnsi="Book Antiqua"/>
          <w:b/>
          <w:highlight w:val="yellow"/>
        </w:rPr>
        <w:tab/>
      </w:r>
      <w:r w:rsidRPr="00E56BEF">
        <w:rPr>
          <w:rFonts w:ascii="Book Antiqua" w:hAnsi="Book Antiqua"/>
          <w:highlight w:val="yellow"/>
        </w:rPr>
        <w:t>)</w:t>
      </w:r>
    </w:p>
    <w:p w14:paraId="43489679" w14:textId="77777777" w:rsidR="00487E74" w:rsidRPr="00E56BEF" w:rsidRDefault="00487E74" w:rsidP="00487E74">
      <w:pPr>
        <w:tabs>
          <w:tab w:val="left" w:pos="-720"/>
        </w:tabs>
        <w:suppressAutoHyphens/>
        <w:spacing w:line="240" w:lineRule="atLeast"/>
        <w:jc w:val="both"/>
        <w:rPr>
          <w:rFonts w:ascii="Book Antiqua" w:hAnsi="Book Antiqua"/>
          <w:spacing w:val="-2"/>
        </w:rPr>
      </w:pPr>
      <w:r w:rsidRPr="00E56BEF">
        <w:rPr>
          <w:rFonts w:ascii="Book Antiqua" w:hAnsi="Book Antiqua"/>
          <w:b/>
          <w:highlight w:val="yellow"/>
        </w:rPr>
        <w:t>(COMPANY NO.</w:t>
      </w:r>
      <w:r w:rsidRPr="00E56BEF">
        <w:rPr>
          <w:rFonts w:ascii="Book Antiqua" w:hAnsi="Book Antiqua"/>
          <w:b/>
          <w:highlight w:val="yellow"/>
        </w:rPr>
        <w:tab/>
        <w:t>)</w:t>
      </w:r>
      <w:r w:rsidRPr="00E56BEF">
        <w:rPr>
          <w:rFonts w:ascii="Book Antiqua" w:hAnsi="Book Antiqua"/>
          <w:b/>
        </w:rPr>
        <w:t xml:space="preserve"> </w:t>
      </w:r>
      <w:r w:rsidRPr="00E56BEF">
        <w:rPr>
          <w:rFonts w:ascii="Book Antiqua" w:hAnsi="Book Antiqua"/>
          <w:spacing w:val="-2"/>
        </w:rPr>
        <w:t>was duly</w:t>
      </w:r>
      <w:r w:rsidRPr="00E56BEF">
        <w:rPr>
          <w:rFonts w:ascii="Book Antiqua" w:hAnsi="Book Antiqua"/>
          <w:spacing w:val="-2"/>
        </w:rPr>
        <w:tab/>
      </w:r>
      <w:r w:rsidRPr="00E56BEF">
        <w:rPr>
          <w:rFonts w:ascii="Book Antiqua" w:hAnsi="Book Antiqua"/>
          <w:spacing w:val="-2"/>
        </w:rPr>
        <w:tab/>
        <w:t>)</w:t>
      </w:r>
    </w:p>
    <w:p w14:paraId="52C16650" w14:textId="77777777" w:rsidR="00487E74" w:rsidRPr="00E56BEF" w:rsidRDefault="00487E74" w:rsidP="00487E74">
      <w:pPr>
        <w:tabs>
          <w:tab w:val="left" w:pos="-720"/>
        </w:tabs>
        <w:suppressAutoHyphens/>
        <w:spacing w:line="240" w:lineRule="atLeast"/>
        <w:jc w:val="both"/>
        <w:rPr>
          <w:rFonts w:ascii="Book Antiqua" w:hAnsi="Book Antiqua"/>
          <w:spacing w:val="-2"/>
        </w:rPr>
      </w:pPr>
      <w:r w:rsidRPr="00E56BEF">
        <w:rPr>
          <w:rFonts w:ascii="Book Antiqua" w:hAnsi="Book Antiqua"/>
          <w:spacing w:val="-2"/>
        </w:rPr>
        <w:t xml:space="preserve">effected in a manner </w:t>
      </w:r>
      <w:proofErr w:type="spellStart"/>
      <w:r w:rsidRPr="00E56BEF">
        <w:rPr>
          <w:rFonts w:ascii="Book Antiqua" w:hAnsi="Book Antiqua"/>
          <w:spacing w:val="-2"/>
        </w:rPr>
        <w:t>authorised</w:t>
      </w:r>
      <w:proofErr w:type="spellEnd"/>
      <w:r w:rsidRPr="00E56BEF">
        <w:rPr>
          <w:rFonts w:ascii="Book Antiqua" w:hAnsi="Book Antiqua"/>
          <w:spacing w:val="-2"/>
        </w:rPr>
        <w:t xml:space="preserve"> by its</w:t>
      </w:r>
      <w:r w:rsidRPr="00E56BEF">
        <w:rPr>
          <w:rFonts w:ascii="Book Antiqua" w:hAnsi="Book Antiqua"/>
          <w:spacing w:val="-2"/>
        </w:rPr>
        <w:tab/>
      </w:r>
      <w:r w:rsidRPr="00E56BEF">
        <w:rPr>
          <w:rFonts w:ascii="Book Antiqua" w:hAnsi="Book Antiqua"/>
          <w:spacing w:val="-2"/>
        </w:rPr>
        <w:tab/>
        <w:t>)</w:t>
      </w:r>
    </w:p>
    <w:p w14:paraId="607EFA67" w14:textId="77777777" w:rsidR="00487E74" w:rsidRPr="00E56BEF" w:rsidRDefault="00487E74" w:rsidP="00487E74">
      <w:pPr>
        <w:tabs>
          <w:tab w:val="left" w:pos="-720"/>
        </w:tabs>
        <w:suppressAutoHyphens/>
        <w:spacing w:line="240" w:lineRule="atLeast"/>
        <w:jc w:val="both"/>
        <w:rPr>
          <w:rFonts w:ascii="Book Antiqua" w:hAnsi="Book Antiqua"/>
          <w:spacing w:val="-2"/>
        </w:rPr>
      </w:pPr>
      <w:r w:rsidRPr="00E56BEF">
        <w:rPr>
          <w:rFonts w:ascii="Book Antiqua" w:hAnsi="Book Antiqua"/>
          <w:spacing w:val="-2"/>
        </w:rPr>
        <w:t>constitution under the Seal of the</w:t>
      </w:r>
      <w:r w:rsidRPr="00E56BEF">
        <w:rPr>
          <w:rFonts w:ascii="Book Antiqua" w:hAnsi="Book Antiqua"/>
          <w:spacing w:val="-2"/>
        </w:rPr>
        <w:tab/>
      </w:r>
      <w:r w:rsidRPr="00E56BEF">
        <w:rPr>
          <w:rFonts w:ascii="Book Antiqua" w:hAnsi="Book Antiqua"/>
          <w:spacing w:val="-2"/>
        </w:rPr>
        <w:tab/>
      </w:r>
      <w:r w:rsidRPr="00E56BEF">
        <w:rPr>
          <w:rFonts w:ascii="Book Antiqua" w:hAnsi="Book Antiqua"/>
          <w:spacing w:val="-2"/>
        </w:rPr>
        <w:tab/>
        <w:t>)</w:t>
      </w:r>
    </w:p>
    <w:p w14:paraId="02593E7A" w14:textId="77777777" w:rsidR="00487E74" w:rsidRPr="00E56BEF" w:rsidRDefault="00487E74" w:rsidP="00487E74">
      <w:pPr>
        <w:tabs>
          <w:tab w:val="left" w:pos="-720"/>
        </w:tabs>
        <w:suppressAutoHyphens/>
        <w:spacing w:line="240" w:lineRule="atLeast"/>
        <w:jc w:val="both"/>
        <w:rPr>
          <w:rFonts w:ascii="Book Antiqua" w:hAnsi="Book Antiqua"/>
          <w:spacing w:val="-2"/>
        </w:rPr>
      </w:pPr>
      <w:r w:rsidRPr="00E56BEF">
        <w:rPr>
          <w:rFonts w:ascii="Book Antiqua" w:hAnsi="Book Antiqua"/>
          <w:b/>
          <w:bCs/>
          <w:spacing w:val="-2"/>
        </w:rPr>
        <w:t>Vendor(s)</w:t>
      </w:r>
      <w:r w:rsidRPr="00E56BEF">
        <w:rPr>
          <w:rFonts w:ascii="Book Antiqua" w:hAnsi="Book Antiqua"/>
          <w:spacing w:val="-2"/>
        </w:rPr>
        <w:t xml:space="preserve"> which said Seal was hereunto</w:t>
      </w:r>
      <w:r w:rsidRPr="00E56BEF">
        <w:rPr>
          <w:rFonts w:ascii="Book Antiqua" w:hAnsi="Book Antiqua"/>
          <w:spacing w:val="-2"/>
        </w:rPr>
        <w:tab/>
      </w:r>
      <w:r w:rsidRPr="00E56BEF">
        <w:rPr>
          <w:rFonts w:ascii="Book Antiqua" w:hAnsi="Book Antiqua"/>
          <w:spacing w:val="-2"/>
        </w:rPr>
        <w:tab/>
        <w:t>)</w:t>
      </w:r>
    </w:p>
    <w:p w14:paraId="34BE87DE" w14:textId="77777777" w:rsidR="00487E74" w:rsidRPr="00E56BEF" w:rsidRDefault="00487E74" w:rsidP="00487E74">
      <w:pPr>
        <w:tabs>
          <w:tab w:val="left" w:pos="-720"/>
        </w:tabs>
        <w:suppressAutoHyphens/>
        <w:spacing w:line="240" w:lineRule="atLeast"/>
        <w:jc w:val="both"/>
        <w:rPr>
          <w:rFonts w:ascii="Book Antiqua" w:hAnsi="Book Antiqua"/>
          <w:spacing w:val="-2"/>
        </w:rPr>
      </w:pPr>
      <w:r w:rsidRPr="00E56BEF">
        <w:rPr>
          <w:rFonts w:ascii="Book Antiqua" w:hAnsi="Book Antiqua"/>
          <w:spacing w:val="-2"/>
        </w:rPr>
        <w:t xml:space="preserve">affixed in the presence </w:t>
      </w:r>
      <w:proofErr w:type="gramStart"/>
      <w:r w:rsidRPr="00E56BEF">
        <w:rPr>
          <w:rFonts w:ascii="Book Antiqua" w:hAnsi="Book Antiqua"/>
          <w:spacing w:val="-2"/>
        </w:rPr>
        <w:t>of:-</w:t>
      </w:r>
      <w:proofErr w:type="gramEnd"/>
      <w:r w:rsidRPr="00E56BEF">
        <w:rPr>
          <w:rFonts w:ascii="Book Antiqua" w:hAnsi="Book Antiqua"/>
          <w:spacing w:val="-2"/>
        </w:rPr>
        <w:tab/>
      </w:r>
      <w:r w:rsidRPr="00E56BEF">
        <w:rPr>
          <w:rFonts w:ascii="Book Antiqua" w:hAnsi="Book Antiqua"/>
          <w:spacing w:val="-2"/>
        </w:rPr>
        <w:tab/>
      </w:r>
      <w:r w:rsidRPr="00E56BEF">
        <w:rPr>
          <w:rFonts w:ascii="Book Antiqua" w:hAnsi="Book Antiqua"/>
          <w:spacing w:val="-2"/>
        </w:rPr>
        <w:tab/>
        <w:t>)</w:t>
      </w:r>
    </w:p>
    <w:p w14:paraId="0C6F1650" w14:textId="77777777" w:rsidR="00487E74" w:rsidRPr="00E56BEF" w:rsidRDefault="00487E74" w:rsidP="00487E74">
      <w:pPr>
        <w:tabs>
          <w:tab w:val="left" w:pos="-720"/>
        </w:tabs>
        <w:suppressAutoHyphens/>
        <w:spacing w:line="240" w:lineRule="atLeast"/>
        <w:jc w:val="both"/>
        <w:rPr>
          <w:rFonts w:ascii="Book Antiqua" w:hAnsi="Book Antiqua"/>
          <w:spacing w:val="-2"/>
        </w:rPr>
      </w:pPr>
    </w:p>
    <w:p w14:paraId="1CB7AA32" w14:textId="77777777" w:rsidR="00487E74" w:rsidRPr="00E56BEF" w:rsidRDefault="00487E74" w:rsidP="00487E74">
      <w:pPr>
        <w:tabs>
          <w:tab w:val="left" w:pos="-720"/>
        </w:tabs>
        <w:suppressAutoHyphens/>
        <w:spacing w:line="240" w:lineRule="atLeast"/>
        <w:jc w:val="both"/>
        <w:rPr>
          <w:rFonts w:ascii="Book Antiqua" w:hAnsi="Book Antiqua"/>
          <w:spacing w:val="-2"/>
        </w:rPr>
      </w:pPr>
    </w:p>
    <w:p w14:paraId="4D08FD4E" w14:textId="77777777" w:rsidR="00487E74" w:rsidRPr="00E56BEF" w:rsidRDefault="00487E74" w:rsidP="00487E74">
      <w:pPr>
        <w:tabs>
          <w:tab w:val="left" w:pos="-720"/>
        </w:tabs>
        <w:suppressAutoHyphens/>
        <w:spacing w:line="240" w:lineRule="atLeast"/>
        <w:jc w:val="both"/>
        <w:rPr>
          <w:rFonts w:ascii="Book Antiqua" w:hAnsi="Book Antiqua"/>
          <w:spacing w:val="-2"/>
        </w:rPr>
      </w:pPr>
    </w:p>
    <w:p w14:paraId="6CEA7B91" w14:textId="77777777" w:rsidR="00487E74" w:rsidRPr="00E56BEF" w:rsidRDefault="00487E74" w:rsidP="00487E74">
      <w:pPr>
        <w:tabs>
          <w:tab w:val="left" w:pos="-720"/>
        </w:tabs>
        <w:suppressAutoHyphens/>
        <w:spacing w:line="240" w:lineRule="atLeast"/>
        <w:jc w:val="both"/>
        <w:rPr>
          <w:rFonts w:ascii="Book Antiqua" w:hAnsi="Book Antiqua"/>
          <w:spacing w:val="-2"/>
        </w:rPr>
      </w:pPr>
      <w:r w:rsidRPr="00E56BEF">
        <w:rPr>
          <w:rFonts w:ascii="Book Antiqua" w:hAnsi="Book Antiqua"/>
          <w:spacing w:val="-2"/>
        </w:rPr>
        <w:t xml:space="preserve">_______________________________    </w:t>
      </w:r>
      <w:r w:rsidRPr="00E56BEF">
        <w:rPr>
          <w:rFonts w:ascii="Book Antiqua" w:hAnsi="Book Antiqua"/>
          <w:spacing w:val="-2"/>
        </w:rPr>
        <w:tab/>
      </w:r>
      <w:r w:rsidRPr="00E56BEF">
        <w:rPr>
          <w:rFonts w:ascii="Book Antiqua" w:hAnsi="Book Antiqua"/>
          <w:spacing w:val="-2"/>
        </w:rPr>
        <w:tab/>
        <w:t>__________________________________</w:t>
      </w:r>
    </w:p>
    <w:p w14:paraId="7A934888" w14:textId="77777777" w:rsidR="00487E74" w:rsidRPr="00E56BEF" w:rsidRDefault="00487E74" w:rsidP="00487E74">
      <w:pPr>
        <w:tabs>
          <w:tab w:val="left" w:pos="-720"/>
        </w:tabs>
        <w:suppressAutoHyphens/>
        <w:spacing w:line="240" w:lineRule="atLeast"/>
        <w:jc w:val="both"/>
        <w:rPr>
          <w:rFonts w:ascii="Book Antiqua" w:hAnsi="Book Antiqua"/>
          <w:spacing w:val="-2"/>
        </w:rPr>
      </w:pPr>
      <w:r w:rsidRPr="00E56BEF">
        <w:rPr>
          <w:rFonts w:ascii="Book Antiqua" w:hAnsi="Book Antiqua"/>
          <w:spacing w:val="-2"/>
        </w:rPr>
        <w:t xml:space="preserve">DIRECTOR               </w:t>
      </w:r>
      <w:r w:rsidRPr="00E56BEF">
        <w:rPr>
          <w:rFonts w:ascii="Book Antiqua" w:hAnsi="Book Antiqua"/>
          <w:spacing w:val="-2"/>
        </w:rPr>
        <w:tab/>
      </w:r>
      <w:r w:rsidRPr="00E56BEF">
        <w:rPr>
          <w:rFonts w:ascii="Book Antiqua" w:hAnsi="Book Antiqua"/>
          <w:spacing w:val="-2"/>
        </w:rPr>
        <w:tab/>
        <w:t xml:space="preserve">    </w:t>
      </w:r>
      <w:r w:rsidRPr="00E56BEF">
        <w:rPr>
          <w:rFonts w:ascii="Book Antiqua" w:hAnsi="Book Antiqua"/>
          <w:spacing w:val="-2"/>
        </w:rPr>
        <w:tab/>
      </w:r>
      <w:r w:rsidRPr="00E56BEF">
        <w:rPr>
          <w:rFonts w:ascii="Book Antiqua" w:hAnsi="Book Antiqua"/>
          <w:spacing w:val="-2"/>
        </w:rPr>
        <w:tab/>
        <w:t>DIRECTOR/SECRETARY</w:t>
      </w:r>
    </w:p>
    <w:p w14:paraId="7F52881B" w14:textId="77777777" w:rsidR="00487E74" w:rsidRPr="00E56BEF" w:rsidRDefault="00487E74" w:rsidP="00487E74">
      <w:pPr>
        <w:rPr>
          <w:rFonts w:ascii="Book Antiqua" w:hAnsi="Book Antiqua"/>
          <w:highlight w:val="yellow"/>
        </w:rPr>
      </w:pPr>
      <w:r w:rsidRPr="00E56BEF">
        <w:rPr>
          <w:rFonts w:ascii="Book Antiqua" w:hAnsi="Book Antiqua"/>
          <w:highlight w:val="yellow"/>
        </w:rPr>
        <w:t xml:space="preserve">Name: </w:t>
      </w:r>
      <w:r w:rsidRPr="00E56BEF">
        <w:rPr>
          <w:rFonts w:ascii="Book Antiqua" w:hAnsi="Book Antiqua"/>
          <w:highlight w:val="yellow"/>
        </w:rPr>
        <w:tab/>
      </w:r>
      <w:r w:rsidRPr="00E56BEF">
        <w:rPr>
          <w:rFonts w:ascii="Book Antiqua" w:hAnsi="Book Antiqua"/>
          <w:highlight w:val="yellow"/>
        </w:rPr>
        <w:tab/>
      </w:r>
      <w:r w:rsidRPr="00E56BEF">
        <w:rPr>
          <w:rFonts w:ascii="Book Antiqua" w:hAnsi="Book Antiqua"/>
          <w:highlight w:val="yellow"/>
        </w:rPr>
        <w:tab/>
        <w:t xml:space="preserve">   </w:t>
      </w:r>
      <w:r w:rsidRPr="00E56BEF">
        <w:rPr>
          <w:rFonts w:ascii="Book Antiqua" w:hAnsi="Book Antiqua"/>
          <w:highlight w:val="yellow"/>
        </w:rPr>
        <w:tab/>
      </w:r>
      <w:r w:rsidRPr="00E56BEF">
        <w:rPr>
          <w:rFonts w:ascii="Book Antiqua" w:hAnsi="Book Antiqua"/>
          <w:highlight w:val="yellow"/>
        </w:rPr>
        <w:tab/>
      </w:r>
      <w:r w:rsidRPr="00E56BEF">
        <w:rPr>
          <w:rFonts w:ascii="Book Antiqua" w:hAnsi="Book Antiqua"/>
          <w:highlight w:val="yellow"/>
        </w:rPr>
        <w:tab/>
        <w:t xml:space="preserve">Name: </w:t>
      </w:r>
    </w:p>
    <w:p w14:paraId="1C3C7A02" w14:textId="77777777" w:rsidR="00487E74" w:rsidRPr="00E56BEF" w:rsidRDefault="00487E74" w:rsidP="00487E74">
      <w:pPr>
        <w:pStyle w:val="BodyTextIndent2"/>
        <w:ind w:left="0" w:hanging="1080"/>
        <w:rPr>
          <w:rFonts w:ascii="Book Antiqua" w:hAnsi="Book Antiqua"/>
          <w:sz w:val="20"/>
        </w:rPr>
      </w:pPr>
      <w:r w:rsidRPr="00E56BEF">
        <w:rPr>
          <w:rFonts w:ascii="Book Antiqua" w:hAnsi="Book Antiqua"/>
          <w:sz w:val="20"/>
          <w:highlight w:val="yellow"/>
        </w:rPr>
        <w:tab/>
        <w:t>NRIC No:</w:t>
      </w:r>
      <w:r w:rsidRPr="00E56BEF">
        <w:rPr>
          <w:rFonts w:ascii="Book Antiqua" w:hAnsi="Book Antiqua"/>
          <w:sz w:val="20"/>
          <w:highlight w:val="yellow"/>
        </w:rPr>
        <w:tab/>
      </w:r>
      <w:r w:rsidRPr="00E56BEF">
        <w:rPr>
          <w:rFonts w:ascii="Book Antiqua" w:hAnsi="Book Antiqua"/>
          <w:sz w:val="20"/>
          <w:highlight w:val="yellow"/>
        </w:rPr>
        <w:tab/>
      </w:r>
      <w:r w:rsidRPr="00E56BEF">
        <w:rPr>
          <w:rFonts w:ascii="Book Antiqua" w:hAnsi="Book Antiqua"/>
          <w:sz w:val="20"/>
          <w:highlight w:val="yellow"/>
        </w:rPr>
        <w:tab/>
      </w:r>
      <w:r w:rsidRPr="00E56BEF">
        <w:rPr>
          <w:rFonts w:ascii="Book Antiqua" w:hAnsi="Book Antiqua"/>
          <w:sz w:val="20"/>
          <w:highlight w:val="yellow"/>
        </w:rPr>
        <w:tab/>
      </w:r>
      <w:r w:rsidRPr="00E56BEF">
        <w:rPr>
          <w:rFonts w:ascii="Book Antiqua" w:hAnsi="Book Antiqua"/>
          <w:sz w:val="20"/>
          <w:highlight w:val="yellow"/>
        </w:rPr>
        <w:tab/>
        <w:t>NRIC No:</w:t>
      </w:r>
      <w:r w:rsidRPr="00E56BEF">
        <w:rPr>
          <w:rFonts w:ascii="Book Antiqua" w:hAnsi="Book Antiqua"/>
          <w:sz w:val="20"/>
        </w:rPr>
        <w:t xml:space="preserve"> </w:t>
      </w:r>
    </w:p>
    <w:p w14:paraId="57215E7D" w14:textId="77777777" w:rsidR="00487E74" w:rsidRPr="00E56BEF" w:rsidRDefault="00487E74" w:rsidP="00487E74">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Book Antiqua" w:hAnsi="Book Antiqua"/>
          <w:spacing w:val="-3"/>
        </w:rPr>
      </w:pPr>
    </w:p>
    <w:p w14:paraId="3632D15B" w14:textId="77777777" w:rsidR="00487E74" w:rsidRPr="00E56BEF" w:rsidRDefault="00487E74" w:rsidP="00487E74">
      <w:pPr>
        <w:jc w:val="both"/>
        <w:rPr>
          <w:rFonts w:ascii="Book Antiqua" w:hAnsi="Book Antiqua"/>
          <w:b/>
        </w:rPr>
      </w:pPr>
    </w:p>
    <w:p w14:paraId="569651C5" w14:textId="77777777" w:rsidR="00487E74" w:rsidRPr="00E56BEF" w:rsidRDefault="00487E74" w:rsidP="00487E74">
      <w:pPr>
        <w:jc w:val="both"/>
        <w:rPr>
          <w:rFonts w:ascii="Book Antiqua" w:hAnsi="Book Antiqua"/>
          <w:b/>
        </w:rPr>
      </w:pPr>
    </w:p>
    <w:p w14:paraId="5FCBD7DE" w14:textId="77777777" w:rsidR="00487E74" w:rsidRPr="00E56BEF" w:rsidRDefault="00487E74" w:rsidP="00487E74">
      <w:pPr>
        <w:jc w:val="both"/>
        <w:rPr>
          <w:rFonts w:ascii="Book Antiqua" w:hAnsi="Book Antiqua"/>
        </w:rPr>
      </w:pPr>
      <w:r w:rsidRPr="00E56BEF">
        <w:rPr>
          <w:rFonts w:ascii="Book Antiqua" w:hAnsi="Book Antiqua"/>
          <w:b/>
        </w:rPr>
        <w:t xml:space="preserve">SIGNED </w:t>
      </w:r>
      <w:r w:rsidRPr="00E56BEF">
        <w:rPr>
          <w:rFonts w:ascii="Book Antiqua" w:hAnsi="Book Antiqua"/>
        </w:rPr>
        <w:t xml:space="preserve">by </w:t>
      </w:r>
      <w:r w:rsidRPr="00E56BEF">
        <w:rPr>
          <w:rFonts w:ascii="Book Antiqua" w:hAnsi="Book Antiqua"/>
        </w:rPr>
        <w:tab/>
      </w:r>
      <w:r w:rsidRPr="00E56BEF">
        <w:rPr>
          <w:rFonts w:ascii="Book Antiqua" w:hAnsi="Book Antiqua"/>
        </w:rPr>
        <w:tab/>
      </w:r>
      <w:r w:rsidRPr="00E56BEF">
        <w:rPr>
          <w:rFonts w:ascii="Book Antiqua" w:hAnsi="Book Antiqua"/>
        </w:rPr>
        <w:tab/>
        <w:t>)</w:t>
      </w:r>
    </w:p>
    <w:p w14:paraId="2A254FAB" w14:textId="77777777" w:rsidR="00487E74" w:rsidRPr="00E56BEF" w:rsidRDefault="00487E74" w:rsidP="00487E74">
      <w:pPr>
        <w:jc w:val="both"/>
        <w:rPr>
          <w:rFonts w:ascii="Book Antiqua" w:hAnsi="Book Antiqua"/>
        </w:rPr>
      </w:pPr>
      <w:r w:rsidRPr="00E56BEF">
        <w:rPr>
          <w:rFonts w:ascii="Book Antiqua" w:hAnsi="Book Antiqua"/>
        </w:rPr>
        <w:t xml:space="preserve">the said </w:t>
      </w:r>
      <w:r w:rsidRPr="00E56BEF">
        <w:rPr>
          <w:rFonts w:ascii="Book Antiqua" w:hAnsi="Book Antiqua"/>
          <w:b/>
          <w:bCs/>
        </w:rPr>
        <w:t>Purchaser(s)</w:t>
      </w:r>
      <w:r w:rsidRPr="00E56BEF">
        <w:rPr>
          <w:rFonts w:ascii="Book Antiqua" w:hAnsi="Book Antiqua"/>
          <w:b/>
          <w:bCs/>
        </w:rPr>
        <w:tab/>
      </w:r>
      <w:r w:rsidRPr="00E56BEF">
        <w:rPr>
          <w:rFonts w:ascii="Book Antiqua" w:hAnsi="Book Antiqua"/>
          <w:b/>
          <w:bCs/>
        </w:rPr>
        <w:tab/>
      </w:r>
      <w:r w:rsidRPr="00E56BEF">
        <w:rPr>
          <w:rFonts w:ascii="Book Antiqua" w:hAnsi="Book Antiqua"/>
        </w:rPr>
        <w:t>)</w:t>
      </w:r>
    </w:p>
    <w:p w14:paraId="746E1BCC" w14:textId="77777777" w:rsidR="00487E74" w:rsidRPr="00E56BEF" w:rsidRDefault="00487E74" w:rsidP="00487E74">
      <w:pPr>
        <w:jc w:val="both"/>
        <w:rPr>
          <w:rFonts w:ascii="Book Antiqua" w:hAnsi="Book Antiqua"/>
        </w:rPr>
      </w:pPr>
      <w:r w:rsidRPr="00E56BEF">
        <w:rPr>
          <w:rFonts w:ascii="Book Antiqua" w:hAnsi="Book Antiqua"/>
        </w:rPr>
        <w:t xml:space="preserve">in the presence </w:t>
      </w:r>
      <w:proofErr w:type="gramStart"/>
      <w:r w:rsidRPr="00E56BEF">
        <w:rPr>
          <w:rFonts w:ascii="Book Antiqua" w:hAnsi="Book Antiqua"/>
        </w:rPr>
        <w:t>of :</w:t>
      </w:r>
      <w:proofErr w:type="gramEnd"/>
      <w:r w:rsidRPr="00E56BEF">
        <w:rPr>
          <w:rFonts w:ascii="Book Antiqua" w:hAnsi="Book Antiqua"/>
        </w:rPr>
        <w:t xml:space="preserve"> - </w:t>
      </w:r>
      <w:r w:rsidRPr="00E56BEF">
        <w:rPr>
          <w:rFonts w:ascii="Book Antiqua" w:hAnsi="Book Antiqua"/>
        </w:rPr>
        <w:tab/>
      </w:r>
      <w:r w:rsidRPr="00E56BEF">
        <w:rPr>
          <w:rFonts w:ascii="Book Antiqua" w:hAnsi="Book Antiqua"/>
        </w:rPr>
        <w:tab/>
        <w:t>)</w:t>
      </w:r>
      <w:r w:rsidRPr="00E56BEF">
        <w:rPr>
          <w:rFonts w:ascii="Book Antiqua" w:hAnsi="Book Antiqua"/>
        </w:rPr>
        <w:tab/>
      </w:r>
    </w:p>
    <w:p w14:paraId="3F2D68A8" w14:textId="77777777" w:rsidR="00487E74" w:rsidRPr="00E56BEF" w:rsidRDefault="00487E74" w:rsidP="00487E74">
      <w:pPr>
        <w:ind w:left="3600"/>
        <w:rPr>
          <w:rFonts w:ascii="Book Antiqua" w:hAnsi="Book Antiqua"/>
          <w:b/>
          <w:highlight w:val="yellow"/>
        </w:rPr>
      </w:pPr>
      <w:r w:rsidRPr="00E56BEF">
        <w:rPr>
          <w:rFonts w:ascii="Book Antiqua" w:hAnsi="Book Antiqua"/>
          <w:b/>
          <w:highlight w:val="yellow"/>
        </w:rPr>
        <w:fldChar w:fldCharType="begin"/>
      </w:r>
      <w:r w:rsidRPr="00E56BEF">
        <w:rPr>
          <w:rFonts w:ascii="Book Antiqua" w:hAnsi="Book Antiqua"/>
          <w:b/>
          <w:highlight w:val="yellow"/>
        </w:rPr>
        <w:instrText xml:space="preserve"> MERGEFIELD  Purchaser1Name \* Upper  \* MERGEFORMAT </w:instrText>
      </w:r>
      <w:r w:rsidRPr="00E56BEF">
        <w:rPr>
          <w:rFonts w:ascii="Book Antiqua" w:hAnsi="Book Antiqua"/>
          <w:b/>
          <w:highlight w:val="yellow"/>
        </w:rPr>
        <w:fldChar w:fldCharType="separate"/>
      </w:r>
      <w:r>
        <w:rPr>
          <w:rFonts w:ascii="Book Antiqua" w:hAnsi="Book Antiqua"/>
          <w:b/>
          <w:noProof/>
          <w:highlight w:val="yellow"/>
        </w:rPr>
        <w:t>«PURCHASER1NAME»</w:t>
      </w:r>
      <w:r w:rsidRPr="00E56BEF">
        <w:rPr>
          <w:rFonts w:ascii="Book Antiqua" w:hAnsi="Book Antiqua"/>
          <w:b/>
          <w:highlight w:val="yellow"/>
        </w:rPr>
        <w:fldChar w:fldCharType="end"/>
      </w:r>
    </w:p>
    <w:p w14:paraId="4C14BF23" w14:textId="77777777" w:rsidR="00487E74" w:rsidRPr="00E56BEF" w:rsidRDefault="00487E74" w:rsidP="00487E74">
      <w:pPr>
        <w:ind w:left="3600"/>
        <w:rPr>
          <w:rFonts w:ascii="Book Antiqua" w:hAnsi="Book Antiqua"/>
          <w:b/>
          <w:highlight w:val="yellow"/>
        </w:rPr>
      </w:pPr>
      <w:r w:rsidRPr="00E56BEF">
        <w:rPr>
          <w:rFonts w:ascii="Book Antiqua" w:hAnsi="Book Antiqua"/>
          <w:b/>
          <w:highlight w:val="yellow"/>
        </w:rPr>
        <w:t xml:space="preserve">(NRIC NO. </w:t>
      </w:r>
      <w:r w:rsidRPr="00E56BEF">
        <w:rPr>
          <w:rFonts w:ascii="Book Antiqua" w:hAnsi="Book Antiqua"/>
          <w:b/>
          <w:highlight w:val="yellow"/>
        </w:rPr>
        <w:fldChar w:fldCharType="begin"/>
      </w:r>
      <w:r w:rsidRPr="00E56BEF">
        <w:rPr>
          <w:rFonts w:ascii="Book Antiqua" w:hAnsi="Book Antiqua"/>
          <w:b/>
          <w:highlight w:val="yellow"/>
        </w:rPr>
        <w:instrText xml:space="preserve"> MERGEFIELD  Purchaser1No \* Upper  \* MERGEFORMAT </w:instrText>
      </w:r>
      <w:r w:rsidRPr="00E56BEF">
        <w:rPr>
          <w:rFonts w:ascii="Book Antiqua" w:hAnsi="Book Antiqua"/>
          <w:b/>
          <w:highlight w:val="yellow"/>
        </w:rPr>
        <w:fldChar w:fldCharType="separate"/>
      </w:r>
      <w:r>
        <w:rPr>
          <w:rFonts w:ascii="Book Antiqua" w:hAnsi="Book Antiqua"/>
          <w:b/>
          <w:noProof/>
          <w:highlight w:val="yellow"/>
        </w:rPr>
        <w:t>«PURCHASER1NO»</w:t>
      </w:r>
      <w:r w:rsidRPr="00E56BEF">
        <w:rPr>
          <w:rFonts w:ascii="Book Antiqua" w:hAnsi="Book Antiqua"/>
          <w:b/>
          <w:highlight w:val="yellow"/>
        </w:rPr>
        <w:fldChar w:fldCharType="end"/>
      </w:r>
      <w:r w:rsidRPr="00E56BEF">
        <w:rPr>
          <w:rFonts w:ascii="Book Antiqua" w:hAnsi="Book Antiqua"/>
          <w:b/>
          <w:highlight w:val="yellow"/>
        </w:rPr>
        <w:t>)</w:t>
      </w:r>
    </w:p>
    <w:p w14:paraId="52F56DD7" w14:textId="77777777" w:rsidR="00487E74" w:rsidRPr="00E56BEF" w:rsidRDefault="00487E74" w:rsidP="00487E74">
      <w:pPr>
        <w:jc w:val="both"/>
        <w:rPr>
          <w:rFonts w:ascii="Book Antiqua" w:hAnsi="Book Antiqua"/>
          <w:b/>
        </w:rPr>
      </w:pPr>
    </w:p>
    <w:p w14:paraId="2C83BFED" w14:textId="77777777" w:rsidR="00487E74" w:rsidRPr="00E56BEF" w:rsidRDefault="00487E74" w:rsidP="00487E74">
      <w:pPr>
        <w:jc w:val="both"/>
        <w:rPr>
          <w:rFonts w:ascii="Book Antiqua" w:hAnsi="Book Antiqua"/>
          <w:b/>
        </w:rPr>
      </w:pPr>
    </w:p>
    <w:p w14:paraId="5566B360" w14:textId="77777777" w:rsidR="00487E74" w:rsidRPr="00E56BEF" w:rsidRDefault="00487E74" w:rsidP="00487E74">
      <w:pPr>
        <w:ind w:left="3600"/>
        <w:jc w:val="both"/>
        <w:rPr>
          <w:rFonts w:ascii="Book Antiqua" w:hAnsi="Book Antiqua"/>
          <w:b/>
        </w:rPr>
      </w:pPr>
    </w:p>
    <w:p w14:paraId="5FFC4044" w14:textId="77777777" w:rsidR="00487E74" w:rsidRPr="00E56BEF" w:rsidRDefault="00487E74" w:rsidP="00487E74">
      <w:pPr>
        <w:ind w:left="3600"/>
        <w:rPr>
          <w:rFonts w:ascii="Book Antiqua" w:hAnsi="Book Antiqua"/>
          <w:b/>
          <w:caps/>
          <w:highlight w:val="yellow"/>
        </w:rPr>
      </w:pPr>
      <w:r w:rsidRPr="00E56BEF">
        <w:rPr>
          <w:rFonts w:ascii="Book Antiqua" w:hAnsi="Book Antiqua"/>
          <w:b/>
          <w:caps/>
          <w:highlight w:val="yellow"/>
        </w:rPr>
        <w:fldChar w:fldCharType="begin"/>
      </w:r>
      <w:r w:rsidRPr="00E56BEF">
        <w:rPr>
          <w:rFonts w:ascii="Book Antiqua" w:hAnsi="Book Antiqua"/>
          <w:b/>
          <w:caps/>
          <w:highlight w:val="yellow"/>
        </w:rPr>
        <w:instrText xml:space="preserve"> MERGEFIELD Purchaser2Name \* Upper \* MERGEFORMAT </w:instrText>
      </w:r>
      <w:r w:rsidRPr="00E56BEF">
        <w:rPr>
          <w:rFonts w:ascii="Book Antiqua" w:hAnsi="Book Antiqua"/>
          <w:b/>
          <w:caps/>
          <w:highlight w:val="yellow"/>
        </w:rPr>
        <w:fldChar w:fldCharType="separate"/>
      </w:r>
      <w:r w:rsidRPr="00487E74">
        <w:rPr>
          <w:rFonts w:ascii="Book Antiqua" w:hAnsi="Book Antiqua"/>
          <w:b/>
          <w:caps/>
          <w:noProof/>
          <w:highlight w:val="yellow"/>
        </w:rPr>
        <w:t>«PURCHASER2NAME»</w:t>
      </w:r>
      <w:r w:rsidRPr="00E56BEF">
        <w:rPr>
          <w:rFonts w:ascii="Book Antiqua" w:hAnsi="Book Antiqua"/>
          <w:b/>
          <w:caps/>
          <w:highlight w:val="yellow"/>
        </w:rPr>
        <w:fldChar w:fldCharType="end"/>
      </w:r>
    </w:p>
    <w:p w14:paraId="6B3A5B19" w14:textId="77777777" w:rsidR="00487E74" w:rsidRPr="00E56BEF" w:rsidRDefault="00487E74" w:rsidP="00487E74">
      <w:pPr>
        <w:ind w:left="3600"/>
        <w:rPr>
          <w:rFonts w:ascii="Book Antiqua" w:hAnsi="Book Antiqua"/>
          <w:b/>
          <w:caps/>
          <w:highlight w:val="yellow"/>
        </w:rPr>
      </w:pPr>
      <w:r w:rsidRPr="00E56BEF">
        <w:rPr>
          <w:rFonts w:ascii="Book Antiqua" w:hAnsi="Book Antiqua"/>
          <w:b/>
          <w:caps/>
          <w:highlight w:val="yellow"/>
        </w:rPr>
        <w:t xml:space="preserve">(NRIC NO. </w:t>
      </w:r>
      <w:r w:rsidRPr="00E56BEF">
        <w:rPr>
          <w:rFonts w:ascii="Book Antiqua" w:hAnsi="Book Antiqua"/>
          <w:b/>
          <w:caps/>
          <w:highlight w:val="yellow"/>
        </w:rPr>
        <w:fldChar w:fldCharType="begin"/>
      </w:r>
      <w:r w:rsidRPr="00E56BEF">
        <w:rPr>
          <w:rFonts w:ascii="Book Antiqua" w:hAnsi="Book Antiqua"/>
          <w:b/>
          <w:caps/>
          <w:highlight w:val="yellow"/>
        </w:rPr>
        <w:instrText xml:space="preserve"> MERGEFIELD Purchaser2No \* Upper \* MERGEFORMAT </w:instrText>
      </w:r>
      <w:r w:rsidRPr="00E56BEF">
        <w:rPr>
          <w:rFonts w:ascii="Book Antiqua" w:hAnsi="Book Antiqua"/>
          <w:b/>
          <w:caps/>
          <w:highlight w:val="yellow"/>
        </w:rPr>
        <w:fldChar w:fldCharType="separate"/>
      </w:r>
      <w:r w:rsidRPr="00487E74">
        <w:rPr>
          <w:rFonts w:ascii="Book Antiqua" w:hAnsi="Book Antiqua"/>
          <w:b/>
          <w:caps/>
          <w:noProof/>
          <w:highlight w:val="yellow"/>
        </w:rPr>
        <w:t>«PURCHASER2NO»</w:t>
      </w:r>
      <w:r w:rsidRPr="00E56BEF">
        <w:rPr>
          <w:rFonts w:ascii="Book Antiqua" w:hAnsi="Book Antiqua"/>
          <w:b/>
          <w:caps/>
          <w:highlight w:val="yellow"/>
        </w:rPr>
        <w:fldChar w:fldCharType="end"/>
      </w:r>
      <w:r w:rsidRPr="00E56BEF">
        <w:rPr>
          <w:rFonts w:ascii="Book Antiqua" w:hAnsi="Book Antiqua"/>
          <w:b/>
          <w:caps/>
          <w:highlight w:val="yellow"/>
        </w:rPr>
        <w:t>)</w:t>
      </w:r>
    </w:p>
    <w:p w14:paraId="38C5CB96" w14:textId="77777777" w:rsidR="00487E74" w:rsidRPr="00E56BEF" w:rsidRDefault="00487E74" w:rsidP="00487E74">
      <w:pPr>
        <w:ind w:left="3600"/>
        <w:rPr>
          <w:rFonts w:ascii="Book Antiqua" w:hAnsi="Book Antiqua"/>
          <w:b/>
          <w:caps/>
          <w:highlight w:val="yellow"/>
        </w:rPr>
      </w:pPr>
    </w:p>
    <w:p w14:paraId="17201CED" w14:textId="77777777" w:rsidR="00487E74" w:rsidRPr="00E56BEF" w:rsidRDefault="00487E74" w:rsidP="00487E74">
      <w:pPr>
        <w:ind w:left="3600"/>
        <w:rPr>
          <w:rFonts w:ascii="Book Antiqua" w:hAnsi="Book Antiqua"/>
          <w:b/>
          <w:caps/>
          <w:highlight w:val="yellow"/>
        </w:rPr>
      </w:pPr>
    </w:p>
    <w:p w14:paraId="460264FF" w14:textId="77777777" w:rsidR="00487E74" w:rsidRPr="00E56BEF" w:rsidRDefault="00487E74" w:rsidP="00487E74">
      <w:pPr>
        <w:ind w:left="3600"/>
        <w:rPr>
          <w:rFonts w:ascii="Book Antiqua" w:hAnsi="Book Antiqua"/>
          <w:b/>
          <w:caps/>
          <w:highlight w:val="yellow"/>
        </w:rPr>
      </w:pPr>
    </w:p>
    <w:p w14:paraId="64E96D9D" w14:textId="77777777" w:rsidR="00487E74" w:rsidRPr="00E56BEF" w:rsidRDefault="00487E74" w:rsidP="00487E74">
      <w:pPr>
        <w:ind w:left="3600"/>
        <w:rPr>
          <w:rFonts w:ascii="Book Antiqua" w:hAnsi="Book Antiqua"/>
          <w:b/>
          <w:caps/>
          <w:highlight w:val="yellow"/>
        </w:rPr>
      </w:pPr>
      <w:r w:rsidRPr="00E56BEF">
        <w:rPr>
          <w:rFonts w:ascii="Book Antiqua" w:hAnsi="Book Antiqua"/>
          <w:b/>
          <w:caps/>
          <w:highlight w:val="yellow"/>
        </w:rPr>
        <w:fldChar w:fldCharType="begin"/>
      </w:r>
      <w:r w:rsidRPr="00E56BEF">
        <w:rPr>
          <w:rFonts w:ascii="Book Antiqua" w:hAnsi="Book Antiqua"/>
          <w:b/>
          <w:caps/>
          <w:highlight w:val="yellow"/>
        </w:rPr>
        <w:instrText xml:space="preserve"> MERGEFIELD Purchaser3Name \* Upper \* MERGEFORMAT </w:instrText>
      </w:r>
      <w:r w:rsidRPr="00E56BEF">
        <w:rPr>
          <w:rFonts w:ascii="Book Antiqua" w:hAnsi="Book Antiqua"/>
          <w:b/>
          <w:caps/>
          <w:highlight w:val="yellow"/>
        </w:rPr>
        <w:fldChar w:fldCharType="separate"/>
      </w:r>
      <w:r w:rsidRPr="00487E74">
        <w:rPr>
          <w:rFonts w:ascii="Book Antiqua" w:hAnsi="Book Antiqua"/>
          <w:b/>
          <w:caps/>
          <w:noProof/>
          <w:highlight w:val="yellow"/>
        </w:rPr>
        <w:t>«PURCHASER3NAME»</w:t>
      </w:r>
      <w:r w:rsidRPr="00E56BEF">
        <w:rPr>
          <w:rFonts w:ascii="Book Antiqua" w:hAnsi="Book Antiqua"/>
          <w:b/>
          <w:caps/>
          <w:highlight w:val="yellow"/>
        </w:rPr>
        <w:fldChar w:fldCharType="end"/>
      </w:r>
    </w:p>
    <w:p w14:paraId="6A1F1E36" w14:textId="77777777" w:rsidR="00487E74" w:rsidRPr="00E56BEF" w:rsidRDefault="00487E74" w:rsidP="00487E74">
      <w:pPr>
        <w:ind w:left="3600"/>
        <w:rPr>
          <w:rFonts w:ascii="Book Antiqua" w:hAnsi="Book Antiqua"/>
          <w:b/>
          <w:caps/>
          <w:highlight w:val="yellow"/>
        </w:rPr>
      </w:pPr>
      <w:r w:rsidRPr="00E56BEF">
        <w:rPr>
          <w:rFonts w:ascii="Book Antiqua" w:hAnsi="Book Antiqua"/>
          <w:b/>
          <w:caps/>
          <w:highlight w:val="yellow"/>
        </w:rPr>
        <w:t xml:space="preserve">(NRIC NO. </w:t>
      </w:r>
      <w:r w:rsidRPr="00E56BEF">
        <w:rPr>
          <w:rFonts w:ascii="Book Antiqua" w:hAnsi="Book Antiqua"/>
          <w:b/>
          <w:caps/>
          <w:highlight w:val="yellow"/>
        </w:rPr>
        <w:fldChar w:fldCharType="begin"/>
      </w:r>
      <w:r w:rsidRPr="00E56BEF">
        <w:rPr>
          <w:rFonts w:ascii="Book Antiqua" w:hAnsi="Book Antiqua"/>
          <w:b/>
          <w:caps/>
          <w:highlight w:val="yellow"/>
        </w:rPr>
        <w:instrText xml:space="preserve"> MERGEFIELD Purchaser3No \* Upper \* MERGEFORMAT </w:instrText>
      </w:r>
      <w:r w:rsidRPr="00E56BEF">
        <w:rPr>
          <w:rFonts w:ascii="Book Antiqua" w:hAnsi="Book Antiqua"/>
          <w:b/>
          <w:caps/>
          <w:highlight w:val="yellow"/>
        </w:rPr>
        <w:fldChar w:fldCharType="separate"/>
      </w:r>
      <w:r w:rsidRPr="00487E74">
        <w:rPr>
          <w:rFonts w:ascii="Book Antiqua" w:hAnsi="Book Antiqua"/>
          <w:b/>
          <w:caps/>
          <w:noProof/>
          <w:highlight w:val="yellow"/>
        </w:rPr>
        <w:t>«PURCHASER3NO»</w:t>
      </w:r>
      <w:r w:rsidRPr="00E56BEF">
        <w:rPr>
          <w:rFonts w:ascii="Book Antiqua" w:hAnsi="Book Antiqua"/>
          <w:b/>
          <w:caps/>
          <w:highlight w:val="yellow"/>
        </w:rPr>
        <w:fldChar w:fldCharType="end"/>
      </w:r>
      <w:r w:rsidRPr="00E56BEF">
        <w:rPr>
          <w:rFonts w:ascii="Book Antiqua" w:hAnsi="Book Antiqua"/>
          <w:b/>
          <w:caps/>
          <w:highlight w:val="yellow"/>
        </w:rPr>
        <w:t>)</w:t>
      </w:r>
    </w:p>
    <w:p w14:paraId="46D6F953" w14:textId="77777777" w:rsidR="00487E74" w:rsidRPr="00E56BEF" w:rsidRDefault="00487E74" w:rsidP="00487E74">
      <w:pPr>
        <w:ind w:left="3600"/>
        <w:rPr>
          <w:rFonts w:ascii="Book Antiqua" w:hAnsi="Book Antiqua"/>
          <w:b/>
        </w:rPr>
      </w:pPr>
    </w:p>
    <w:p w14:paraId="4027BAB9" w14:textId="77777777" w:rsidR="00487E74" w:rsidRPr="00E56BEF" w:rsidRDefault="00487E74" w:rsidP="00487E74">
      <w:pPr>
        <w:ind w:left="3600"/>
        <w:rPr>
          <w:rFonts w:ascii="Book Antiqua" w:hAnsi="Book Antiqua"/>
          <w:b/>
          <w:caps/>
          <w:highlight w:val="yellow"/>
        </w:rPr>
      </w:pPr>
    </w:p>
    <w:p w14:paraId="4F330F51" w14:textId="77777777" w:rsidR="00487E74" w:rsidRPr="00E56BEF" w:rsidRDefault="00487E74" w:rsidP="00487E74">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Book Antiqua" w:hAnsi="Book Antiqua"/>
          <w:spacing w:val="-3"/>
        </w:rPr>
      </w:pPr>
      <w:r>
        <w:rPr>
          <w:rFonts w:ascii="Book Antiqua" w:hAnsi="Book Antiqua"/>
          <w:spacing w:val="-3"/>
        </w:rPr>
        <w:t>And/or</w:t>
      </w:r>
    </w:p>
    <w:p w14:paraId="74DF7488" w14:textId="77777777" w:rsidR="00487E74" w:rsidRPr="00E56BEF" w:rsidRDefault="00487E74" w:rsidP="00487E74">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Book Antiqua" w:hAnsi="Book Antiqua"/>
          <w:spacing w:val="-3"/>
        </w:rPr>
      </w:pPr>
    </w:p>
    <w:p w14:paraId="3B868B01" w14:textId="77777777" w:rsidR="00487E74" w:rsidRPr="00E56BEF" w:rsidRDefault="00487E74" w:rsidP="00487E74">
      <w:pPr>
        <w:jc w:val="both"/>
        <w:rPr>
          <w:rFonts w:ascii="Book Antiqua" w:hAnsi="Book Antiqua"/>
        </w:rPr>
      </w:pPr>
      <w:r w:rsidRPr="00E56BEF">
        <w:rPr>
          <w:rFonts w:ascii="Book Antiqua" w:hAnsi="Book Antiqua"/>
        </w:rPr>
        <w:t xml:space="preserve">SIGNED by </w:t>
      </w:r>
      <w:r w:rsidRPr="00E56BEF">
        <w:rPr>
          <w:rFonts w:ascii="Book Antiqua" w:hAnsi="Book Antiqua"/>
        </w:rPr>
        <w:tab/>
      </w:r>
      <w:r w:rsidRPr="00E56BEF">
        <w:rPr>
          <w:rFonts w:ascii="Book Antiqua" w:hAnsi="Book Antiqua"/>
        </w:rPr>
        <w:tab/>
      </w:r>
      <w:r w:rsidRPr="00E56BEF">
        <w:rPr>
          <w:rFonts w:ascii="Book Antiqua" w:hAnsi="Book Antiqua"/>
        </w:rPr>
        <w:tab/>
      </w:r>
      <w:r w:rsidRPr="00E56BEF">
        <w:rPr>
          <w:rFonts w:ascii="Book Antiqua" w:hAnsi="Book Antiqua"/>
        </w:rPr>
        <w:tab/>
      </w:r>
      <w:r w:rsidRPr="00E56BEF">
        <w:rPr>
          <w:rFonts w:ascii="Book Antiqua" w:hAnsi="Book Antiqua"/>
        </w:rPr>
        <w:tab/>
        <w:t>)</w:t>
      </w:r>
      <w:r w:rsidRPr="00E56BEF">
        <w:rPr>
          <w:rFonts w:ascii="Book Antiqua" w:hAnsi="Book Antiqua"/>
        </w:rPr>
        <w:tab/>
      </w:r>
    </w:p>
    <w:p w14:paraId="338F7A1C" w14:textId="77777777" w:rsidR="00487E74" w:rsidRPr="00E56BEF" w:rsidRDefault="00487E74" w:rsidP="00487E74">
      <w:pPr>
        <w:jc w:val="both"/>
        <w:rPr>
          <w:rFonts w:ascii="Book Antiqua" w:hAnsi="Book Antiqua"/>
          <w:bCs/>
        </w:rPr>
      </w:pPr>
      <w:r w:rsidRPr="00E56BEF">
        <w:rPr>
          <w:rFonts w:ascii="Book Antiqua" w:hAnsi="Book Antiqua"/>
        </w:rPr>
        <w:t>the said</w:t>
      </w:r>
      <w:r w:rsidRPr="00E56BEF">
        <w:rPr>
          <w:rFonts w:ascii="Book Antiqua" w:hAnsi="Book Antiqua"/>
          <w:bCs/>
        </w:rPr>
        <w:t xml:space="preserve"> </w:t>
      </w:r>
      <w:r w:rsidRPr="00E56BEF">
        <w:rPr>
          <w:rFonts w:ascii="Book Antiqua" w:hAnsi="Book Antiqua"/>
          <w:b/>
          <w:bCs/>
        </w:rPr>
        <w:t>Purchaser(s)</w:t>
      </w:r>
      <w:r w:rsidRPr="00E56BEF">
        <w:rPr>
          <w:rFonts w:ascii="Book Antiqua" w:hAnsi="Book Antiqua"/>
          <w:b/>
          <w:bCs/>
        </w:rPr>
        <w:tab/>
      </w:r>
      <w:r w:rsidRPr="00E56BEF">
        <w:rPr>
          <w:rFonts w:ascii="Book Antiqua" w:hAnsi="Book Antiqua"/>
          <w:bCs/>
        </w:rPr>
        <w:tab/>
      </w:r>
      <w:r w:rsidRPr="00E56BEF">
        <w:rPr>
          <w:rFonts w:ascii="Book Antiqua" w:hAnsi="Book Antiqua"/>
          <w:bCs/>
        </w:rPr>
        <w:tab/>
      </w:r>
      <w:r w:rsidRPr="00E56BEF">
        <w:rPr>
          <w:rFonts w:ascii="Book Antiqua" w:hAnsi="Book Antiqua"/>
          <w:bCs/>
        </w:rPr>
        <w:tab/>
        <w:t>)</w:t>
      </w:r>
    </w:p>
    <w:p w14:paraId="224C485C" w14:textId="77777777" w:rsidR="00487E74" w:rsidRPr="00E56BEF" w:rsidRDefault="00487E74" w:rsidP="00487E74">
      <w:pPr>
        <w:rPr>
          <w:rFonts w:ascii="Book Antiqua" w:hAnsi="Book Antiqua"/>
          <w:b/>
          <w:highlight w:val="yellow"/>
        </w:rPr>
      </w:pPr>
      <w:r w:rsidRPr="00E56BEF">
        <w:rPr>
          <w:rFonts w:ascii="Book Antiqua" w:hAnsi="Book Antiqua"/>
          <w:b/>
          <w:highlight w:val="yellow"/>
        </w:rPr>
        <w:t>COMPANY NAME</w:t>
      </w:r>
      <w:r w:rsidRPr="00E56BEF">
        <w:rPr>
          <w:rFonts w:ascii="Book Antiqua" w:hAnsi="Book Antiqua"/>
          <w:b/>
          <w:highlight w:val="yellow"/>
        </w:rPr>
        <w:tab/>
      </w:r>
      <w:r w:rsidRPr="00E56BEF">
        <w:rPr>
          <w:rFonts w:ascii="Book Antiqua" w:hAnsi="Book Antiqua"/>
          <w:b/>
          <w:highlight w:val="yellow"/>
        </w:rPr>
        <w:tab/>
      </w:r>
      <w:r w:rsidRPr="00E56BEF">
        <w:rPr>
          <w:rFonts w:ascii="Book Antiqua" w:hAnsi="Book Antiqua"/>
          <w:b/>
          <w:highlight w:val="yellow"/>
        </w:rPr>
        <w:tab/>
      </w:r>
      <w:r w:rsidRPr="00E56BEF">
        <w:rPr>
          <w:rFonts w:ascii="Book Antiqua" w:hAnsi="Book Antiqua"/>
          <w:b/>
          <w:highlight w:val="yellow"/>
        </w:rPr>
        <w:tab/>
      </w:r>
      <w:r w:rsidRPr="00E56BEF">
        <w:rPr>
          <w:rFonts w:ascii="Book Antiqua" w:hAnsi="Book Antiqua"/>
          <w:highlight w:val="yellow"/>
        </w:rPr>
        <w:t>)</w:t>
      </w:r>
    </w:p>
    <w:p w14:paraId="6380B023" w14:textId="77777777" w:rsidR="00487E74" w:rsidRPr="00E56BEF" w:rsidRDefault="00487E74" w:rsidP="00487E74">
      <w:pPr>
        <w:jc w:val="both"/>
        <w:rPr>
          <w:rFonts w:ascii="Book Antiqua" w:hAnsi="Book Antiqua"/>
          <w:bCs/>
        </w:rPr>
      </w:pPr>
      <w:r w:rsidRPr="00E56BEF">
        <w:rPr>
          <w:rFonts w:ascii="Book Antiqua" w:hAnsi="Book Antiqua"/>
          <w:b/>
          <w:highlight w:val="yellow"/>
        </w:rPr>
        <w:t>(COMPANY NO.</w:t>
      </w:r>
      <w:r w:rsidRPr="00E56BEF">
        <w:rPr>
          <w:rFonts w:ascii="Book Antiqua" w:hAnsi="Book Antiqua"/>
          <w:b/>
          <w:highlight w:val="yellow"/>
        </w:rPr>
        <w:tab/>
        <w:t>)</w:t>
      </w:r>
      <w:r w:rsidRPr="00E56BEF">
        <w:rPr>
          <w:rFonts w:ascii="Book Antiqua" w:hAnsi="Book Antiqua"/>
          <w:highlight w:val="yellow"/>
        </w:rPr>
        <w:tab/>
      </w:r>
      <w:r w:rsidRPr="00E56BEF">
        <w:rPr>
          <w:rFonts w:ascii="Book Antiqua" w:hAnsi="Book Antiqua"/>
          <w:highlight w:val="yellow"/>
        </w:rPr>
        <w:tab/>
      </w:r>
      <w:r w:rsidRPr="00E56BEF">
        <w:rPr>
          <w:rFonts w:ascii="Book Antiqua" w:hAnsi="Book Antiqua"/>
          <w:highlight w:val="yellow"/>
        </w:rPr>
        <w:tab/>
        <w:t>)</w:t>
      </w:r>
      <w:r w:rsidRPr="00E56BEF">
        <w:rPr>
          <w:rFonts w:ascii="Book Antiqua" w:hAnsi="Book Antiqua"/>
          <w:bCs/>
        </w:rPr>
        <w:tab/>
      </w:r>
    </w:p>
    <w:p w14:paraId="5AF209D4" w14:textId="77777777" w:rsidR="00487E74" w:rsidRPr="00E56BEF" w:rsidRDefault="00487E74" w:rsidP="00487E74">
      <w:pPr>
        <w:jc w:val="both"/>
        <w:rPr>
          <w:rFonts w:ascii="Book Antiqua" w:hAnsi="Book Antiqua"/>
        </w:rPr>
      </w:pPr>
      <w:r w:rsidRPr="00E56BEF">
        <w:rPr>
          <w:rFonts w:ascii="Book Antiqua" w:hAnsi="Book Antiqua"/>
        </w:rPr>
        <w:t xml:space="preserve">in the presence </w:t>
      </w:r>
      <w:proofErr w:type="gramStart"/>
      <w:r w:rsidRPr="00E56BEF">
        <w:rPr>
          <w:rFonts w:ascii="Book Antiqua" w:hAnsi="Book Antiqua"/>
        </w:rPr>
        <w:t>of :</w:t>
      </w:r>
      <w:proofErr w:type="gramEnd"/>
      <w:r w:rsidRPr="00E56BEF">
        <w:rPr>
          <w:rFonts w:ascii="Book Antiqua" w:hAnsi="Book Antiqua"/>
        </w:rPr>
        <w:t xml:space="preserve"> -</w:t>
      </w:r>
      <w:r w:rsidRPr="00E56BEF">
        <w:rPr>
          <w:rFonts w:ascii="Book Antiqua" w:hAnsi="Book Antiqua"/>
          <w:bCs/>
        </w:rPr>
        <w:t xml:space="preserve">  </w:t>
      </w:r>
      <w:r w:rsidRPr="00E56BEF">
        <w:rPr>
          <w:rFonts w:ascii="Book Antiqua" w:hAnsi="Book Antiqua"/>
          <w:bCs/>
        </w:rPr>
        <w:tab/>
      </w:r>
      <w:r w:rsidRPr="00E56BEF">
        <w:rPr>
          <w:rFonts w:ascii="Book Antiqua" w:hAnsi="Book Antiqua"/>
          <w:bCs/>
        </w:rPr>
        <w:tab/>
      </w:r>
      <w:r w:rsidRPr="00E56BEF">
        <w:rPr>
          <w:rFonts w:ascii="Book Antiqua" w:hAnsi="Book Antiqua"/>
          <w:bCs/>
        </w:rPr>
        <w:tab/>
      </w:r>
      <w:r w:rsidRPr="00E56BEF">
        <w:rPr>
          <w:rFonts w:ascii="Book Antiqua" w:hAnsi="Book Antiqua"/>
          <w:bCs/>
        </w:rPr>
        <w:tab/>
        <w:t>)</w:t>
      </w:r>
      <w:r w:rsidRPr="00E56BEF">
        <w:rPr>
          <w:rFonts w:ascii="Book Antiqua" w:hAnsi="Book Antiqua"/>
          <w:bCs/>
        </w:rPr>
        <w:tab/>
      </w:r>
      <w:r w:rsidRPr="00E56BEF">
        <w:rPr>
          <w:rFonts w:ascii="Book Antiqua" w:hAnsi="Book Antiqua"/>
        </w:rPr>
        <w:tab/>
      </w:r>
    </w:p>
    <w:p w14:paraId="126FDF10" w14:textId="77777777" w:rsidR="00487E74" w:rsidRDefault="00487E74" w:rsidP="00487E74">
      <w:pPr>
        <w:ind w:left="4320" w:firstLine="720"/>
        <w:jc w:val="both"/>
        <w:rPr>
          <w:rFonts w:ascii="Book Antiqua" w:hAnsi="Book Antiqua"/>
        </w:rPr>
      </w:pPr>
      <w:r w:rsidRPr="00E56BEF">
        <w:rPr>
          <w:rFonts w:ascii="Book Antiqua" w:hAnsi="Book Antiqua"/>
        </w:rPr>
        <w:t>AUTHORISED SIGNATORY</w:t>
      </w:r>
    </w:p>
    <w:p w14:paraId="68CD2281" w14:textId="77777777" w:rsidR="00487E74" w:rsidRPr="00E56BEF" w:rsidRDefault="00487E74" w:rsidP="00487E74">
      <w:pPr>
        <w:jc w:val="both"/>
        <w:rPr>
          <w:rFonts w:ascii="Book Antiqua" w:hAnsi="Book Antiqua"/>
          <w:highlight w:val="yellow"/>
        </w:rPr>
      </w:pPr>
      <w:r>
        <w:rPr>
          <w:rFonts w:ascii="Book Antiqua" w:hAnsi="Book Antiqua"/>
        </w:rPr>
        <w:tab/>
      </w:r>
      <w:r>
        <w:rPr>
          <w:rFonts w:ascii="Book Antiqua" w:hAnsi="Book Antiqua"/>
        </w:rPr>
        <w:tab/>
      </w:r>
      <w:r>
        <w:rPr>
          <w:rFonts w:ascii="Book Antiqua" w:hAnsi="Book Antiqua"/>
        </w:rPr>
        <w:tab/>
      </w:r>
      <w:r>
        <w:rPr>
          <w:rFonts w:ascii="Book Antiqua" w:hAnsi="Book Antiqua"/>
        </w:rPr>
        <w:tab/>
      </w:r>
      <w:r>
        <w:rPr>
          <w:rFonts w:ascii="Book Antiqua" w:hAnsi="Book Antiqua"/>
        </w:rPr>
        <w:tab/>
      </w:r>
      <w:r>
        <w:rPr>
          <w:rFonts w:ascii="Book Antiqua" w:hAnsi="Book Antiqua"/>
        </w:rPr>
        <w:tab/>
      </w:r>
      <w:r>
        <w:rPr>
          <w:rFonts w:ascii="Book Antiqua" w:hAnsi="Book Antiqua"/>
        </w:rPr>
        <w:tab/>
      </w:r>
      <w:r w:rsidRPr="00E56BEF">
        <w:rPr>
          <w:rFonts w:ascii="Book Antiqua" w:hAnsi="Book Antiqua"/>
          <w:highlight w:val="yellow"/>
        </w:rPr>
        <w:t>NAME:</w:t>
      </w:r>
    </w:p>
    <w:p w14:paraId="20B1A9D3" w14:textId="77777777" w:rsidR="00487E74" w:rsidRPr="00E56BEF" w:rsidRDefault="00487E74" w:rsidP="00487E74">
      <w:pPr>
        <w:jc w:val="both"/>
        <w:rPr>
          <w:rFonts w:ascii="Book Antiqua" w:hAnsi="Book Antiqua"/>
        </w:rPr>
      </w:pPr>
      <w:r w:rsidRPr="00E56BEF">
        <w:rPr>
          <w:rFonts w:ascii="Book Antiqua" w:hAnsi="Book Antiqua"/>
          <w:highlight w:val="yellow"/>
        </w:rPr>
        <w:tab/>
      </w:r>
      <w:r w:rsidRPr="00E56BEF">
        <w:rPr>
          <w:rFonts w:ascii="Book Antiqua" w:hAnsi="Book Antiqua"/>
          <w:highlight w:val="yellow"/>
        </w:rPr>
        <w:tab/>
      </w:r>
      <w:r w:rsidRPr="00E56BEF">
        <w:rPr>
          <w:rFonts w:ascii="Book Antiqua" w:hAnsi="Book Antiqua"/>
          <w:highlight w:val="yellow"/>
        </w:rPr>
        <w:tab/>
      </w:r>
      <w:r w:rsidRPr="00E56BEF">
        <w:rPr>
          <w:rFonts w:ascii="Book Antiqua" w:hAnsi="Book Antiqua"/>
          <w:highlight w:val="yellow"/>
        </w:rPr>
        <w:tab/>
      </w:r>
      <w:r w:rsidRPr="00E56BEF">
        <w:rPr>
          <w:rFonts w:ascii="Book Antiqua" w:hAnsi="Book Antiqua"/>
          <w:highlight w:val="yellow"/>
        </w:rPr>
        <w:tab/>
      </w:r>
      <w:r w:rsidRPr="00E56BEF">
        <w:rPr>
          <w:rFonts w:ascii="Book Antiqua" w:hAnsi="Book Antiqua"/>
          <w:highlight w:val="yellow"/>
        </w:rPr>
        <w:tab/>
      </w:r>
      <w:r w:rsidRPr="00E56BEF">
        <w:rPr>
          <w:rFonts w:ascii="Book Antiqua" w:hAnsi="Book Antiqua"/>
          <w:highlight w:val="yellow"/>
        </w:rPr>
        <w:tab/>
        <w:t>NRIC NO:</w:t>
      </w:r>
    </w:p>
    <w:p w14:paraId="5ACCB9E6" w14:textId="77777777" w:rsidR="00487E74" w:rsidRPr="00E56BEF" w:rsidRDefault="00487E74" w:rsidP="00487E74">
      <w:pPr>
        <w:jc w:val="both"/>
        <w:rPr>
          <w:rFonts w:ascii="Book Antiqua" w:hAnsi="Book Antiqua"/>
        </w:rPr>
      </w:pPr>
    </w:p>
    <w:p w14:paraId="7B0499DF" w14:textId="77777777" w:rsidR="00487E74" w:rsidRPr="00E56BEF" w:rsidRDefault="00487E74" w:rsidP="00487E74">
      <w:pPr>
        <w:widowControl w:val="0"/>
        <w:ind w:right="-43"/>
        <w:jc w:val="both"/>
        <w:rPr>
          <w:rFonts w:ascii="Book Antiqua" w:hAnsi="Book Antiqua"/>
          <w:snapToGrid w:val="0"/>
          <w:spacing w:val="-2"/>
        </w:rPr>
      </w:pPr>
    </w:p>
    <w:p w14:paraId="7A9000BC" w14:textId="77777777" w:rsidR="00487E74" w:rsidRPr="00E56BEF" w:rsidRDefault="00487E74" w:rsidP="00487E74">
      <w:pPr>
        <w:widowControl w:val="0"/>
        <w:ind w:right="-43"/>
        <w:jc w:val="both"/>
        <w:rPr>
          <w:rFonts w:ascii="Book Antiqua" w:hAnsi="Book Antiqua"/>
          <w:snapToGrid w:val="0"/>
          <w:spacing w:val="-2"/>
        </w:rPr>
      </w:pPr>
      <w:proofErr w:type="spellStart"/>
      <w:r w:rsidRPr="00E56BEF">
        <w:rPr>
          <w:rFonts w:ascii="Book Antiqua" w:hAnsi="Book Antiqua"/>
          <w:snapToGrid w:val="0"/>
          <w:spacing w:val="-2"/>
        </w:rPr>
        <w:t>And/Or</w:t>
      </w:r>
      <w:proofErr w:type="spellEnd"/>
    </w:p>
    <w:p w14:paraId="01792EE7" w14:textId="77777777" w:rsidR="00487E74" w:rsidRPr="00E56BEF" w:rsidRDefault="00487E74" w:rsidP="00487E74">
      <w:pPr>
        <w:widowControl w:val="0"/>
        <w:ind w:right="-43"/>
        <w:jc w:val="both"/>
        <w:rPr>
          <w:rFonts w:ascii="Book Antiqua" w:hAnsi="Book Antiqua"/>
          <w:snapToGrid w:val="0"/>
          <w:spacing w:val="-2"/>
        </w:rPr>
      </w:pPr>
    </w:p>
    <w:p w14:paraId="2108F81C" w14:textId="77777777" w:rsidR="00487E74" w:rsidRPr="00E56BEF" w:rsidRDefault="00487E74" w:rsidP="00487E74">
      <w:pPr>
        <w:widowControl w:val="0"/>
        <w:ind w:right="-43"/>
        <w:jc w:val="both"/>
        <w:rPr>
          <w:rFonts w:ascii="Book Antiqua" w:hAnsi="Book Antiqua"/>
          <w:snapToGrid w:val="0"/>
          <w:spacing w:val="-2"/>
        </w:rPr>
      </w:pPr>
    </w:p>
    <w:p w14:paraId="702319BF" w14:textId="77777777" w:rsidR="00487E74" w:rsidRPr="00E56BEF" w:rsidRDefault="00487E74" w:rsidP="00487E74">
      <w:pPr>
        <w:tabs>
          <w:tab w:val="left" w:pos="-720"/>
        </w:tabs>
        <w:suppressAutoHyphens/>
        <w:spacing w:line="240" w:lineRule="atLeast"/>
        <w:jc w:val="both"/>
        <w:rPr>
          <w:rFonts w:ascii="Book Antiqua" w:hAnsi="Book Antiqua"/>
          <w:spacing w:val="-2"/>
        </w:rPr>
      </w:pPr>
      <w:r w:rsidRPr="00E56BEF">
        <w:rPr>
          <w:rFonts w:ascii="Book Antiqua" w:hAnsi="Book Antiqua"/>
          <w:spacing w:val="-2"/>
        </w:rPr>
        <w:t>The execution of this Agreement by</w:t>
      </w:r>
      <w:r w:rsidRPr="00E56BEF">
        <w:rPr>
          <w:rFonts w:ascii="Book Antiqua" w:hAnsi="Book Antiqua"/>
          <w:spacing w:val="-2"/>
        </w:rPr>
        <w:tab/>
      </w:r>
      <w:r w:rsidRPr="00E56BEF">
        <w:rPr>
          <w:rFonts w:ascii="Book Antiqua" w:hAnsi="Book Antiqua"/>
          <w:spacing w:val="-2"/>
        </w:rPr>
        <w:tab/>
        <w:t>)</w:t>
      </w:r>
    </w:p>
    <w:p w14:paraId="0D9F95FC" w14:textId="77777777" w:rsidR="00487E74" w:rsidRPr="00E56BEF" w:rsidRDefault="00487E74" w:rsidP="00487E74">
      <w:pPr>
        <w:rPr>
          <w:rFonts w:ascii="Book Antiqua" w:hAnsi="Book Antiqua"/>
          <w:b/>
          <w:highlight w:val="yellow"/>
        </w:rPr>
      </w:pPr>
      <w:r w:rsidRPr="00E56BEF">
        <w:rPr>
          <w:rFonts w:ascii="Book Antiqua" w:hAnsi="Book Antiqua"/>
          <w:b/>
          <w:highlight w:val="yellow"/>
        </w:rPr>
        <w:t>COMPANY NAME</w:t>
      </w:r>
      <w:r w:rsidRPr="00E56BEF">
        <w:rPr>
          <w:rFonts w:ascii="Book Antiqua" w:hAnsi="Book Antiqua"/>
          <w:b/>
          <w:highlight w:val="yellow"/>
        </w:rPr>
        <w:tab/>
      </w:r>
      <w:r w:rsidRPr="00E56BEF">
        <w:rPr>
          <w:rFonts w:ascii="Book Antiqua" w:hAnsi="Book Antiqua"/>
          <w:b/>
          <w:highlight w:val="yellow"/>
        </w:rPr>
        <w:tab/>
      </w:r>
      <w:r w:rsidRPr="00E56BEF">
        <w:rPr>
          <w:rFonts w:ascii="Book Antiqua" w:hAnsi="Book Antiqua"/>
          <w:b/>
          <w:highlight w:val="yellow"/>
        </w:rPr>
        <w:tab/>
      </w:r>
      <w:r w:rsidRPr="00E56BEF">
        <w:rPr>
          <w:rFonts w:ascii="Book Antiqua" w:hAnsi="Book Antiqua"/>
          <w:b/>
          <w:highlight w:val="yellow"/>
        </w:rPr>
        <w:tab/>
      </w:r>
      <w:r w:rsidRPr="00E56BEF">
        <w:rPr>
          <w:rFonts w:ascii="Book Antiqua" w:hAnsi="Book Antiqua"/>
          <w:highlight w:val="yellow"/>
        </w:rPr>
        <w:t>)</w:t>
      </w:r>
    </w:p>
    <w:p w14:paraId="3E499B78" w14:textId="77777777" w:rsidR="00487E74" w:rsidRPr="00E56BEF" w:rsidRDefault="00487E74" w:rsidP="00487E74">
      <w:pPr>
        <w:tabs>
          <w:tab w:val="left" w:pos="-720"/>
        </w:tabs>
        <w:suppressAutoHyphens/>
        <w:spacing w:line="240" w:lineRule="atLeast"/>
        <w:jc w:val="both"/>
        <w:rPr>
          <w:rFonts w:ascii="Book Antiqua" w:hAnsi="Book Antiqua"/>
          <w:spacing w:val="-2"/>
        </w:rPr>
      </w:pPr>
      <w:r w:rsidRPr="00E56BEF">
        <w:rPr>
          <w:rFonts w:ascii="Book Antiqua" w:hAnsi="Book Antiqua"/>
          <w:b/>
          <w:highlight w:val="yellow"/>
        </w:rPr>
        <w:t>(COMPANY NO.</w:t>
      </w:r>
      <w:r w:rsidRPr="00E56BEF">
        <w:rPr>
          <w:rFonts w:ascii="Book Antiqua" w:hAnsi="Book Antiqua"/>
          <w:b/>
          <w:highlight w:val="yellow"/>
        </w:rPr>
        <w:tab/>
        <w:t>)</w:t>
      </w:r>
      <w:r w:rsidRPr="00E56BEF">
        <w:rPr>
          <w:rFonts w:ascii="Book Antiqua" w:hAnsi="Book Antiqua"/>
          <w:b/>
        </w:rPr>
        <w:t xml:space="preserve"> </w:t>
      </w:r>
      <w:r w:rsidRPr="00E56BEF">
        <w:rPr>
          <w:rFonts w:ascii="Book Antiqua" w:hAnsi="Book Antiqua"/>
          <w:spacing w:val="-2"/>
        </w:rPr>
        <w:t>was duly</w:t>
      </w:r>
      <w:r w:rsidRPr="00E56BEF">
        <w:rPr>
          <w:rFonts w:ascii="Book Antiqua" w:hAnsi="Book Antiqua"/>
          <w:spacing w:val="-2"/>
        </w:rPr>
        <w:tab/>
      </w:r>
      <w:r w:rsidRPr="00E56BEF">
        <w:rPr>
          <w:rFonts w:ascii="Book Antiqua" w:hAnsi="Book Antiqua"/>
          <w:spacing w:val="-2"/>
        </w:rPr>
        <w:tab/>
        <w:t>)</w:t>
      </w:r>
    </w:p>
    <w:p w14:paraId="28DE29E7" w14:textId="77777777" w:rsidR="00487E74" w:rsidRPr="00E56BEF" w:rsidRDefault="00487E74" w:rsidP="00487E74">
      <w:pPr>
        <w:tabs>
          <w:tab w:val="left" w:pos="-720"/>
        </w:tabs>
        <w:suppressAutoHyphens/>
        <w:spacing w:line="240" w:lineRule="atLeast"/>
        <w:jc w:val="both"/>
        <w:rPr>
          <w:rFonts w:ascii="Book Antiqua" w:hAnsi="Book Antiqua"/>
          <w:spacing w:val="-2"/>
        </w:rPr>
      </w:pPr>
      <w:r w:rsidRPr="00E56BEF">
        <w:rPr>
          <w:rFonts w:ascii="Book Antiqua" w:hAnsi="Book Antiqua"/>
          <w:spacing w:val="-2"/>
        </w:rPr>
        <w:t xml:space="preserve">effected in a manner </w:t>
      </w:r>
      <w:proofErr w:type="spellStart"/>
      <w:r w:rsidRPr="00E56BEF">
        <w:rPr>
          <w:rFonts w:ascii="Book Antiqua" w:hAnsi="Book Antiqua"/>
          <w:spacing w:val="-2"/>
        </w:rPr>
        <w:t>authorised</w:t>
      </w:r>
      <w:proofErr w:type="spellEnd"/>
      <w:r w:rsidRPr="00E56BEF">
        <w:rPr>
          <w:rFonts w:ascii="Book Antiqua" w:hAnsi="Book Antiqua"/>
          <w:spacing w:val="-2"/>
        </w:rPr>
        <w:t xml:space="preserve"> by its</w:t>
      </w:r>
      <w:r w:rsidRPr="00E56BEF">
        <w:rPr>
          <w:rFonts w:ascii="Book Antiqua" w:hAnsi="Book Antiqua"/>
          <w:spacing w:val="-2"/>
        </w:rPr>
        <w:tab/>
      </w:r>
      <w:r w:rsidRPr="00E56BEF">
        <w:rPr>
          <w:rFonts w:ascii="Book Antiqua" w:hAnsi="Book Antiqua"/>
          <w:spacing w:val="-2"/>
        </w:rPr>
        <w:tab/>
        <w:t>)</w:t>
      </w:r>
    </w:p>
    <w:p w14:paraId="6DFA5E8E" w14:textId="77777777" w:rsidR="00487E74" w:rsidRPr="00E56BEF" w:rsidRDefault="00487E74" w:rsidP="00487E74">
      <w:pPr>
        <w:tabs>
          <w:tab w:val="left" w:pos="-720"/>
        </w:tabs>
        <w:suppressAutoHyphens/>
        <w:spacing w:line="240" w:lineRule="atLeast"/>
        <w:jc w:val="both"/>
        <w:rPr>
          <w:rFonts w:ascii="Book Antiqua" w:hAnsi="Book Antiqua"/>
          <w:spacing w:val="-2"/>
        </w:rPr>
      </w:pPr>
      <w:r w:rsidRPr="00E56BEF">
        <w:rPr>
          <w:rFonts w:ascii="Book Antiqua" w:hAnsi="Book Antiqua"/>
          <w:spacing w:val="-2"/>
        </w:rPr>
        <w:t>constitution under the Seal of the</w:t>
      </w:r>
      <w:r w:rsidRPr="00E56BEF">
        <w:rPr>
          <w:rFonts w:ascii="Book Antiqua" w:hAnsi="Book Antiqua"/>
          <w:spacing w:val="-2"/>
        </w:rPr>
        <w:tab/>
      </w:r>
      <w:r w:rsidRPr="00E56BEF">
        <w:rPr>
          <w:rFonts w:ascii="Book Antiqua" w:hAnsi="Book Antiqua"/>
          <w:spacing w:val="-2"/>
        </w:rPr>
        <w:tab/>
      </w:r>
      <w:r w:rsidRPr="00E56BEF">
        <w:rPr>
          <w:rFonts w:ascii="Book Antiqua" w:hAnsi="Book Antiqua"/>
          <w:spacing w:val="-2"/>
        </w:rPr>
        <w:tab/>
        <w:t>)</w:t>
      </w:r>
    </w:p>
    <w:p w14:paraId="390A4D0C" w14:textId="77777777" w:rsidR="00487E74" w:rsidRPr="00E56BEF" w:rsidRDefault="00487E74" w:rsidP="00487E74">
      <w:pPr>
        <w:tabs>
          <w:tab w:val="left" w:pos="-720"/>
        </w:tabs>
        <w:suppressAutoHyphens/>
        <w:spacing w:line="240" w:lineRule="atLeast"/>
        <w:jc w:val="both"/>
        <w:rPr>
          <w:rFonts w:ascii="Book Antiqua" w:hAnsi="Book Antiqua"/>
          <w:spacing w:val="-2"/>
        </w:rPr>
      </w:pPr>
      <w:r w:rsidRPr="00E56BEF">
        <w:rPr>
          <w:rFonts w:ascii="Book Antiqua" w:hAnsi="Book Antiqua"/>
          <w:b/>
          <w:bCs/>
          <w:spacing w:val="-2"/>
        </w:rPr>
        <w:t>Purchaser(s)</w:t>
      </w:r>
      <w:r w:rsidRPr="00E56BEF">
        <w:rPr>
          <w:rFonts w:ascii="Book Antiqua" w:hAnsi="Book Antiqua"/>
          <w:spacing w:val="-2"/>
        </w:rPr>
        <w:t xml:space="preserve"> which said Seal was hereunto</w:t>
      </w:r>
      <w:r w:rsidRPr="00E56BEF">
        <w:rPr>
          <w:rFonts w:ascii="Book Antiqua" w:hAnsi="Book Antiqua"/>
          <w:spacing w:val="-2"/>
        </w:rPr>
        <w:tab/>
        <w:t>)</w:t>
      </w:r>
    </w:p>
    <w:p w14:paraId="5B3A88B8" w14:textId="77777777" w:rsidR="00487E74" w:rsidRPr="00E56BEF" w:rsidRDefault="00487E74" w:rsidP="00487E74">
      <w:pPr>
        <w:tabs>
          <w:tab w:val="left" w:pos="-720"/>
        </w:tabs>
        <w:suppressAutoHyphens/>
        <w:spacing w:line="240" w:lineRule="atLeast"/>
        <w:jc w:val="both"/>
        <w:rPr>
          <w:rFonts w:ascii="Book Antiqua" w:hAnsi="Book Antiqua"/>
          <w:spacing w:val="-2"/>
        </w:rPr>
      </w:pPr>
      <w:r w:rsidRPr="00E56BEF">
        <w:rPr>
          <w:rFonts w:ascii="Book Antiqua" w:hAnsi="Book Antiqua"/>
          <w:spacing w:val="-2"/>
        </w:rPr>
        <w:t xml:space="preserve">affixed in the presence </w:t>
      </w:r>
      <w:proofErr w:type="gramStart"/>
      <w:r w:rsidRPr="00E56BEF">
        <w:rPr>
          <w:rFonts w:ascii="Book Antiqua" w:hAnsi="Book Antiqua"/>
          <w:spacing w:val="-2"/>
        </w:rPr>
        <w:t>of:-</w:t>
      </w:r>
      <w:proofErr w:type="gramEnd"/>
      <w:r w:rsidRPr="00E56BEF">
        <w:rPr>
          <w:rFonts w:ascii="Book Antiqua" w:hAnsi="Book Antiqua"/>
          <w:spacing w:val="-2"/>
        </w:rPr>
        <w:tab/>
      </w:r>
      <w:r w:rsidRPr="00E56BEF">
        <w:rPr>
          <w:rFonts w:ascii="Book Antiqua" w:hAnsi="Book Antiqua"/>
          <w:spacing w:val="-2"/>
        </w:rPr>
        <w:tab/>
      </w:r>
      <w:r w:rsidRPr="00E56BEF">
        <w:rPr>
          <w:rFonts w:ascii="Book Antiqua" w:hAnsi="Book Antiqua"/>
          <w:spacing w:val="-2"/>
        </w:rPr>
        <w:tab/>
        <w:t>)</w:t>
      </w:r>
    </w:p>
    <w:p w14:paraId="6F9BDFFF" w14:textId="77777777" w:rsidR="00487E74" w:rsidRPr="00E56BEF" w:rsidRDefault="00487E74" w:rsidP="00487E74">
      <w:pPr>
        <w:tabs>
          <w:tab w:val="left" w:pos="-720"/>
        </w:tabs>
        <w:suppressAutoHyphens/>
        <w:spacing w:line="240" w:lineRule="atLeast"/>
        <w:jc w:val="both"/>
        <w:rPr>
          <w:rFonts w:ascii="Book Antiqua" w:hAnsi="Book Antiqua"/>
          <w:spacing w:val="-2"/>
        </w:rPr>
      </w:pPr>
    </w:p>
    <w:p w14:paraId="49ED1BB8" w14:textId="77777777" w:rsidR="00487E74" w:rsidRPr="00E56BEF" w:rsidRDefault="00487E74" w:rsidP="00487E74">
      <w:pPr>
        <w:tabs>
          <w:tab w:val="left" w:pos="-720"/>
        </w:tabs>
        <w:suppressAutoHyphens/>
        <w:spacing w:line="240" w:lineRule="atLeast"/>
        <w:jc w:val="both"/>
        <w:rPr>
          <w:rFonts w:ascii="Book Antiqua" w:hAnsi="Book Antiqua"/>
          <w:spacing w:val="-2"/>
        </w:rPr>
      </w:pPr>
    </w:p>
    <w:p w14:paraId="284D32D8" w14:textId="77777777" w:rsidR="00487E74" w:rsidRPr="00E56BEF" w:rsidRDefault="00487E74" w:rsidP="00487E74">
      <w:pPr>
        <w:tabs>
          <w:tab w:val="left" w:pos="-720"/>
        </w:tabs>
        <w:suppressAutoHyphens/>
        <w:spacing w:line="240" w:lineRule="atLeast"/>
        <w:jc w:val="both"/>
        <w:rPr>
          <w:rFonts w:ascii="Book Antiqua" w:hAnsi="Book Antiqua"/>
          <w:spacing w:val="-2"/>
        </w:rPr>
      </w:pPr>
      <w:r w:rsidRPr="00E56BEF">
        <w:rPr>
          <w:rFonts w:ascii="Book Antiqua" w:hAnsi="Book Antiqua"/>
          <w:spacing w:val="-2"/>
        </w:rPr>
        <w:t xml:space="preserve">_______________________________    </w:t>
      </w:r>
      <w:r w:rsidRPr="00E56BEF">
        <w:rPr>
          <w:rFonts w:ascii="Book Antiqua" w:hAnsi="Book Antiqua"/>
          <w:spacing w:val="-2"/>
        </w:rPr>
        <w:tab/>
      </w:r>
      <w:r w:rsidRPr="00E56BEF">
        <w:rPr>
          <w:rFonts w:ascii="Book Antiqua" w:hAnsi="Book Antiqua"/>
          <w:spacing w:val="-2"/>
        </w:rPr>
        <w:tab/>
        <w:t>__________________________________</w:t>
      </w:r>
    </w:p>
    <w:p w14:paraId="34A44982" w14:textId="77777777" w:rsidR="00487E74" w:rsidRPr="00E56BEF" w:rsidRDefault="00487E74" w:rsidP="00487E74">
      <w:pPr>
        <w:tabs>
          <w:tab w:val="left" w:pos="-720"/>
        </w:tabs>
        <w:suppressAutoHyphens/>
        <w:spacing w:line="240" w:lineRule="atLeast"/>
        <w:jc w:val="both"/>
        <w:rPr>
          <w:rFonts w:ascii="Book Antiqua" w:hAnsi="Book Antiqua"/>
          <w:spacing w:val="-2"/>
        </w:rPr>
      </w:pPr>
      <w:r w:rsidRPr="00E56BEF">
        <w:rPr>
          <w:rFonts w:ascii="Book Antiqua" w:hAnsi="Book Antiqua"/>
          <w:spacing w:val="-2"/>
        </w:rPr>
        <w:t xml:space="preserve">DIRECTOR               </w:t>
      </w:r>
      <w:r w:rsidRPr="00E56BEF">
        <w:rPr>
          <w:rFonts w:ascii="Book Antiqua" w:hAnsi="Book Antiqua"/>
          <w:spacing w:val="-2"/>
        </w:rPr>
        <w:tab/>
      </w:r>
      <w:r w:rsidRPr="00E56BEF">
        <w:rPr>
          <w:rFonts w:ascii="Book Antiqua" w:hAnsi="Book Antiqua"/>
          <w:spacing w:val="-2"/>
        </w:rPr>
        <w:tab/>
        <w:t xml:space="preserve">    </w:t>
      </w:r>
      <w:r w:rsidRPr="00E56BEF">
        <w:rPr>
          <w:rFonts w:ascii="Book Antiqua" w:hAnsi="Book Antiqua"/>
          <w:spacing w:val="-2"/>
        </w:rPr>
        <w:tab/>
      </w:r>
      <w:r w:rsidRPr="00E56BEF">
        <w:rPr>
          <w:rFonts w:ascii="Book Antiqua" w:hAnsi="Book Antiqua"/>
          <w:spacing w:val="-2"/>
        </w:rPr>
        <w:tab/>
        <w:t>DIRECTOR/SECRETARY</w:t>
      </w:r>
    </w:p>
    <w:p w14:paraId="1DA4CD2E" w14:textId="77777777" w:rsidR="00487E74" w:rsidRPr="00E56BEF" w:rsidRDefault="00487E74" w:rsidP="00487E74">
      <w:pPr>
        <w:rPr>
          <w:rFonts w:ascii="Book Antiqua" w:hAnsi="Book Antiqua"/>
          <w:highlight w:val="yellow"/>
        </w:rPr>
      </w:pPr>
      <w:r w:rsidRPr="00E56BEF">
        <w:rPr>
          <w:rFonts w:ascii="Book Antiqua" w:hAnsi="Book Antiqua"/>
          <w:highlight w:val="yellow"/>
        </w:rPr>
        <w:t xml:space="preserve">Name: </w:t>
      </w:r>
      <w:r w:rsidRPr="00E56BEF">
        <w:rPr>
          <w:rFonts w:ascii="Book Antiqua" w:hAnsi="Book Antiqua"/>
          <w:highlight w:val="yellow"/>
        </w:rPr>
        <w:tab/>
      </w:r>
      <w:r w:rsidRPr="00E56BEF">
        <w:rPr>
          <w:rFonts w:ascii="Book Antiqua" w:hAnsi="Book Antiqua"/>
          <w:highlight w:val="yellow"/>
        </w:rPr>
        <w:tab/>
      </w:r>
      <w:r w:rsidRPr="00E56BEF">
        <w:rPr>
          <w:rFonts w:ascii="Book Antiqua" w:hAnsi="Book Antiqua"/>
          <w:highlight w:val="yellow"/>
        </w:rPr>
        <w:tab/>
        <w:t xml:space="preserve">   </w:t>
      </w:r>
      <w:r w:rsidRPr="00E56BEF">
        <w:rPr>
          <w:rFonts w:ascii="Book Antiqua" w:hAnsi="Book Antiqua"/>
          <w:highlight w:val="yellow"/>
        </w:rPr>
        <w:tab/>
      </w:r>
      <w:r w:rsidRPr="00E56BEF">
        <w:rPr>
          <w:rFonts w:ascii="Book Antiqua" w:hAnsi="Book Antiqua"/>
          <w:highlight w:val="yellow"/>
        </w:rPr>
        <w:tab/>
      </w:r>
      <w:r w:rsidRPr="00E56BEF">
        <w:rPr>
          <w:rFonts w:ascii="Book Antiqua" w:hAnsi="Book Antiqua"/>
          <w:highlight w:val="yellow"/>
        </w:rPr>
        <w:tab/>
        <w:t xml:space="preserve">Name: </w:t>
      </w:r>
    </w:p>
    <w:p w14:paraId="56602617" w14:textId="77777777" w:rsidR="00487E74" w:rsidRPr="00E56BEF" w:rsidRDefault="00487E74" w:rsidP="00487E74">
      <w:pPr>
        <w:pStyle w:val="BodyTextIndent2"/>
        <w:ind w:left="0" w:hanging="1080"/>
        <w:rPr>
          <w:rFonts w:ascii="Book Antiqua" w:hAnsi="Book Antiqua"/>
          <w:sz w:val="20"/>
        </w:rPr>
      </w:pPr>
      <w:r w:rsidRPr="00E56BEF">
        <w:rPr>
          <w:rFonts w:ascii="Book Antiqua" w:hAnsi="Book Antiqua"/>
          <w:sz w:val="20"/>
          <w:highlight w:val="yellow"/>
        </w:rPr>
        <w:tab/>
        <w:t>NRIC No:</w:t>
      </w:r>
      <w:r w:rsidRPr="00E56BEF">
        <w:rPr>
          <w:rFonts w:ascii="Book Antiqua" w:hAnsi="Book Antiqua"/>
          <w:b/>
          <w:sz w:val="20"/>
          <w:highlight w:val="yellow"/>
        </w:rPr>
        <w:tab/>
      </w:r>
      <w:r w:rsidRPr="00E56BEF">
        <w:rPr>
          <w:rFonts w:ascii="Book Antiqua" w:hAnsi="Book Antiqua"/>
          <w:b/>
          <w:sz w:val="20"/>
          <w:highlight w:val="yellow"/>
        </w:rPr>
        <w:tab/>
      </w:r>
      <w:r w:rsidRPr="00E56BEF">
        <w:rPr>
          <w:rFonts w:ascii="Book Antiqua" w:hAnsi="Book Antiqua"/>
          <w:b/>
          <w:sz w:val="20"/>
          <w:highlight w:val="yellow"/>
        </w:rPr>
        <w:tab/>
      </w:r>
      <w:r w:rsidRPr="00E56BEF">
        <w:rPr>
          <w:rFonts w:ascii="Book Antiqua" w:hAnsi="Book Antiqua"/>
          <w:sz w:val="20"/>
          <w:highlight w:val="yellow"/>
        </w:rPr>
        <w:tab/>
        <w:t xml:space="preserve">   </w:t>
      </w:r>
      <w:r w:rsidRPr="00E56BEF">
        <w:rPr>
          <w:rFonts w:ascii="Book Antiqua" w:hAnsi="Book Antiqua"/>
          <w:sz w:val="20"/>
          <w:highlight w:val="yellow"/>
        </w:rPr>
        <w:tab/>
        <w:t>NRIC No:</w:t>
      </w:r>
      <w:r w:rsidRPr="00E56BEF">
        <w:rPr>
          <w:rFonts w:ascii="Book Antiqua" w:hAnsi="Book Antiqua"/>
          <w:b/>
          <w:sz w:val="20"/>
        </w:rPr>
        <w:t xml:space="preserve"> </w:t>
      </w:r>
    </w:p>
    <w:p w14:paraId="41A22C07" w14:textId="77777777" w:rsidR="00487E74" w:rsidRPr="00E56BEF" w:rsidRDefault="00487E74" w:rsidP="00487E74">
      <w:pPr>
        <w:pStyle w:val="BodyTextIndent2"/>
        <w:ind w:left="0" w:hanging="1080"/>
        <w:rPr>
          <w:rFonts w:ascii="Book Antiqua" w:hAnsi="Book Antiqua"/>
          <w:sz w:val="20"/>
        </w:rPr>
      </w:pPr>
    </w:p>
    <w:p w14:paraId="057FE30F" w14:textId="77777777" w:rsidR="00487E74" w:rsidRPr="00E56BEF" w:rsidRDefault="00487E74" w:rsidP="00487E74">
      <w:pPr>
        <w:pStyle w:val="BodyTextIndent2"/>
        <w:ind w:left="0" w:hanging="1080"/>
        <w:rPr>
          <w:rFonts w:ascii="Book Antiqua" w:hAnsi="Book Antiqua"/>
          <w:sz w:val="20"/>
        </w:rPr>
      </w:pPr>
    </w:p>
    <w:p w14:paraId="16367A1D" w14:textId="77777777" w:rsidR="00D2382D" w:rsidRPr="00E56BEF" w:rsidRDefault="00487E74">
      <w:pPr>
        <w:pStyle w:val="Heading3"/>
        <w:ind w:left="0" w:firstLine="0"/>
        <w:jc w:val="center"/>
        <w:rPr>
          <w:rFonts w:ascii="Book Antiqua" w:hAnsi="Book Antiqua"/>
          <w:sz w:val="20"/>
          <w:lang w:val="en-GB"/>
        </w:rPr>
      </w:pPr>
      <w:r>
        <w:rPr>
          <w:rFonts w:ascii="Book Antiqua" w:hAnsi="Book Antiqua"/>
          <w:sz w:val="20"/>
          <w:lang w:val="en-GB"/>
        </w:rPr>
        <w:br w:type="page"/>
      </w:r>
      <w:r w:rsidR="00D2382D" w:rsidRPr="00E56BEF">
        <w:rPr>
          <w:rFonts w:ascii="Book Antiqua" w:hAnsi="Book Antiqua"/>
          <w:sz w:val="20"/>
          <w:lang w:val="en-GB"/>
        </w:rPr>
        <w:t>FIRST SCHEDULE</w:t>
      </w:r>
    </w:p>
    <w:p w14:paraId="42F75ED6" w14:textId="77777777" w:rsidR="00C506C3" w:rsidRPr="00E56BEF" w:rsidRDefault="00C506C3" w:rsidP="00197323">
      <w:pPr>
        <w:rPr>
          <w:rFonts w:ascii="Book Antiqua" w:hAnsi="Book Antiqua"/>
          <w:lang w:val="en-GB"/>
        </w:rPr>
      </w:pPr>
    </w:p>
    <w:p w14:paraId="26FE0957" w14:textId="77777777" w:rsidR="00D2382D" w:rsidRPr="00E56BEF" w:rsidRDefault="00D2382D">
      <w:pPr>
        <w:jc w:val="center"/>
        <w:rPr>
          <w:rFonts w:ascii="Book Antiqua" w:hAnsi="Book Antiqua"/>
          <w:bCs/>
          <w:lang w:val="en-GB"/>
        </w:rPr>
      </w:pPr>
      <w:r w:rsidRPr="00E56BEF">
        <w:rPr>
          <w:rFonts w:ascii="Book Antiqua" w:hAnsi="Book Antiqua"/>
          <w:bCs/>
          <w:lang w:val="en-GB"/>
        </w:rPr>
        <w:t xml:space="preserve">(which is to be taken, read and construed as an essential part of this </w:t>
      </w:r>
      <w:proofErr w:type="gramStart"/>
      <w:r w:rsidRPr="00E56BEF">
        <w:rPr>
          <w:rFonts w:ascii="Book Antiqua" w:hAnsi="Book Antiqua"/>
          <w:bCs/>
          <w:lang w:val="en-GB"/>
        </w:rPr>
        <w:t>Agreement )</w:t>
      </w:r>
      <w:proofErr w:type="gramEnd"/>
    </w:p>
    <w:p w14:paraId="7AB92106" w14:textId="77777777" w:rsidR="00D2382D" w:rsidRPr="00E56BEF" w:rsidRDefault="00D2382D">
      <w:pPr>
        <w:jc w:val="center"/>
        <w:rPr>
          <w:rFonts w:ascii="Book Antiqua" w:hAnsi="Book Antiqua"/>
          <w:bCs/>
          <w:lang w:val="en-GB"/>
        </w:rPr>
      </w:pPr>
    </w:p>
    <w:tbl>
      <w:tblPr>
        <w:tblW w:w="84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91"/>
        <w:gridCol w:w="2951"/>
        <w:gridCol w:w="4536"/>
      </w:tblGrid>
      <w:tr w:rsidR="00D2382D" w:rsidRPr="00E56BEF" w14:paraId="4367464A" w14:textId="77777777" w:rsidTr="00C12C04">
        <w:tblPrEx>
          <w:tblCellMar>
            <w:top w:w="0" w:type="dxa"/>
            <w:bottom w:w="0" w:type="dxa"/>
          </w:tblCellMar>
        </w:tblPrEx>
        <w:tc>
          <w:tcPr>
            <w:tcW w:w="991" w:type="dxa"/>
          </w:tcPr>
          <w:p w14:paraId="2B34DBE4" w14:textId="77777777" w:rsidR="00D2382D" w:rsidRPr="00E56BEF" w:rsidRDefault="00D2382D">
            <w:pPr>
              <w:jc w:val="center"/>
              <w:rPr>
                <w:rFonts w:ascii="Book Antiqua" w:hAnsi="Book Antiqua"/>
                <w:b/>
                <w:lang w:val="en-GB"/>
              </w:rPr>
            </w:pPr>
          </w:p>
          <w:p w14:paraId="25E48548" w14:textId="77777777" w:rsidR="00D2382D" w:rsidRPr="00E56BEF" w:rsidRDefault="00D2382D">
            <w:pPr>
              <w:jc w:val="center"/>
              <w:rPr>
                <w:rFonts w:ascii="Book Antiqua" w:hAnsi="Book Antiqua"/>
                <w:b/>
                <w:lang w:val="en-GB"/>
              </w:rPr>
            </w:pPr>
            <w:r w:rsidRPr="00E56BEF">
              <w:rPr>
                <w:rFonts w:ascii="Book Antiqua" w:hAnsi="Book Antiqua"/>
                <w:b/>
                <w:lang w:val="en-GB"/>
              </w:rPr>
              <w:t>Section</w:t>
            </w:r>
          </w:p>
          <w:p w14:paraId="4AD9F1A0" w14:textId="77777777" w:rsidR="00D2382D" w:rsidRPr="00E56BEF" w:rsidRDefault="00D2382D">
            <w:pPr>
              <w:jc w:val="center"/>
              <w:rPr>
                <w:rFonts w:ascii="Book Antiqua" w:hAnsi="Book Antiqua"/>
                <w:b/>
                <w:lang w:val="en-GB"/>
              </w:rPr>
            </w:pPr>
          </w:p>
        </w:tc>
        <w:tc>
          <w:tcPr>
            <w:tcW w:w="2951" w:type="dxa"/>
          </w:tcPr>
          <w:p w14:paraId="26175221" w14:textId="77777777" w:rsidR="00D2382D" w:rsidRPr="00E56BEF" w:rsidRDefault="00D2382D">
            <w:pPr>
              <w:jc w:val="center"/>
              <w:rPr>
                <w:rFonts w:ascii="Book Antiqua" w:hAnsi="Book Antiqua"/>
                <w:b/>
                <w:lang w:val="en-GB"/>
              </w:rPr>
            </w:pPr>
          </w:p>
          <w:p w14:paraId="67B68F02" w14:textId="77777777" w:rsidR="00D2382D" w:rsidRPr="00E56BEF" w:rsidRDefault="00D2382D">
            <w:pPr>
              <w:jc w:val="center"/>
              <w:rPr>
                <w:rFonts w:ascii="Book Antiqua" w:hAnsi="Book Antiqua"/>
                <w:b/>
                <w:lang w:val="en-GB"/>
              </w:rPr>
            </w:pPr>
            <w:r w:rsidRPr="00E56BEF">
              <w:rPr>
                <w:rFonts w:ascii="Book Antiqua" w:hAnsi="Book Antiqua"/>
                <w:b/>
                <w:lang w:val="en-GB"/>
              </w:rPr>
              <w:t>Description</w:t>
            </w:r>
          </w:p>
        </w:tc>
        <w:tc>
          <w:tcPr>
            <w:tcW w:w="4536" w:type="dxa"/>
          </w:tcPr>
          <w:p w14:paraId="61992374" w14:textId="77777777" w:rsidR="00D2382D" w:rsidRPr="00E56BEF" w:rsidRDefault="00D2382D">
            <w:pPr>
              <w:jc w:val="center"/>
              <w:rPr>
                <w:rFonts w:ascii="Book Antiqua" w:hAnsi="Book Antiqua"/>
                <w:b/>
                <w:lang w:val="en-GB"/>
              </w:rPr>
            </w:pPr>
          </w:p>
          <w:p w14:paraId="4AF21047" w14:textId="77777777" w:rsidR="00D2382D" w:rsidRPr="00E56BEF" w:rsidRDefault="00D2382D">
            <w:pPr>
              <w:jc w:val="center"/>
              <w:rPr>
                <w:rFonts w:ascii="Book Antiqua" w:hAnsi="Book Antiqua"/>
                <w:b/>
                <w:lang w:val="en-GB"/>
              </w:rPr>
            </w:pPr>
            <w:r w:rsidRPr="00E56BEF">
              <w:rPr>
                <w:rFonts w:ascii="Book Antiqua" w:hAnsi="Book Antiqua"/>
                <w:b/>
                <w:lang w:val="en-GB"/>
              </w:rPr>
              <w:t>Particulars</w:t>
            </w:r>
          </w:p>
        </w:tc>
      </w:tr>
      <w:tr w:rsidR="00D2382D" w:rsidRPr="00E56BEF" w14:paraId="0BAB9208" w14:textId="77777777" w:rsidTr="00C12C04">
        <w:tblPrEx>
          <w:tblCellMar>
            <w:top w:w="0" w:type="dxa"/>
            <w:bottom w:w="0" w:type="dxa"/>
          </w:tblCellMar>
        </w:tblPrEx>
        <w:tc>
          <w:tcPr>
            <w:tcW w:w="991" w:type="dxa"/>
          </w:tcPr>
          <w:p w14:paraId="6C005E32" w14:textId="77777777" w:rsidR="00D2382D" w:rsidRPr="00E56BEF" w:rsidRDefault="00D2382D">
            <w:pPr>
              <w:jc w:val="center"/>
              <w:rPr>
                <w:rFonts w:ascii="Book Antiqua" w:hAnsi="Book Antiqua"/>
                <w:bCs/>
                <w:lang w:val="en-GB"/>
              </w:rPr>
            </w:pPr>
          </w:p>
          <w:p w14:paraId="652A91C8" w14:textId="77777777" w:rsidR="00D2382D" w:rsidRPr="00E56BEF" w:rsidRDefault="00D2382D">
            <w:pPr>
              <w:jc w:val="center"/>
              <w:rPr>
                <w:rFonts w:ascii="Book Antiqua" w:hAnsi="Book Antiqua"/>
                <w:bCs/>
                <w:lang w:val="en-GB"/>
              </w:rPr>
            </w:pPr>
            <w:r w:rsidRPr="00E56BEF">
              <w:rPr>
                <w:rFonts w:ascii="Book Antiqua" w:hAnsi="Book Antiqua"/>
                <w:bCs/>
                <w:lang w:val="en-GB"/>
              </w:rPr>
              <w:t>1</w:t>
            </w:r>
          </w:p>
          <w:p w14:paraId="2D279BF8" w14:textId="77777777" w:rsidR="00D2382D" w:rsidRPr="00E56BEF" w:rsidRDefault="00D2382D">
            <w:pPr>
              <w:jc w:val="center"/>
              <w:rPr>
                <w:rFonts w:ascii="Book Antiqua" w:hAnsi="Book Antiqua"/>
                <w:bCs/>
                <w:lang w:val="en-GB"/>
              </w:rPr>
            </w:pPr>
          </w:p>
        </w:tc>
        <w:tc>
          <w:tcPr>
            <w:tcW w:w="2951" w:type="dxa"/>
          </w:tcPr>
          <w:p w14:paraId="63974BAA" w14:textId="77777777" w:rsidR="00D2382D" w:rsidRPr="00E56BEF" w:rsidRDefault="00D2382D">
            <w:pPr>
              <w:rPr>
                <w:rFonts w:ascii="Book Antiqua" w:hAnsi="Book Antiqua"/>
                <w:bCs/>
                <w:lang w:val="en-GB"/>
              </w:rPr>
            </w:pPr>
          </w:p>
          <w:p w14:paraId="3E3E990B" w14:textId="77777777" w:rsidR="00D2382D" w:rsidRPr="00E56BEF" w:rsidRDefault="00D2382D">
            <w:pPr>
              <w:rPr>
                <w:rFonts w:ascii="Book Antiqua" w:hAnsi="Book Antiqua"/>
                <w:bCs/>
                <w:lang w:val="en-GB"/>
              </w:rPr>
            </w:pPr>
            <w:r w:rsidRPr="00E56BEF">
              <w:rPr>
                <w:rFonts w:ascii="Book Antiqua" w:hAnsi="Book Antiqua"/>
                <w:bCs/>
                <w:lang w:val="en-GB"/>
              </w:rPr>
              <w:t>The Date of this Agreement</w:t>
            </w:r>
          </w:p>
        </w:tc>
        <w:tc>
          <w:tcPr>
            <w:tcW w:w="4536" w:type="dxa"/>
          </w:tcPr>
          <w:p w14:paraId="0281FE23" w14:textId="77777777" w:rsidR="00D2382D" w:rsidRPr="00E56BEF" w:rsidRDefault="00D2382D">
            <w:pPr>
              <w:rPr>
                <w:rFonts w:ascii="Book Antiqua" w:hAnsi="Book Antiqua"/>
                <w:bCs/>
                <w:lang w:val="en-GB"/>
              </w:rPr>
            </w:pPr>
          </w:p>
          <w:p w14:paraId="4FFF2E99" w14:textId="77777777" w:rsidR="00D2382D" w:rsidRPr="00E56BEF" w:rsidRDefault="00D2382D">
            <w:pPr>
              <w:rPr>
                <w:rFonts w:ascii="Book Antiqua" w:hAnsi="Book Antiqua"/>
                <w:bCs/>
                <w:lang w:val="en-GB"/>
              </w:rPr>
            </w:pPr>
          </w:p>
        </w:tc>
      </w:tr>
      <w:tr w:rsidR="00A82EEE" w:rsidRPr="00E56BEF" w14:paraId="52620119" w14:textId="77777777" w:rsidTr="00C12C04">
        <w:tblPrEx>
          <w:tblCellMar>
            <w:top w:w="0" w:type="dxa"/>
            <w:bottom w:w="0" w:type="dxa"/>
          </w:tblCellMar>
        </w:tblPrEx>
        <w:tc>
          <w:tcPr>
            <w:tcW w:w="991" w:type="dxa"/>
          </w:tcPr>
          <w:p w14:paraId="500DFD58" w14:textId="77777777" w:rsidR="00A82EEE" w:rsidRPr="00E56BEF" w:rsidRDefault="00A82EEE">
            <w:pPr>
              <w:jc w:val="center"/>
              <w:rPr>
                <w:rFonts w:ascii="Book Antiqua" w:hAnsi="Book Antiqua"/>
                <w:bCs/>
                <w:lang w:val="en-GB"/>
              </w:rPr>
            </w:pPr>
          </w:p>
          <w:p w14:paraId="43BCFAE6" w14:textId="77777777" w:rsidR="00A82EEE" w:rsidRPr="00E56BEF" w:rsidRDefault="00A82EEE">
            <w:pPr>
              <w:jc w:val="center"/>
              <w:rPr>
                <w:rFonts w:ascii="Book Antiqua" w:hAnsi="Book Antiqua"/>
                <w:bCs/>
                <w:lang w:val="en-GB"/>
              </w:rPr>
            </w:pPr>
            <w:r w:rsidRPr="00E56BEF">
              <w:rPr>
                <w:rFonts w:ascii="Book Antiqua" w:hAnsi="Book Antiqua"/>
                <w:bCs/>
                <w:lang w:val="en-GB"/>
              </w:rPr>
              <w:t>2</w:t>
            </w:r>
          </w:p>
          <w:p w14:paraId="43F232E7" w14:textId="77777777" w:rsidR="00A82EEE" w:rsidRPr="00E56BEF" w:rsidRDefault="00A82EEE">
            <w:pPr>
              <w:jc w:val="center"/>
              <w:rPr>
                <w:rFonts w:ascii="Book Antiqua" w:hAnsi="Book Antiqua"/>
                <w:bCs/>
                <w:lang w:val="en-GB"/>
              </w:rPr>
            </w:pPr>
          </w:p>
        </w:tc>
        <w:tc>
          <w:tcPr>
            <w:tcW w:w="2951" w:type="dxa"/>
          </w:tcPr>
          <w:p w14:paraId="3D97B098" w14:textId="77777777" w:rsidR="00A82EEE" w:rsidRPr="00E56BEF" w:rsidRDefault="00A82EEE">
            <w:pPr>
              <w:rPr>
                <w:rFonts w:ascii="Book Antiqua" w:hAnsi="Book Antiqua"/>
                <w:bCs/>
                <w:lang w:val="en-GB"/>
              </w:rPr>
            </w:pPr>
          </w:p>
          <w:p w14:paraId="7F5E878A" w14:textId="77777777" w:rsidR="00A82EEE" w:rsidRPr="00E56BEF" w:rsidRDefault="00A82EEE">
            <w:pPr>
              <w:rPr>
                <w:rFonts w:ascii="Book Antiqua" w:hAnsi="Book Antiqua"/>
                <w:bCs/>
                <w:lang w:val="en-GB"/>
              </w:rPr>
            </w:pPr>
            <w:proofErr w:type="gramStart"/>
            <w:r w:rsidRPr="00E56BEF">
              <w:rPr>
                <w:rFonts w:ascii="Book Antiqua" w:hAnsi="Book Antiqua"/>
                <w:bCs/>
                <w:lang w:val="en-GB"/>
              </w:rPr>
              <w:t>Particulars of</w:t>
            </w:r>
            <w:proofErr w:type="gramEnd"/>
            <w:r w:rsidRPr="00E56BEF">
              <w:rPr>
                <w:rFonts w:ascii="Book Antiqua" w:hAnsi="Book Antiqua"/>
                <w:bCs/>
                <w:lang w:val="en-GB"/>
              </w:rPr>
              <w:t xml:space="preserve"> the Vendor(s)</w:t>
            </w:r>
          </w:p>
        </w:tc>
        <w:tc>
          <w:tcPr>
            <w:tcW w:w="4536" w:type="dxa"/>
          </w:tcPr>
          <w:p w14:paraId="6882AE8B" w14:textId="77777777" w:rsidR="00A82EEE" w:rsidRPr="00E56BEF" w:rsidRDefault="00A82EEE" w:rsidP="00997DEC">
            <w:pPr>
              <w:rPr>
                <w:rFonts w:ascii="Book Antiqua" w:hAnsi="Book Antiqua"/>
                <w:bCs/>
                <w:lang w:val="en-GB"/>
              </w:rPr>
            </w:pPr>
          </w:p>
          <w:p w14:paraId="786EFC9C" w14:textId="77777777" w:rsidR="00120684" w:rsidRPr="00A44491" w:rsidRDefault="00120684" w:rsidP="00120684">
            <w:pPr>
              <w:rPr>
                <w:rFonts w:ascii="Book Antiqua" w:hAnsi="Book Antiqua"/>
                <w:caps/>
                <w:highlight w:val="yellow"/>
              </w:rPr>
            </w:pPr>
            <w:r w:rsidRPr="00A44491">
              <w:rPr>
                <w:rFonts w:ascii="Book Antiqua" w:hAnsi="Book Antiqua"/>
                <w:caps/>
                <w:highlight w:val="yellow"/>
              </w:rPr>
              <w:fldChar w:fldCharType="begin"/>
            </w:r>
            <w:r w:rsidRPr="00A44491">
              <w:rPr>
                <w:rFonts w:ascii="Book Antiqua" w:hAnsi="Book Antiqua"/>
                <w:caps/>
                <w:highlight w:val="yellow"/>
              </w:rPr>
              <w:instrText xml:space="preserve"> </w:instrText>
            </w:r>
            <w:r w:rsidRPr="00A44491">
              <w:rPr>
                <w:rFonts w:ascii="Book Antiqua" w:hAnsi="Book Antiqua"/>
                <w:caps/>
                <w:highlight w:val="yellow"/>
              </w:rPr>
              <w:cr/>
              <w:instrText xml:space="preserve"> \* MERGEFORMAT </w:instrText>
            </w:r>
            <w:r w:rsidRPr="00A44491">
              <w:rPr>
                <w:rFonts w:ascii="Book Antiqua" w:hAnsi="Book Antiqua"/>
                <w:caps/>
                <w:highlight w:val="yellow"/>
              </w:rPr>
              <w:fldChar w:fldCharType="end"/>
            </w:r>
            <w:r w:rsidRPr="00A44491">
              <w:rPr>
                <w:rFonts w:ascii="Book Antiqua" w:hAnsi="Book Antiqua"/>
                <w:caps/>
                <w:highlight w:val="yellow"/>
              </w:rPr>
              <w:t>VENDOR1NAME</w:t>
            </w:r>
          </w:p>
          <w:p w14:paraId="54DDDF03" w14:textId="77777777" w:rsidR="00120684" w:rsidRPr="00A44491" w:rsidRDefault="00120684" w:rsidP="00120684">
            <w:pPr>
              <w:rPr>
                <w:rFonts w:ascii="Book Antiqua" w:hAnsi="Book Antiqua"/>
                <w:caps/>
                <w:highlight w:val="yellow"/>
              </w:rPr>
            </w:pPr>
            <w:r w:rsidRPr="00A44491">
              <w:rPr>
                <w:rFonts w:ascii="Book Antiqua" w:hAnsi="Book Antiqua"/>
                <w:caps/>
                <w:highlight w:val="yellow"/>
              </w:rPr>
              <w:t xml:space="preserve"> (NRIC No: </w:t>
            </w:r>
          </w:p>
          <w:p w14:paraId="5EC1571F" w14:textId="77777777" w:rsidR="00120684" w:rsidRPr="00A44491" w:rsidRDefault="00120684" w:rsidP="00120684">
            <w:pPr>
              <w:rPr>
                <w:rFonts w:ascii="Book Antiqua" w:hAnsi="Book Antiqua"/>
                <w:caps/>
                <w:highlight w:val="yellow"/>
              </w:rPr>
            </w:pPr>
          </w:p>
          <w:p w14:paraId="3A3822B8" w14:textId="77777777" w:rsidR="00120684" w:rsidRPr="00A44491" w:rsidRDefault="00120684" w:rsidP="00120684">
            <w:pPr>
              <w:rPr>
                <w:rFonts w:ascii="Book Antiqua" w:hAnsi="Book Antiqua"/>
                <w:caps/>
                <w:highlight w:val="yellow"/>
              </w:rPr>
            </w:pPr>
            <w:r w:rsidRPr="00A44491">
              <w:rPr>
                <w:rFonts w:ascii="Book Antiqua" w:hAnsi="Book Antiqua"/>
                <w:caps/>
                <w:highlight w:val="yellow"/>
              </w:rPr>
              <w:fldChar w:fldCharType="begin"/>
            </w:r>
            <w:r w:rsidRPr="00A44491">
              <w:rPr>
                <w:rFonts w:ascii="Book Antiqua" w:hAnsi="Book Antiqua"/>
                <w:caps/>
                <w:highlight w:val="yellow"/>
              </w:rPr>
              <w:instrText xml:space="preserve"> MERGEFIELD PrincipalPurchaser2Name \* MERGEFORMAT </w:instrText>
            </w:r>
            <w:r w:rsidRPr="00A44491">
              <w:rPr>
                <w:rFonts w:ascii="Book Antiqua" w:hAnsi="Book Antiqua"/>
                <w:caps/>
                <w:highlight w:val="yellow"/>
              </w:rPr>
              <w:fldChar w:fldCharType="separate"/>
            </w:r>
            <w:r w:rsidRPr="00A44491">
              <w:rPr>
                <w:rFonts w:ascii="Book Antiqua" w:hAnsi="Book Antiqua"/>
                <w:caps/>
                <w:noProof/>
                <w:highlight w:val="yellow"/>
              </w:rPr>
              <w:t>VENDOR2Name»</w:t>
            </w:r>
            <w:r w:rsidRPr="00A44491">
              <w:rPr>
                <w:rFonts w:ascii="Book Antiqua" w:hAnsi="Book Antiqua"/>
                <w:caps/>
                <w:highlight w:val="yellow"/>
              </w:rPr>
              <w:fldChar w:fldCharType="end"/>
            </w:r>
          </w:p>
          <w:p w14:paraId="1698BA3F" w14:textId="77777777" w:rsidR="00120684" w:rsidRPr="00A44491" w:rsidRDefault="00120684" w:rsidP="00120684">
            <w:pPr>
              <w:rPr>
                <w:rFonts w:ascii="Book Antiqua" w:hAnsi="Book Antiqua"/>
                <w:caps/>
                <w:highlight w:val="yellow"/>
              </w:rPr>
            </w:pPr>
            <w:r w:rsidRPr="00A44491">
              <w:rPr>
                <w:rFonts w:ascii="Book Antiqua" w:hAnsi="Book Antiqua"/>
                <w:caps/>
                <w:highlight w:val="yellow"/>
              </w:rPr>
              <w:t xml:space="preserve"> (NRIC No: </w:t>
            </w:r>
            <w:r w:rsidRPr="00A44491">
              <w:rPr>
                <w:rFonts w:ascii="Book Antiqua" w:hAnsi="Book Antiqua"/>
                <w:caps/>
                <w:highlight w:val="yellow"/>
              </w:rPr>
              <w:fldChar w:fldCharType="begin"/>
            </w:r>
            <w:r w:rsidRPr="00A44491">
              <w:rPr>
                <w:rFonts w:ascii="Book Antiqua" w:hAnsi="Book Antiqua"/>
                <w:caps/>
                <w:highlight w:val="yellow"/>
              </w:rPr>
              <w:instrText xml:space="preserve"> MERGEFIELD PrincipalPurchaser2No \* MERGEFORMAT </w:instrText>
            </w:r>
            <w:r w:rsidRPr="00A44491">
              <w:rPr>
                <w:rFonts w:ascii="Book Antiqua" w:hAnsi="Book Antiqua"/>
                <w:caps/>
                <w:highlight w:val="yellow"/>
              </w:rPr>
              <w:fldChar w:fldCharType="separate"/>
            </w:r>
            <w:r w:rsidRPr="00A44491">
              <w:rPr>
                <w:rFonts w:ascii="Book Antiqua" w:hAnsi="Book Antiqua"/>
                <w:caps/>
                <w:noProof/>
                <w:highlight w:val="yellow"/>
              </w:rPr>
              <w:t>Purchaser2No»</w:t>
            </w:r>
            <w:r w:rsidRPr="00A44491">
              <w:rPr>
                <w:rFonts w:ascii="Book Antiqua" w:hAnsi="Book Antiqua"/>
                <w:caps/>
                <w:highlight w:val="yellow"/>
              </w:rPr>
              <w:fldChar w:fldCharType="end"/>
            </w:r>
            <w:r w:rsidRPr="00A44491">
              <w:rPr>
                <w:rFonts w:ascii="Book Antiqua" w:hAnsi="Book Antiqua"/>
                <w:caps/>
                <w:highlight w:val="yellow"/>
              </w:rPr>
              <w:t>)</w:t>
            </w:r>
          </w:p>
          <w:p w14:paraId="7C2DCEB6" w14:textId="77777777" w:rsidR="00120684" w:rsidRPr="00A44491" w:rsidRDefault="00120684" w:rsidP="00120684">
            <w:pPr>
              <w:rPr>
                <w:rFonts w:ascii="Book Antiqua" w:hAnsi="Book Antiqua"/>
                <w:highlight w:val="yellow"/>
              </w:rPr>
            </w:pPr>
          </w:p>
          <w:p w14:paraId="0460156E" w14:textId="77777777" w:rsidR="00120684" w:rsidRPr="00A44491" w:rsidRDefault="00120684" w:rsidP="00120684">
            <w:pPr>
              <w:rPr>
                <w:rFonts w:ascii="Book Antiqua" w:hAnsi="Book Antiqua"/>
                <w:highlight w:val="yellow"/>
              </w:rPr>
            </w:pPr>
            <w:r w:rsidRPr="00A44491">
              <w:rPr>
                <w:rFonts w:ascii="Book Antiqua" w:hAnsi="Book Antiqua"/>
                <w:highlight w:val="yellow"/>
              </w:rPr>
              <w:t xml:space="preserve">Both of No. </w:t>
            </w:r>
            <w:r w:rsidRPr="00A44491">
              <w:rPr>
                <w:rFonts w:ascii="Book Antiqua" w:hAnsi="Book Antiqua"/>
                <w:highlight w:val="yellow"/>
              </w:rPr>
              <w:fldChar w:fldCharType="begin"/>
            </w:r>
            <w:r w:rsidRPr="00A44491">
              <w:rPr>
                <w:rFonts w:ascii="Book Antiqua" w:hAnsi="Book Antiqua"/>
                <w:highlight w:val="yellow"/>
              </w:rPr>
              <w:instrText xml:space="preserve"> </w:instrText>
            </w:r>
            <w:r w:rsidRPr="00A44491">
              <w:rPr>
                <w:rFonts w:ascii="Book Antiqua" w:hAnsi="Book Antiqua"/>
                <w:highlight w:val="yellow"/>
              </w:rPr>
              <w:cr/>
              <w:instrText xml:space="preserve"> \* MERGEFORMAT </w:instrText>
            </w:r>
            <w:r w:rsidRPr="00A44491">
              <w:rPr>
                <w:rFonts w:ascii="Book Antiqua" w:hAnsi="Book Antiqua"/>
                <w:highlight w:val="yellow"/>
              </w:rPr>
              <w:fldChar w:fldCharType="end"/>
            </w:r>
            <w:r w:rsidRPr="00A44491">
              <w:rPr>
                <w:rFonts w:ascii="Book Antiqua" w:hAnsi="Book Antiqua"/>
                <w:highlight w:val="yellow"/>
              </w:rPr>
              <w:fldChar w:fldCharType="begin"/>
            </w:r>
            <w:r w:rsidRPr="00A44491">
              <w:rPr>
                <w:rFonts w:ascii="Book Antiqua" w:hAnsi="Book Antiqua"/>
                <w:highlight w:val="yellow"/>
              </w:rPr>
              <w:instrText xml:space="preserve"> MERGEFIELD PrincipalPurchaser1Addr1 \* MERGEFORMAT </w:instrText>
            </w:r>
            <w:r w:rsidRPr="00A44491">
              <w:rPr>
                <w:rFonts w:ascii="Book Antiqua" w:hAnsi="Book Antiqua"/>
                <w:highlight w:val="yellow"/>
              </w:rPr>
              <w:fldChar w:fldCharType="separate"/>
            </w:r>
            <w:r w:rsidRPr="00A44491">
              <w:rPr>
                <w:rFonts w:ascii="Book Antiqua" w:hAnsi="Book Antiqua"/>
                <w:noProof/>
                <w:highlight w:val="yellow"/>
              </w:rPr>
              <w:t>Vendor1Addr1»</w:t>
            </w:r>
            <w:r w:rsidRPr="00A44491">
              <w:rPr>
                <w:rFonts w:ascii="Book Antiqua" w:hAnsi="Book Antiqua"/>
                <w:highlight w:val="yellow"/>
              </w:rPr>
              <w:fldChar w:fldCharType="end"/>
            </w:r>
          </w:p>
          <w:p w14:paraId="7522D36E" w14:textId="77777777" w:rsidR="00120684" w:rsidRPr="00A44491" w:rsidRDefault="00120684" w:rsidP="00120684">
            <w:pPr>
              <w:rPr>
                <w:rFonts w:ascii="Book Antiqua" w:hAnsi="Book Antiqua"/>
                <w:highlight w:val="yellow"/>
              </w:rPr>
            </w:pPr>
            <w:r w:rsidRPr="00A44491">
              <w:rPr>
                <w:rFonts w:ascii="Book Antiqua" w:hAnsi="Book Antiqua"/>
                <w:highlight w:val="yellow"/>
              </w:rPr>
              <w:fldChar w:fldCharType="begin"/>
            </w:r>
            <w:r w:rsidRPr="00A44491">
              <w:rPr>
                <w:rFonts w:ascii="Book Antiqua" w:hAnsi="Book Antiqua"/>
                <w:highlight w:val="yellow"/>
              </w:rPr>
              <w:instrText xml:space="preserve"> </w:instrText>
            </w:r>
            <w:r w:rsidRPr="00A44491">
              <w:rPr>
                <w:rFonts w:ascii="Book Antiqua" w:hAnsi="Book Antiqua"/>
                <w:highlight w:val="yellow"/>
              </w:rPr>
              <w:cr/>
              <w:instrText xml:space="preserve"> \* MERGEFORMAT </w:instrText>
            </w:r>
            <w:r w:rsidRPr="00A44491">
              <w:rPr>
                <w:rFonts w:ascii="Book Antiqua" w:hAnsi="Book Antiqua"/>
                <w:highlight w:val="yellow"/>
              </w:rPr>
              <w:fldChar w:fldCharType="end"/>
            </w:r>
            <w:r w:rsidRPr="00A44491">
              <w:rPr>
                <w:rFonts w:ascii="Book Antiqua" w:hAnsi="Book Antiqua"/>
                <w:highlight w:val="yellow"/>
              </w:rPr>
              <w:fldChar w:fldCharType="begin"/>
            </w:r>
            <w:r w:rsidRPr="00A44491">
              <w:rPr>
                <w:rFonts w:ascii="Book Antiqua" w:hAnsi="Book Antiqua"/>
                <w:highlight w:val="yellow"/>
              </w:rPr>
              <w:instrText xml:space="preserve"> MERGEFIELD PrincipalPurchaser1Addr2 \* MERGEFORMAT </w:instrText>
            </w:r>
            <w:r w:rsidRPr="00A44491">
              <w:rPr>
                <w:rFonts w:ascii="Book Antiqua" w:hAnsi="Book Antiqua"/>
                <w:highlight w:val="yellow"/>
              </w:rPr>
              <w:fldChar w:fldCharType="separate"/>
            </w:r>
            <w:r w:rsidRPr="00A44491">
              <w:rPr>
                <w:rFonts w:ascii="Book Antiqua" w:hAnsi="Book Antiqua"/>
                <w:noProof/>
                <w:highlight w:val="yellow"/>
              </w:rPr>
              <w:t>Vendor1Addr2»</w:t>
            </w:r>
            <w:r w:rsidRPr="00A44491">
              <w:rPr>
                <w:rFonts w:ascii="Book Antiqua" w:hAnsi="Book Antiqua"/>
                <w:highlight w:val="yellow"/>
              </w:rPr>
              <w:fldChar w:fldCharType="end"/>
            </w:r>
          </w:p>
          <w:p w14:paraId="5416252F" w14:textId="77777777" w:rsidR="00120684" w:rsidRPr="00A44491" w:rsidRDefault="00120684" w:rsidP="00120684">
            <w:pPr>
              <w:rPr>
                <w:rFonts w:ascii="Book Antiqua" w:hAnsi="Book Antiqua"/>
                <w:highlight w:val="yellow"/>
              </w:rPr>
            </w:pPr>
            <w:r w:rsidRPr="00A44491">
              <w:rPr>
                <w:rFonts w:ascii="Book Antiqua" w:hAnsi="Book Antiqua"/>
                <w:highlight w:val="yellow"/>
              </w:rPr>
              <w:fldChar w:fldCharType="begin"/>
            </w:r>
            <w:r w:rsidRPr="00A44491">
              <w:rPr>
                <w:rFonts w:ascii="Book Antiqua" w:hAnsi="Book Antiqua"/>
                <w:highlight w:val="yellow"/>
              </w:rPr>
              <w:instrText xml:space="preserve"> </w:instrText>
            </w:r>
            <w:r w:rsidRPr="00A44491">
              <w:rPr>
                <w:rFonts w:ascii="Book Antiqua" w:hAnsi="Book Antiqua"/>
                <w:highlight w:val="yellow"/>
              </w:rPr>
              <w:cr/>
              <w:instrText xml:space="preserve"> \* MERGEFORMAT </w:instrText>
            </w:r>
            <w:r w:rsidRPr="00A44491">
              <w:rPr>
                <w:rFonts w:ascii="Book Antiqua" w:hAnsi="Book Antiqua"/>
                <w:highlight w:val="yellow"/>
              </w:rPr>
              <w:fldChar w:fldCharType="end"/>
            </w:r>
            <w:r w:rsidRPr="00A44491">
              <w:rPr>
                <w:rFonts w:ascii="Book Antiqua" w:hAnsi="Book Antiqua"/>
                <w:highlight w:val="yellow"/>
              </w:rPr>
              <w:fldChar w:fldCharType="begin"/>
            </w:r>
            <w:r w:rsidRPr="00A44491">
              <w:rPr>
                <w:rFonts w:ascii="Book Antiqua" w:hAnsi="Book Antiqua"/>
                <w:highlight w:val="yellow"/>
              </w:rPr>
              <w:instrText xml:space="preserve"> MERGEFIELD PrincipalPurchaser1Addr3 \* MERGEFORMAT </w:instrText>
            </w:r>
            <w:r w:rsidRPr="00A44491">
              <w:rPr>
                <w:rFonts w:ascii="Book Antiqua" w:hAnsi="Book Antiqua"/>
                <w:highlight w:val="yellow"/>
              </w:rPr>
              <w:fldChar w:fldCharType="separate"/>
            </w:r>
            <w:r w:rsidRPr="00A44491">
              <w:rPr>
                <w:rFonts w:ascii="Book Antiqua" w:hAnsi="Book Antiqua"/>
                <w:noProof/>
                <w:highlight w:val="yellow"/>
              </w:rPr>
              <w:t>Vendor1Addr3»</w:t>
            </w:r>
            <w:r w:rsidRPr="00A44491">
              <w:rPr>
                <w:rFonts w:ascii="Book Antiqua" w:hAnsi="Book Antiqua"/>
                <w:highlight w:val="yellow"/>
              </w:rPr>
              <w:fldChar w:fldCharType="end"/>
            </w:r>
          </w:p>
          <w:p w14:paraId="709D7096" w14:textId="77777777" w:rsidR="00120684" w:rsidRPr="00A44491" w:rsidRDefault="00120684" w:rsidP="00120684">
            <w:pPr>
              <w:rPr>
                <w:rFonts w:ascii="Book Antiqua" w:hAnsi="Book Antiqua"/>
                <w:highlight w:val="yellow"/>
              </w:rPr>
            </w:pPr>
            <w:r w:rsidRPr="00A44491">
              <w:rPr>
                <w:rFonts w:ascii="Book Antiqua" w:hAnsi="Book Antiqua"/>
                <w:highlight w:val="yellow"/>
              </w:rPr>
              <w:fldChar w:fldCharType="begin"/>
            </w:r>
            <w:r w:rsidRPr="00A44491">
              <w:rPr>
                <w:rFonts w:ascii="Book Antiqua" w:hAnsi="Book Antiqua"/>
                <w:highlight w:val="yellow"/>
              </w:rPr>
              <w:instrText xml:space="preserve"> MERGEFIELD PrincipalPurchaser1Postcode \* MERGEFORMAT </w:instrText>
            </w:r>
            <w:r w:rsidRPr="00A44491">
              <w:rPr>
                <w:rFonts w:ascii="Book Antiqua" w:hAnsi="Book Antiqua"/>
                <w:highlight w:val="yellow"/>
              </w:rPr>
              <w:fldChar w:fldCharType="separate"/>
            </w:r>
            <w:r w:rsidRPr="00A44491">
              <w:rPr>
                <w:rFonts w:ascii="Book Antiqua" w:hAnsi="Book Antiqua"/>
                <w:noProof/>
                <w:highlight w:val="yellow"/>
              </w:rPr>
              <w:t>Vendor1Postcode»</w:t>
            </w:r>
            <w:r w:rsidRPr="00A44491">
              <w:rPr>
                <w:rFonts w:ascii="Book Antiqua" w:hAnsi="Book Antiqua"/>
                <w:highlight w:val="yellow"/>
              </w:rPr>
              <w:fldChar w:fldCharType="end"/>
            </w:r>
            <w:r w:rsidRPr="00A44491">
              <w:rPr>
                <w:rFonts w:ascii="Book Antiqua" w:hAnsi="Book Antiqua"/>
                <w:highlight w:val="yellow"/>
              </w:rPr>
              <w:t xml:space="preserve"> </w:t>
            </w:r>
          </w:p>
          <w:p w14:paraId="62F515A3" w14:textId="77777777" w:rsidR="00120684" w:rsidRPr="00A44491" w:rsidRDefault="00120684" w:rsidP="00120684">
            <w:pPr>
              <w:rPr>
                <w:rFonts w:ascii="Book Antiqua" w:hAnsi="Book Antiqua"/>
                <w:highlight w:val="yellow"/>
              </w:rPr>
            </w:pPr>
            <w:r w:rsidRPr="00A44491">
              <w:rPr>
                <w:rFonts w:ascii="Book Antiqua" w:hAnsi="Book Antiqua"/>
                <w:highlight w:val="yellow"/>
              </w:rPr>
              <w:fldChar w:fldCharType="begin"/>
            </w:r>
            <w:r w:rsidRPr="00A44491">
              <w:rPr>
                <w:rFonts w:ascii="Book Antiqua" w:hAnsi="Book Antiqua"/>
                <w:highlight w:val="yellow"/>
              </w:rPr>
              <w:instrText xml:space="preserve"> MERGEFIELD PrincipalPurchaser1City \* MERGEFORMAT </w:instrText>
            </w:r>
            <w:r w:rsidRPr="00A44491">
              <w:rPr>
                <w:rFonts w:ascii="Book Antiqua" w:hAnsi="Book Antiqua"/>
                <w:highlight w:val="yellow"/>
              </w:rPr>
              <w:fldChar w:fldCharType="separate"/>
            </w:r>
            <w:r w:rsidRPr="00A44491">
              <w:rPr>
                <w:rFonts w:ascii="Book Antiqua" w:hAnsi="Book Antiqua"/>
                <w:noProof/>
                <w:highlight w:val="yellow"/>
              </w:rPr>
              <w:t>Vendor1City»</w:t>
            </w:r>
            <w:r w:rsidRPr="00A44491">
              <w:rPr>
                <w:rFonts w:ascii="Book Antiqua" w:hAnsi="Book Antiqua"/>
                <w:highlight w:val="yellow"/>
              </w:rPr>
              <w:fldChar w:fldCharType="end"/>
            </w:r>
            <w:r w:rsidRPr="00A44491">
              <w:rPr>
                <w:rFonts w:ascii="Book Antiqua" w:hAnsi="Book Antiqua"/>
                <w:highlight w:val="yellow"/>
              </w:rPr>
              <w:t xml:space="preserve"> </w:t>
            </w:r>
          </w:p>
          <w:p w14:paraId="6F4C04D3" w14:textId="77777777" w:rsidR="00E470A2" w:rsidRPr="00E56BEF" w:rsidRDefault="00E470A2" w:rsidP="00120684">
            <w:pPr>
              <w:rPr>
                <w:rFonts w:ascii="Book Antiqua" w:hAnsi="Book Antiqua"/>
                <w:bCs/>
              </w:rPr>
            </w:pPr>
          </w:p>
        </w:tc>
      </w:tr>
      <w:tr w:rsidR="00A82EEE" w:rsidRPr="00E56BEF" w14:paraId="7A24CAB1" w14:textId="77777777" w:rsidTr="00C12C04">
        <w:tblPrEx>
          <w:tblCellMar>
            <w:top w:w="0" w:type="dxa"/>
            <w:bottom w:w="0" w:type="dxa"/>
          </w:tblCellMar>
        </w:tblPrEx>
        <w:tc>
          <w:tcPr>
            <w:tcW w:w="991" w:type="dxa"/>
          </w:tcPr>
          <w:p w14:paraId="14D0EC09" w14:textId="77777777" w:rsidR="00A82EEE" w:rsidRPr="00E56BEF" w:rsidRDefault="00A82EEE">
            <w:pPr>
              <w:jc w:val="center"/>
              <w:rPr>
                <w:rFonts w:ascii="Book Antiqua" w:hAnsi="Book Antiqua"/>
                <w:bCs/>
                <w:lang w:val="en-GB"/>
              </w:rPr>
            </w:pPr>
          </w:p>
          <w:p w14:paraId="2DFBC17B" w14:textId="77777777" w:rsidR="00A82EEE" w:rsidRPr="00E56BEF" w:rsidRDefault="00A82EEE">
            <w:pPr>
              <w:jc w:val="center"/>
              <w:rPr>
                <w:rFonts w:ascii="Book Antiqua" w:hAnsi="Book Antiqua"/>
                <w:bCs/>
                <w:lang w:val="en-GB"/>
              </w:rPr>
            </w:pPr>
            <w:r w:rsidRPr="00E56BEF">
              <w:rPr>
                <w:rFonts w:ascii="Book Antiqua" w:hAnsi="Book Antiqua"/>
                <w:bCs/>
                <w:lang w:val="en-GB"/>
              </w:rPr>
              <w:t>3</w:t>
            </w:r>
          </w:p>
          <w:p w14:paraId="2E3A459B" w14:textId="77777777" w:rsidR="00A82EEE" w:rsidRPr="00E56BEF" w:rsidRDefault="00A82EEE">
            <w:pPr>
              <w:jc w:val="center"/>
              <w:rPr>
                <w:rFonts w:ascii="Book Antiqua" w:hAnsi="Book Antiqua"/>
                <w:bCs/>
                <w:lang w:val="en-GB"/>
              </w:rPr>
            </w:pPr>
          </w:p>
        </w:tc>
        <w:tc>
          <w:tcPr>
            <w:tcW w:w="2951" w:type="dxa"/>
          </w:tcPr>
          <w:p w14:paraId="0C8D0E73" w14:textId="77777777" w:rsidR="00A82EEE" w:rsidRPr="00E56BEF" w:rsidRDefault="00A82EEE">
            <w:pPr>
              <w:rPr>
                <w:rFonts w:ascii="Book Antiqua" w:hAnsi="Book Antiqua"/>
                <w:bCs/>
                <w:lang w:val="en-GB"/>
              </w:rPr>
            </w:pPr>
          </w:p>
          <w:p w14:paraId="1A6FFBAA" w14:textId="77777777" w:rsidR="00A82EEE" w:rsidRPr="00E56BEF" w:rsidRDefault="00A82EEE">
            <w:pPr>
              <w:rPr>
                <w:rFonts w:ascii="Book Antiqua" w:hAnsi="Book Antiqua"/>
                <w:bCs/>
                <w:lang w:val="en-GB"/>
              </w:rPr>
            </w:pPr>
            <w:proofErr w:type="gramStart"/>
            <w:r w:rsidRPr="00E56BEF">
              <w:rPr>
                <w:rFonts w:ascii="Book Antiqua" w:hAnsi="Book Antiqua"/>
                <w:bCs/>
                <w:lang w:val="en-GB"/>
              </w:rPr>
              <w:t>Particulars of</w:t>
            </w:r>
            <w:proofErr w:type="gramEnd"/>
            <w:r w:rsidRPr="00E56BEF">
              <w:rPr>
                <w:rFonts w:ascii="Book Antiqua" w:hAnsi="Book Antiqua"/>
                <w:bCs/>
                <w:lang w:val="en-GB"/>
              </w:rPr>
              <w:t xml:space="preserve"> the Purchaser(s)</w:t>
            </w:r>
          </w:p>
        </w:tc>
        <w:tc>
          <w:tcPr>
            <w:tcW w:w="4536" w:type="dxa"/>
          </w:tcPr>
          <w:p w14:paraId="551670D6" w14:textId="77777777" w:rsidR="00A82EEE" w:rsidRPr="00E56BEF" w:rsidRDefault="00A82EEE" w:rsidP="00997DEC">
            <w:pPr>
              <w:rPr>
                <w:rFonts w:ascii="Book Antiqua" w:hAnsi="Book Antiqua"/>
                <w:bCs/>
                <w:lang w:val="en-GB"/>
              </w:rPr>
            </w:pPr>
          </w:p>
          <w:p w14:paraId="58F3B7E7" w14:textId="77777777" w:rsidR="00120684" w:rsidRPr="00A44491" w:rsidRDefault="00120684" w:rsidP="00120684">
            <w:pPr>
              <w:rPr>
                <w:rFonts w:ascii="Book Antiqua" w:hAnsi="Book Antiqua"/>
                <w:caps/>
                <w:highlight w:val="yellow"/>
              </w:rPr>
            </w:pPr>
            <w:r w:rsidRPr="00A44491">
              <w:rPr>
                <w:rFonts w:ascii="Book Antiqua" w:hAnsi="Book Antiqua"/>
                <w:caps/>
                <w:highlight w:val="yellow"/>
              </w:rPr>
              <w:fldChar w:fldCharType="begin"/>
            </w:r>
            <w:r w:rsidRPr="00A44491">
              <w:rPr>
                <w:rFonts w:ascii="Book Antiqua" w:hAnsi="Book Antiqua"/>
                <w:caps/>
                <w:highlight w:val="yellow"/>
              </w:rPr>
              <w:instrText xml:space="preserve"> </w:instrText>
            </w:r>
            <w:r w:rsidRPr="00A44491">
              <w:rPr>
                <w:rFonts w:ascii="Book Antiqua" w:hAnsi="Book Antiqua"/>
                <w:caps/>
                <w:highlight w:val="yellow"/>
              </w:rPr>
              <w:cr/>
              <w:instrText xml:space="preserve"> \* MERGEFORMAT </w:instrText>
            </w:r>
            <w:r w:rsidRPr="00A44491">
              <w:rPr>
                <w:rFonts w:ascii="Book Antiqua" w:hAnsi="Book Antiqua"/>
                <w:caps/>
                <w:highlight w:val="yellow"/>
              </w:rPr>
              <w:fldChar w:fldCharType="end"/>
            </w:r>
            <w:r w:rsidRPr="00A44491">
              <w:rPr>
                <w:rFonts w:ascii="Book Antiqua" w:hAnsi="Book Antiqua"/>
                <w:caps/>
                <w:highlight w:val="yellow"/>
              </w:rPr>
              <w:fldChar w:fldCharType="begin"/>
            </w:r>
            <w:r w:rsidRPr="00A44491">
              <w:rPr>
                <w:rFonts w:ascii="Book Antiqua" w:hAnsi="Book Antiqua"/>
                <w:caps/>
                <w:highlight w:val="yellow"/>
              </w:rPr>
              <w:instrText xml:space="preserve"> MERGEFIELD PrincipalPurchaser1Name \* MERGEFORMAT </w:instrText>
            </w:r>
            <w:r w:rsidRPr="00A44491">
              <w:rPr>
                <w:rFonts w:ascii="Book Antiqua" w:hAnsi="Book Antiqua"/>
                <w:caps/>
                <w:highlight w:val="yellow"/>
              </w:rPr>
              <w:fldChar w:fldCharType="separate"/>
            </w:r>
            <w:r w:rsidRPr="00A44491">
              <w:rPr>
                <w:rFonts w:ascii="Book Antiqua" w:hAnsi="Book Antiqua"/>
                <w:caps/>
                <w:noProof/>
                <w:highlight w:val="yellow"/>
              </w:rPr>
              <w:t>Purchaser1Name»</w:t>
            </w:r>
            <w:r w:rsidRPr="00A44491">
              <w:rPr>
                <w:rFonts w:ascii="Book Antiqua" w:hAnsi="Book Antiqua"/>
                <w:caps/>
                <w:highlight w:val="yellow"/>
              </w:rPr>
              <w:fldChar w:fldCharType="end"/>
            </w:r>
            <w:r w:rsidRPr="00A44491">
              <w:rPr>
                <w:rFonts w:ascii="Book Antiqua" w:hAnsi="Book Antiqua"/>
                <w:caps/>
                <w:highlight w:val="yellow"/>
              </w:rPr>
              <w:fldChar w:fldCharType="begin"/>
            </w:r>
            <w:r w:rsidRPr="00A44491">
              <w:rPr>
                <w:rFonts w:ascii="Book Antiqua" w:hAnsi="Book Antiqua"/>
                <w:caps/>
                <w:highlight w:val="yellow"/>
              </w:rPr>
              <w:instrText xml:space="preserve"> </w:instrText>
            </w:r>
            <w:r w:rsidRPr="00A44491">
              <w:rPr>
                <w:rFonts w:ascii="Book Antiqua" w:hAnsi="Book Antiqua"/>
                <w:caps/>
                <w:highlight w:val="yellow"/>
              </w:rPr>
              <w:cr/>
              <w:instrText xml:space="preserve"> \* MERGEFORMAT </w:instrText>
            </w:r>
            <w:r w:rsidRPr="00A44491">
              <w:rPr>
                <w:rFonts w:ascii="Book Antiqua" w:hAnsi="Book Antiqua"/>
                <w:caps/>
                <w:highlight w:val="yellow"/>
              </w:rPr>
              <w:fldChar w:fldCharType="end"/>
            </w:r>
          </w:p>
          <w:p w14:paraId="18E303EB" w14:textId="77777777" w:rsidR="00120684" w:rsidRPr="00A44491" w:rsidRDefault="00120684" w:rsidP="00120684">
            <w:pPr>
              <w:rPr>
                <w:rFonts w:ascii="Book Antiqua" w:hAnsi="Book Antiqua"/>
                <w:caps/>
                <w:highlight w:val="yellow"/>
              </w:rPr>
            </w:pPr>
            <w:r w:rsidRPr="00A44491">
              <w:rPr>
                <w:rFonts w:ascii="Book Antiqua" w:hAnsi="Book Antiqua"/>
                <w:caps/>
                <w:highlight w:val="yellow"/>
              </w:rPr>
              <w:t xml:space="preserve"> (NRIC No: </w:t>
            </w:r>
          </w:p>
          <w:p w14:paraId="581A1088" w14:textId="77777777" w:rsidR="00120684" w:rsidRPr="00A44491" w:rsidRDefault="00120684" w:rsidP="00120684">
            <w:pPr>
              <w:rPr>
                <w:rFonts w:ascii="Book Antiqua" w:hAnsi="Book Antiqua"/>
                <w:caps/>
                <w:highlight w:val="yellow"/>
              </w:rPr>
            </w:pPr>
          </w:p>
          <w:p w14:paraId="7AF91A27" w14:textId="77777777" w:rsidR="00120684" w:rsidRPr="00A44491" w:rsidRDefault="00120684" w:rsidP="00120684">
            <w:pPr>
              <w:rPr>
                <w:rFonts w:ascii="Book Antiqua" w:hAnsi="Book Antiqua"/>
                <w:caps/>
                <w:highlight w:val="yellow"/>
              </w:rPr>
            </w:pPr>
            <w:r w:rsidRPr="00A44491">
              <w:rPr>
                <w:rFonts w:ascii="Book Antiqua" w:hAnsi="Book Antiqua"/>
                <w:caps/>
                <w:highlight w:val="yellow"/>
              </w:rPr>
              <w:fldChar w:fldCharType="begin"/>
            </w:r>
            <w:r w:rsidRPr="00A44491">
              <w:rPr>
                <w:rFonts w:ascii="Book Antiqua" w:hAnsi="Book Antiqua"/>
                <w:caps/>
                <w:highlight w:val="yellow"/>
              </w:rPr>
              <w:instrText xml:space="preserve"> MERGEFIELD PrincipalPurchaser2Name \* MERGEFORMAT </w:instrText>
            </w:r>
            <w:r w:rsidRPr="00A44491">
              <w:rPr>
                <w:rFonts w:ascii="Book Antiqua" w:hAnsi="Book Antiqua"/>
                <w:caps/>
                <w:highlight w:val="yellow"/>
              </w:rPr>
              <w:fldChar w:fldCharType="separate"/>
            </w:r>
            <w:r w:rsidRPr="00A44491">
              <w:rPr>
                <w:rFonts w:ascii="Book Antiqua" w:hAnsi="Book Antiqua"/>
                <w:caps/>
                <w:noProof/>
                <w:highlight w:val="yellow"/>
              </w:rPr>
              <w:t>Purchaser2Name»</w:t>
            </w:r>
            <w:r w:rsidRPr="00A44491">
              <w:rPr>
                <w:rFonts w:ascii="Book Antiqua" w:hAnsi="Book Antiqua"/>
                <w:caps/>
                <w:highlight w:val="yellow"/>
              </w:rPr>
              <w:fldChar w:fldCharType="end"/>
            </w:r>
          </w:p>
          <w:p w14:paraId="416D47D3" w14:textId="77777777" w:rsidR="00120684" w:rsidRPr="00A44491" w:rsidRDefault="00120684" w:rsidP="00120684">
            <w:pPr>
              <w:rPr>
                <w:rFonts w:ascii="Book Antiqua" w:hAnsi="Book Antiqua"/>
                <w:caps/>
                <w:highlight w:val="yellow"/>
              </w:rPr>
            </w:pPr>
            <w:r w:rsidRPr="00A44491">
              <w:rPr>
                <w:rFonts w:ascii="Book Antiqua" w:hAnsi="Book Antiqua"/>
                <w:caps/>
                <w:highlight w:val="yellow"/>
              </w:rPr>
              <w:t xml:space="preserve"> (NRIC No: </w:t>
            </w:r>
            <w:r w:rsidRPr="00A44491">
              <w:rPr>
                <w:rFonts w:ascii="Book Antiqua" w:hAnsi="Book Antiqua"/>
                <w:caps/>
                <w:highlight w:val="yellow"/>
              </w:rPr>
              <w:fldChar w:fldCharType="begin"/>
            </w:r>
            <w:r w:rsidRPr="00A44491">
              <w:rPr>
                <w:rFonts w:ascii="Book Antiqua" w:hAnsi="Book Antiqua"/>
                <w:caps/>
                <w:highlight w:val="yellow"/>
              </w:rPr>
              <w:instrText xml:space="preserve"> MERGEFIELD PrincipalPurchaser2No \* MERGEFORMAT </w:instrText>
            </w:r>
            <w:r w:rsidRPr="00A44491">
              <w:rPr>
                <w:rFonts w:ascii="Book Antiqua" w:hAnsi="Book Antiqua"/>
                <w:caps/>
                <w:highlight w:val="yellow"/>
              </w:rPr>
              <w:fldChar w:fldCharType="separate"/>
            </w:r>
            <w:r w:rsidRPr="00A44491">
              <w:rPr>
                <w:rFonts w:ascii="Book Antiqua" w:hAnsi="Book Antiqua"/>
                <w:caps/>
                <w:noProof/>
                <w:highlight w:val="yellow"/>
              </w:rPr>
              <w:t>Purchaser2No»</w:t>
            </w:r>
            <w:r w:rsidRPr="00A44491">
              <w:rPr>
                <w:rFonts w:ascii="Book Antiqua" w:hAnsi="Book Antiqua"/>
                <w:caps/>
                <w:highlight w:val="yellow"/>
              </w:rPr>
              <w:fldChar w:fldCharType="end"/>
            </w:r>
            <w:r w:rsidRPr="00A44491">
              <w:rPr>
                <w:rFonts w:ascii="Book Antiqua" w:hAnsi="Book Antiqua"/>
                <w:caps/>
                <w:highlight w:val="yellow"/>
              </w:rPr>
              <w:t>)</w:t>
            </w:r>
          </w:p>
          <w:p w14:paraId="186934A9" w14:textId="77777777" w:rsidR="00120684" w:rsidRPr="00A44491" w:rsidRDefault="00120684" w:rsidP="00120684">
            <w:pPr>
              <w:rPr>
                <w:rFonts w:ascii="Book Antiqua" w:hAnsi="Book Antiqua"/>
                <w:highlight w:val="yellow"/>
              </w:rPr>
            </w:pPr>
          </w:p>
          <w:p w14:paraId="1715E40E" w14:textId="77777777" w:rsidR="00120684" w:rsidRPr="00A44491" w:rsidRDefault="00120684" w:rsidP="00120684">
            <w:pPr>
              <w:rPr>
                <w:rFonts w:ascii="Book Antiqua" w:hAnsi="Book Antiqua"/>
                <w:highlight w:val="yellow"/>
              </w:rPr>
            </w:pPr>
            <w:r w:rsidRPr="00A44491">
              <w:rPr>
                <w:rFonts w:ascii="Book Antiqua" w:hAnsi="Book Antiqua"/>
                <w:highlight w:val="yellow"/>
              </w:rPr>
              <w:t xml:space="preserve">Both of No. </w:t>
            </w:r>
            <w:r w:rsidRPr="00A44491">
              <w:rPr>
                <w:rFonts w:ascii="Book Antiqua" w:hAnsi="Book Antiqua"/>
                <w:highlight w:val="yellow"/>
              </w:rPr>
              <w:fldChar w:fldCharType="begin"/>
            </w:r>
            <w:r w:rsidRPr="00A44491">
              <w:rPr>
                <w:rFonts w:ascii="Book Antiqua" w:hAnsi="Book Antiqua"/>
                <w:highlight w:val="yellow"/>
              </w:rPr>
              <w:instrText xml:space="preserve"> </w:instrText>
            </w:r>
            <w:r w:rsidRPr="00A44491">
              <w:rPr>
                <w:rFonts w:ascii="Book Antiqua" w:hAnsi="Book Antiqua"/>
                <w:highlight w:val="yellow"/>
              </w:rPr>
              <w:cr/>
              <w:instrText xml:space="preserve"> \* MERGEFORMAT </w:instrText>
            </w:r>
            <w:r w:rsidRPr="00A44491">
              <w:rPr>
                <w:rFonts w:ascii="Book Antiqua" w:hAnsi="Book Antiqua"/>
                <w:highlight w:val="yellow"/>
              </w:rPr>
              <w:fldChar w:fldCharType="end"/>
            </w:r>
            <w:r w:rsidRPr="00A44491">
              <w:rPr>
                <w:rFonts w:ascii="Book Antiqua" w:hAnsi="Book Antiqua"/>
                <w:highlight w:val="yellow"/>
              </w:rPr>
              <w:fldChar w:fldCharType="begin"/>
            </w:r>
            <w:r w:rsidRPr="00A44491">
              <w:rPr>
                <w:rFonts w:ascii="Book Antiqua" w:hAnsi="Book Antiqua"/>
                <w:highlight w:val="yellow"/>
              </w:rPr>
              <w:instrText xml:space="preserve"> MERGEFIELD PrincipalPurchaser1Addr1 \* MERGEFORMAT </w:instrText>
            </w:r>
            <w:r w:rsidRPr="00A44491">
              <w:rPr>
                <w:rFonts w:ascii="Book Antiqua" w:hAnsi="Book Antiqua"/>
                <w:highlight w:val="yellow"/>
              </w:rPr>
              <w:fldChar w:fldCharType="separate"/>
            </w:r>
            <w:r w:rsidRPr="00A44491">
              <w:rPr>
                <w:rFonts w:ascii="Book Antiqua" w:hAnsi="Book Antiqua"/>
                <w:noProof/>
                <w:highlight w:val="yellow"/>
              </w:rPr>
              <w:t>Purchaser1Addr1»</w:t>
            </w:r>
            <w:r w:rsidRPr="00A44491">
              <w:rPr>
                <w:rFonts w:ascii="Book Antiqua" w:hAnsi="Book Antiqua"/>
                <w:highlight w:val="yellow"/>
              </w:rPr>
              <w:fldChar w:fldCharType="end"/>
            </w:r>
          </w:p>
          <w:p w14:paraId="3DDAAA74" w14:textId="77777777" w:rsidR="00120684" w:rsidRPr="00A44491" w:rsidRDefault="00120684" w:rsidP="00120684">
            <w:pPr>
              <w:rPr>
                <w:rFonts w:ascii="Book Antiqua" w:hAnsi="Book Antiqua"/>
                <w:highlight w:val="yellow"/>
              </w:rPr>
            </w:pPr>
            <w:r w:rsidRPr="00A44491">
              <w:rPr>
                <w:rFonts w:ascii="Book Antiqua" w:hAnsi="Book Antiqua"/>
                <w:highlight w:val="yellow"/>
              </w:rPr>
              <w:fldChar w:fldCharType="begin"/>
            </w:r>
            <w:r w:rsidRPr="00A44491">
              <w:rPr>
                <w:rFonts w:ascii="Book Antiqua" w:hAnsi="Book Antiqua"/>
                <w:highlight w:val="yellow"/>
              </w:rPr>
              <w:instrText xml:space="preserve"> </w:instrText>
            </w:r>
            <w:r w:rsidRPr="00A44491">
              <w:rPr>
                <w:rFonts w:ascii="Book Antiqua" w:hAnsi="Book Antiqua"/>
                <w:highlight w:val="yellow"/>
              </w:rPr>
              <w:cr/>
              <w:instrText xml:space="preserve"> \* MERGEFORMAT </w:instrText>
            </w:r>
            <w:r w:rsidRPr="00A44491">
              <w:rPr>
                <w:rFonts w:ascii="Book Antiqua" w:hAnsi="Book Antiqua"/>
                <w:highlight w:val="yellow"/>
              </w:rPr>
              <w:fldChar w:fldCharType="end"/>
            </w:r>
            <w:r w:rsidRPr="00A44491">
              <w:rPr>
                <w:rFonts w:ascii="Book Antiqua" w:hAnsi="Book Antiqua"/>
                <w:highlight w:val="yellow"/>
              </w:rPr>
              <w:fldChar w:fldCharType="begin"/>
            </w:r>
            <w:r w:rsidRPr="00A44491">
              <w:rPr>
                <w:rFonts w:ascii="Book Antiqua" w:hAnsi="Book Antiqua"/>
                <w:highlight w:val="yellow"/>
              </w:rPr>
              <w:instrText xml:space="preserve"> MERGEFIELD PrincipalPurchaser1Addr2 \* MERGEFORMAT </w:instrText>
            </w:r>
            <w:r w:rsidRPr="00A44491">
              <w:rPr>
                <w:rFonts w:ascii="Book Antiqua" w:hAnsi="Book Antiqua"/>
                <w:highlight w:val="yellow"/>
              </w:rPr>
              <w:fldChar w:fldCharType="separate"/>
            </w:r>
            <w:r w:rsidRPr="00A44491">
              <w:rPr>
                <w:rFonts w:ascii="Book Antiqua" w:hAnsi="Book Antiqua"/>
                <w:noProof/>
                <w:highlight w:val="yellow"/>
              </w:rPr>
              <w:t>Purchaser1Addr2»</w:t>
            </w:r>
            <w:r w:rsidRPr="00A44491">
              <w:rPr>
                <w:rFonts w:ascii="Book Antiqua" w:hAnsi="Book Antiqua"/>
                <w:highlight w:val="yellow"/>
              </w:rPr>
              <w:fldChar w:fldCharType="end"/>
            </w:r>
          </w:p>
          <w:p w14:paraId="08C9F4EB" w14:textId="77777777" w:rsidR="00120684" w:rsidRPr="00A44491" w:rsidRDefault="00120684" w:rsidP="00120684">
            <w:pPr>
              <w:rPr>
                <w:rFonts w:ascii="Book Antiqua" w:hAnsi="Book Antiqua"/>
                <w:highlight w:val="yellow"/>
              </w:rPr>
            </w:pPr>
            <w:r w:rsidRPr="00A44491">
              <w:rPr>
                <w:rFonts w:ascii="Book Antiqua" w:hAnsi="Book Antiqua"/>
                <w:highlight w:val="yellow"/>
              </w:rPr>
              <w:fldChar w:fldCharType="begin"/>
            </w:r>
            <w:r w:rsidRPr="00A44491">
              <w:rPr>
                <w:rFonts w:ascii="Book Antiqua" w:hAnsi="Book Antiqua"/>
                <w:highlight w:val="yellow"/>
              </w:rPr>
              <w:instrText xml:space="preserve"> </w:instrText>
            </w:r>
            <w:r w:rsidRPr="00A44491">
              <w:rPr>
                <w:rFonts w:ascii="Book Antiqua" w:hAnsi="Book Antiqua"/>
                <w:highlight w:val="yellow"/>
              </w:rPr>
              <w:cr/>
              <w:instrText xml:space="preserve"> \* MERGEFORMAT </w:instrText>
            </w:r>
            <w:r w:rsidRPr="00A44491">
              <w:rPr>
                <w:rFonts w:ascii="Book Antiqua" w:hAnsi="Book Antiqua"/>
                <w:highlight w:val="yellow"/>
              </w:rPr>
              <w:fldChar w:fldCharType="end"/>
            </w:r>
            <w:r w:rsidRPr="00A44491">
              <w:rPr>
                <w:rFonts w:ascii="Book Antiqua" w:hAnsi="Book Antiqua"/>
                <w:highlight w:val="yellow"/>
              </w:rPr>
              <w:fldChar w:fldCharType="begin"/>
            </w:r>
            <w:r w:rsidRPr="00A44491">
              <w:rPr>
                <w:rFonts w:ascii="Book Antiqua" w:hAnsi="Book Antiqua"/>
                <w:highlight w:val="yellow"/>
              </w:rPr>
              <w:instrText xml:space="preserve"> MERGEFIELD PrincipalPurchaser1Addr3 \* MERGEFORMAT </w:instrText>
            </w:r>
            <w:r w:rsidRPr="00A44491">
              <w:rPr>
                <w:rFonts w:ascii="Book Antiqua" w:hAnsi="Book Antiqua"/>
                <w:highlight w:val="yellow"/>
              </w:rPr>
              <w:fldChar w:fldCharType="separate"/>
            </w:r>
            <w:r w:rsidRPr="00A44491">
              <w:rPr>
                <w:rFonts w:ascii="Book Antiqua" w:hAnsi="Book Antiqua"/>
                <w:noProof/>
                <w:highlight w:val="yellow"/>
              </w:rPr>
              <w:t>Purchaser1Addr3»</w:t>
            </w:r>
            <w:r w:rsidRPr="00A44491">
              <w:rPr>
                <w:rFonts w:ascii="Book Antiqua" w:hAnsi="Book Antiqua"/>
                <w:highlight w:val="yellow"/>
              </w:rPr>
              <w:fldChar w:fldCharType="end"/>
            </w:r>
          </w:p>
          <w:p w14:paraId="46C58781" w14:textId="77777777" w:rsidR="00120684" w:rsidRPr="00A44491" w:rsidRDefault="00120684" w:rsidP="00120684">
            <w:pPr>
              <w:rPr>
                <w:rFonts w:ascii="Book Antiqua" w:hAnsi="Book Antiqua"/>
                <w:highlight w:val="yellow"/>
              </w:rPr>
            </w:pPr>
            <w:r w:rsidRPr="00A44491">
              <w:rPr>
                <w:rFonts w:ascii="Book Antiqua" w:hAnsi="Book Antiqua"/>
                <w:highlight w:val="yellow"/>
              </w:rPr>
              <w:fldChar w:fldCharType="begin"/>
            </w:r>
            <w:r w:rsidRPr="00A44491">
              <w:rPr>
                <w:rFonts w:ascii="Book Antiqua" w:hAnsi="Book Antiqua"/>
                <w:highlight w:val="yellow"/>
              </w:rPr>
              <w:instrText xml:space="preserve"> MERGEFIELD PrincipalPurchaser1Postcode \* MERGEFORMAT </w:instrText>
            </w:r>
            <w:r w:rsidRPr="00A44491">
              <w:rPr>
                <w:rFonts w:ascii="Book Antiqua" w:hAnsi="Book Antiqua"/>
                <w:highlight w:val="yellow"/>
              </w:rPr>
              <w:fldChar w:fldCharType="separate"/>
            </w:r>
            <w:r w:rsidRPr="00A44491">
              <w:rPr>
                <w:rFonts w:ascii="Book Antiqua" w:hAnsi="Book Antiqua"/>
                <w:noProof/>
                <w:highlight w:val="yellow"/>
              </w:rPr>
              <w:t>Purchaser1Postcode»</w:t>
            </w:r>
            <w:r w:rsidRPr="00A44491">
              <w:rPr>
                <w:rFonts w:ascii="Book Antiqua" w:hAnsi="Book Antiqua"/>
                <w:highlight w:val="yellow"/>
              </w:rPr>
              <w:fldChar w:fldCharType="end"/>
            </w:r>
            <w:r w:rsidRPr="00A44491">
              <w:rPr>
                <w:rFonts w:ascii="Book Antiqua" w:hAnsi="Book Antiqua"/>
                <w:highlight w:val="yellow"/>
              </w:rPr>
              <w:t xml:space="preserve"> </w:t>
            </w:r>
          </w:p>
          <w:p w14:paraId="22EC392E" w14:textId="77777777" w:rsidR="00120684" w:rsidRPr="00E56BEF" w:rsidRDefault="00120684" w:rsidP="00120684">
            <w:pPr>
              <w:rPr>
                <w:rFonts w:ascii="Book Antiqua" w:hAnsi="Book Antiqua"/>
                <w:highlight w:val="yellow"/>
              </w:rPr>
            </w:pPr>
            <w:r w:rsidRPr="00A44491">
              <w:rPr>
                <w:rFonts w:ascii="Book Antiqua" w:hAnsi="Book Antiqua"/>
                <w:highlight w:val="yellow"/>
              </w:rPr>
              <w:fldChar w:fldCharType="begin"/>
            </w:r>
            <w:r w:rsidRPr="00A44491">
              <w:rPr>
                <w:rFonts w:ascii="Book Antiqua" w:hAnsi="Book Antiqua"/>
                <w:highlight w:val="yellow"/>
              </w:rPr>
              <w:instrText xml:space="preserve"> MERGEFIELD PrincipalPurchaser1City \* MERGEFORMAT </w:instrText>
            </w:r>
            <w:r w:rsidRPr="00A44491">
              <w:rPr>
                <w:rFonts w:ascii="Book Antiqua" w:hAnsi="Book Antiqua"/>
                <w:highlight w:val="yellow"/>
              </w:rPr>
              <w:fldChar w:fldCharType="separate"/>
            </w:r>
            <w:r w:rsidRPr="00A44491">
              <w:rPr>
                <w:rFonts w:ascii="Book Antiqua" w:hAnsi="Book Antiqua"/>
                <w:noProof/>
                <w:highlight w:val="yellow"/>
              </w:rPr>
              <w:t>Purchaser1City»</w:t>
            </w:r>
            <w:r w:rsidRPr="00A44491">
              <w:rPr>
                <w:rFonts w:ascii="Book Antiqua" w:hAnsi="Book Antiqua"/>
                <w:highlight w:val="yellow"/>
              </w:rPr>
              <w:fldChar w:fldCharType="end"/>
            </w:r>
            <w:r w:rsidRPr="00E56BEF">
              <w:rPr>
                <w:rFonts w:ascii="Book Antiqua" w:hAnsi="Book Antiqua"/>
                <w:highlight w:val="yellow"/>
              </w:rPr>
              <w:t xml:space="preserve"> </w:t>
            </w:r>
          </w:p>
          <w:p w14:paraId="5B5A60F7" w14:textId="77777777" w:rsidR="00120684" w:rsidRPr="00E56BEF" w:rsidRDefault="00120684" w:rsidP="00120684">
            <w:pPr>
              <w:rPr>
                <w:rFonts w:ascii="Book Antiqua" w:hAnsi="Book Antiqua"/>
                <w:highlight w:val="yellow"/>
              </w:rPr>
            </w:pPr>
            <w:r w:rsidRPr="00E56BEF">
              <w:rPr>
                <w:rFonts w:ascii="Book Antiqua" w:hAnsi="Book Antiqua"/>
                <w:highlight w:val="yellow"/>
              </w:rPr>
              <w:fldChar w:fldCharType="begin"/>
            </w:r>
            <w:r w:rsidRPr="00E56BEF">
              <w:rPr>
                <w:rFonts w:ascii="Book Antiqua" w:hAnsi="Book Antiqua"/>
                <w:highlight w:val="yellow"/>
              </w:rPr>
              <w:instrText xml:space="preserve"> MERGEFIELD PrincipalPurchaser1State \* MERGEFORMAT </w:instrText>
            </w:r>
            <w:r w:rsidRPr="00E56BEF">
              <w:rPr>
                <w:rFonts w:ascii="Book Antiqua" w:hAnsi="Book Antiqua"/>
                <w:highlight w:val="yellow"/>
              </w:rPr>
              <w:fldChar w:fldCharType="separate"/>
            </w:r>
            <w:r w:rsidRPr="00E56BEF">
              <w:rPr>
                <w:rFonts w:ascii="Book Antiqua" w:hAnsi="Book Antiqua"/>
                <w:noProof/>
                <w:highlight w:val="yellow"/>
              </w:rPr>
              <w:t>«PrincipalPurchaser1State»</w:t>
            </w:r>
            <w:r w:rsidRPr="00E56BEF">
              <w:rPr>
                <w:rFonts w:ascii="Book Antiqua" w:hAnsi="Book Antiqua"/>
                <w:highlight w:val="yellow"/>
              </w:rPr>
              <w:fldChar w:fldCharType="end"/>
            </w:r>
          </w:p>
          <w:p w14:paraId="3546D9F8" w14:textId="77777777" w:rsidR="00E470A2" w:rsidRPr="00E470A2" w:rsidRDefault="00E470A2" w:rsidP="00E470A2">
            <w:pPr>
              <w:jc w:val="both"/>
              <w:rPr>
                <w:rFonts w:ascii="Book Antiqua" w:hAnsi="Book Antiqua"/>
              </w:rPr>
            </w:pPr>
          </w:p>
        </w:tc>
      </w:tr>
      <w:tr w:rsidR="00D2382D" w:rsidRPr="00E56BEF" w14:paraId="4986BF9F" w14:textId="77777777" w:rsidTr="00C12C04">
        <w:tblPrEx>
          <w:tblCellMar>
            <w:top w:w="0" w:type="dxa"/>
            <w:bottom w:w="0" w:type="dxa"/>
          </w:tblCellMar>
        </w:tblPrEx>
        <w:tc>
          <w:tcPr>
            <w:tcW w:w="991" w:type="dxa"/>
          </w:tcPr>
          <w:p w14:paraId="7080F311" w14:textId="77777777" w:rsidR="00D2382D" w:rsidRPr="00E56BEF" w:rsidRDefault="00D2382D">
            <w:pPr>
              <w:jc w:val="center"/>
              <w:rPr>
                <w:rFonts w:ascii="Book Antiqua" w:hAnsi="Book Antiqua"/>
                <w:bCs/>
                <w:lang w:val="en-GB"/>
              </w:rPr>
            </w:pPr>
          </w:p>
          <w:p w14:paraId="1DF9BC4D" w14:textId="77777777" w:rsidR="00D2382D" w:rsidRPr="00E56BEF" w:rsidRDefault="00D2382D">
            <w:pPr>
              <w:jc w:val="center"/>
              <w:rPr>
                <w:rFonts w:ascii="Book Antiqua" w:hAnsi="Book Antiqua"/>
                <w:bCs/>
                <w:lang w:val="en-GB"/>
              </w:rPr>
            </w:pPr>
            <w:r w:rsidRPr="00E56BEF">
              <w:rPr>
                <w:rFonts w:ascii="Book Antiqua" w:hAnsi="Book Antiqua"/>
                <w:bCs/>
                <w:lang w:val="en-GB"/>
              </w:rPr>
              <w:t>4</w:t>
            </w:r>
          </w:p>
          <w:p w14:paraId="10B9A9D2" w14:textId="77777777" w:rsidR="00D2382D" w:rsidRPr="00E56BEF" w:rsidRDefault="00D2382D">
            <w:pPr>
              <w:jc w:val="center"/>
              <w:rPr>
                <w:rFonts w:ascii="Book Antiqua" w:hAnsi="Book Antiqua"/>
                <w:bCs/>
                <w:lang w:val="en-GB"/>
              </w:rPr>
            </w:pPr>
          </w:p>
        </w:tc>
        <w:tc>
          <w:tcPr>
            <w:tcW w:w="2951" w:type="dxa"/>
          </w:tcPr>
          <w:p w14:paraId="3DB49A95" w14:textId="77777777" w:rsidR="00D2382D" w:rsidRPr="00E56BEF" w:rsidRDefault="00D2382D">
            <w:pPr>
              <w:rPr>
                <w:rFonts w:ascii="Book Antiqua" w:hAnsi="Book Antiqua"/>
                <w:bCs/>
                <w:lang w:val="en-GB"/>
              </w:rPr>
            </w:pPr>
          </w:p>
          <w:p w14:paraId="549B0FEF" w14:textId="77777777" w:rsidR="00D2382D" w:rsidRDefault="00D2382D">
            <w:pPr>
              <w:rPr>
                <w:rFonts w:ascii="Book Antiqua" w:hAnsi="Book Antiqua"/>
                <w:bCs/>
                <w:lang w:val="en-GB"/>
              </w:rPr>
            </w:pPr>
            <w:r w:rsidRPr="00E56BEF">
              <w:rPr>
                <w:rFonts w:ascii="Book Antiqua" w:hAnsi="Book Antiqua"/>
                <w:bCs/>
                <w:lang w:val="en-GB"/>
              </w:rPr>
              <w:t>Date of the Principal Sale and Purchase Agreement</w:t>
            </w:r>
          </w:p>
          <w:p w14:paraId="5BBF1A71" w14:textId="77777777" w:rsidR="00B86DB9" w:rsidRPr="00E56BEF" w:rsidRDefault="00B86DB9">
            <w:pPr>
              <w:rPr>
                <w:rFonts w:ascii="Book Antiqua" w:hAnsi="Book Antiqua"/>
                <w:bCs/>
                <w:lang w:val="en-GB"/>
              </w:rPr>
            </w:pPr>
          </w:p>
        </w:tc>
        <w:tc>
          <w:tcPr>
            <w:tcW w:w="4536" w:type="dxa"/>
          </w:tcPr>
          <w:p w14:paraId="4D6639FD" w14:textId="77777777" w:rsidR="00D2382D" w:rsidRPr="00E56BEF" w:rsidRDefault="00D2382D">
            <w:pPr>
              <w:rPr>
                <w:rFonts w:ascii="Book Antiqua" w:hAnsi="Book Antiqua"/>
                <w:bCs/>
                <w:lang w:val="en-GB"/>
              </w:rPr>
            </w:pPr>
          </w:p>
          <w:p w14:paraId="65CB900D" w14:textId="77777777" w:rsidR="00D2382D" w:rsidRPr="00E56BEF" w:rsidRDefault="00D2382D">
            <w:pPr>
              <w:rPr>
                <w:rFonts w:ascii="Book Antiqua" w:hAnsi="Book Antiqua"/>
                <w:bCs/>
                <w:lang w:val="en-GB"/>
              </w:rPr>
            </w:pPr>
          </w:p>
          <w:p w14:paraId="4D622733" w14:textId="77777777" w:rsidR="00D2382D" w:rsidRPr="00E56BEF" w:rsidRDefault="00D2382D">
            <w:pPr>
              <w:rPr>
                <w:rFonts w:ascii="Book Antiqua" w:hAnsi="Book Antiqua"/>
                <w:bCs/>
                <w:lang w:val="en-GB"/>
              </w:rPr>
            </w:pPr>
          </w:p>
        </w:tc>
      </w:tr>
      <w:tr w:rsidR="00197323" w:rsidRPr="00E56BEF" w14:paraId="52173292" w14:textId="77777777" w:rsidTr="00C12C04">
        <w:tblPrEx>
          <w:tblCellMar>
            <w:top w:w="0" w:type="dxa"/>
            <w:bottom w:w="0" w:type="dxa"/>
          </w:tblCellMar>
        </w:tblPrEx>
        <w:tc>
          <w:tcPr>
            <w:tcW w:w="991" w:type="dxa"/>
          </w:tcPr>
          <w:p w14:paraId="51720669" w14:textId="77777777" w:rsidR="00197323" w:rsidRPr="00E56BEF" w:rsidRDefault="00197323" w:rsidP="00D2382D">
            <w:pPr>
              <w:jc w:val="center"/>
              <w:rPr>
                <w:rFonts w:ascii="Book Antiqua" w:hAnsi="Book Antiqua"/>
                <w:bCs/>
                <w:lang w:val="en-GB"/>
              </w:rPr>
            </w:pPr>
          </w:p>
          <w:p w14:paraId="1E6CC735" w14:textId="77777777" w:rsidR="00197323" w:rsidRPr="00E56BEF" w:rsidRDefault="00197323" w:rsidP="00D2382D">
            <w:pPr>
              <w:jc w:val="center"/>
              <w:rPr>
                <w:rFonts w:ascii="Book Antiqua" w:hAnsi="Book Antiqua"/>
                <w:bCs/>
                <w:lang w:val="en-GB"/>
              </w:rPr>
            </w:pPr>
            <w:r w:rsidRPr="00E56BEF">
              <w:rPr>
                <w:rFonts w:ascii="Book Antiqua" w:hAnsi="Book Antiqua"/>
                <w:bCs/>
                <w:lang w:val="en-GB"/>
              </w:rPr>
              <w:t>5</w:t>
            </w:r>
          </w:p>
          <w:p w14:paraId="4E2306A8" w14:textId="77777777" w:rsidR="00197323" w:rsidRPr="00E56BEF" w:rsidRDefault="00197323">
            <w:pPr>
              <w:jc w:val="center"/>
              <w:rPr>
                <w:rFonts w:ascii="Book Antiqua" w:hAnsi="Book Antiqua"/>
                <w:bCs/>
                <w:lang w:val="en-GB"/>
              </w:rPr>
            </w:pPr>
          </w:p>
        </w:tc>
        <w:tc>
          <w:tcPr>
            <w:tcW w:w="2951" w:type="dxa"/>
          </w:tcPr>
          <w:p w14:paraId="30C34308" w14:textId="77777777" w:rsidR="00197323" w:rsidRPr="00E56BEF" w:rsidRDefault="00197323" w:rsidP="00D2382D">
            <w:pPr>
              <w:rPr>
                <w:rFonts w:ascii="Book Antiqua" w:hAnsi="Book Antiqua"/>
                <w:bCs/>
                <w:lang w:val="en-GB"/>
              </w:rPr>
            </w:pPr>
          </w:p>
          <w:p w14:paraId="4DEF683E" w14:textId="77777777" w:rsidR="00197323" w:rsidRPr="00E56BEF" w:rsidRDefault="00197323">
            <w:pPr>
              <w:rPr>
                <w:rFonts w:ascii="Book Antiqua" w:hAnsi="Book Antiqua"/>
                <w:bCs/>
                <w:lang w:val="en-GB"/>
              </w:rPr>
            </w:pPr>
            <w:proofErr w:type="gramStart"/>
            <w:r w:rsidRPr="00E56BEF">
              <w:rPr>
                <w:rFonts w:ascii="Book Antiqua" w:hAnsi="Book Antiqua"/>
                <w:bCs/>
                <w:lang w:val="en-GB"/>
              </w:rPr>
              <w:t>Particulars of</w:t>
            </w:r>
            <w:proofErr w:type="gramEnd"/>
            <w:r w:rsidRPr="00E56BEF">
              <w:rPr>
                <w:rFonts w:ascii="Book Antiqua" w:hAnsi="Book Antiqua"/>
                <w:bCs/>
                <w:lang w:val="en-GB"/>
              </w:rPr>
              <w:t xml:space="preserve"> the Developer</w:t>
            </w:r>
          </w:p>
        </w:tc>
        <w:tc>
          <w:tcPr>
            <w:tcW w:w="4536" w:type="dxa"/>
          </w:tcPr>
          <w:p w14:paraId="747EE04C" w14:textId="77777777" w:rsidR="00197323" w:rsidRPr="00E56BEF" w:rsidRDefault="00197323">
            <w:pPr>
              <w:rPr>
                <w:rFonts w:ascii="Book Antiqua" w:hAnsi="Book Antiqua"/>
                <w:bCs/>
                <w:lang w:val="en-GB"/>
              </w:rPr>
            </w:pPr>
          </w:p>
          <w:p w14:paraId="426FB247" w14:textId="77777777" w:rsidR="00197323" w:rsidRPr="00E56BEF" w:rsidRDefault="00197323">
            <w:pPr>
              <w:rPr>
                <w:rFonts w:ascii="Book Antiqua" w:hAnsi="Book Antiqua"/>
                <w:bCs/>
                <w:lang w:val="en-GB"/>
              </w:rPr>
            </w:pPr>
          </w:p>
        </w:tc>
      </w:tr>
      <w:tr w:rsidR="00DC5B54" w:rsidRPr="00E56BEF" w14:paraId="68A7C278" w14:textId="77777777" w:rsidTr="00C12C04">
        <w:tblPrEx>
          <w:tblCellMar>
            <w:top w:w="0" w:type="dxa"/>
            <w:bottom w:w="0" w:type="dxa"/>
          </w:tblCellMar>
        </w:tblPrEx>
        <w:tc>
          <w:tcPr>
            <w:tcW w:w="991" w:type="dxa"/>
          </w:tcPr>
          <w:p w14:paraId="5EFBF0A4" w14:textId="77777777" w:rsidR="00DC5B54" w:rsidRPr="00E56BEF" w:rsidRDefault="00DC5B54" w:rsidP="00DC5B54">
            <w:pPr>
              <w:jc w:val="center"/>
              <w:rPr>
                <w:rFonts w:ascii="Book Antiqua" w:hAnsi="Book Antiqua"/>
                <w:bCs/>
                <w:lang w:val="en-GB"/>
              </w:rPr>
            </w:pPr>
          </w:p>
          <w:p w14:paraId="024BA91C" w14:textId="77777777" w:rsidR="00DC5B54" w:rsidRPr="00E56BEF" w:rsidRDefault="00DC5B54" w:rsidP="00DC5B54">
            <w:pPr>
              <w:jc w:val="center"/>
              <w:rPr>
                <w:rFonts w:ascii="Book Antiqua" w:hAnsi="Book Antiqua"/>
                <w:bCs/>
                <w:lang w:val="en-GB"/>
              </w:rPr>
            </w:pPr>
            <w:r w:rsidRPr="00E56BEF">
              <w:rPr>
                <w:rFonts w:ascii="Book Antiqua" w:hAnsi="Book Antiqua"/>
                <w:bCs/>
                <w:lang w:val="en-GB"/>
              </w:rPr>
              <w:t>6</w:t>
            </w:r>
          </w:p>
          <w:p w14:paraId="2BA34F5F" w14:textId="77777777" w:rsidR="00DC5B54" w:rsidRPr="00E56BEF" w:rsidRDefault="00DC5B54" w:rsidP="00DC5B54">
            <w:pPr>
              <w:jc w:val="center"/>
              <w:rPr>
                <w:rFonts w:ascii="Book Antiqua" w:hAnsi="Book Antiqua"/>
                <w:bCs/>
                <w:lang w:val="en-GB"/>
              </w:rPr>
            </w:pPr>
          </w:p>
        </w:tc>
        <w:tc>
          <w:tcPr>
            <w:tcW w:w="2951" w:type="dxa"/>
          </w:tcPr>
          <w:p w14:paraId="3328ABD5" w14:textId="77777777" w:rsidR="00DC5B54" w:rsidRPr="00E56BEF" w:rsidRDefault="00DC5B54" w:rsidP="00DC5B54">
            <w:pPr>
              <w:rPr>
                <w:rFonts w:ascii="Book Antiqua" w:hAnsi="Book Antiqua"/>
                <w:bCs/>
                <w:lang w:val="en-GB"/>
              </w:rPr>
            </w:pPr>
          </w:p>
          <w:p w14:paraId="3A54DD53" w14:textId="77777777" w:rsidR="00DC5B54" w:rsidRPr="00E56BEF" w:rsidRDefault="00DC5B54" w:rsidP="00DC5B54">
            <w:pPr>
              <w:rPr>
                <w:rFonts w:ascii="Book Antiqua" w:hAnsi="Book Antiqua"/>
                <w:bCs/>
                <w:lang w:val="en-GB"/>
              </w:rPr>
            </w:pPr>
            <w:proofErr w:type="gramStart"/>
            <w:r w:rsidRPr="00E56BEF">
              <w:rPr>
                <w:rFonts w:ascii="Book Antiqua" w:hAnsi="Book Antiqua"/>
                <w:bCs/>
                <w:lang w:val="en-GB"/>
              </w:rPr>
              <w:t>Particulars of</w:t>
            </w:r>
            <w:proofErr w:type="gramEnd"/>
            <w:r w:rsidRPr="00E56BEF">
              <w:rPr>
                <w:rFonts w:ascii="Book Antiqua" w:hAnsi="Book Antiqua"/>
                <w:bCs/>
                <w:lang w:val="en-GB"/>
              </w:rPr>
              <w:t xml:space="preserve"> the Principal Purchaser(s)</w:t>
            </w:r>
          </w:p>
          <w:p w14:paraId="64BB95E9" w14:textId="77777777" w:rsidR="00DC5B54" w:rsidRPr="00E56BEF" w:rsidRDefault="00DC5B54" w:rsidP="00DC5B54">
            <w:pPr>
              <w:rPr>
                <w:rFonts w:ascii="Book Antiqua" w:hAnsi="Book Antiqua"/>
                <w:bCs/>
                <w:lang w:val="en-GB"/>
              </w:rPr>
            </w:pPr>
          </w:p>
        </w:tc>
        <w:tc>
          <w:tcPr>
            <w:tcW w:w="4536" w:type="dxa"/>
          </w:tcPr>
          <w:p w14:paraId="0B7306E8" w14:textId="77777777" w:rsidR="00DC5B54" w:rsidRPr="00E56BEF" w:rsidRDefault="00DC5B54" w:rsidP="00DC5B54">
            <w:pPr>
              <w:rPr>
                <w:rFonts w:ascii="Book Antiqua" w:hAnsi="Book Antiqua"/>
                <w:bCs/>
                <w:lang w:val="en-GB"/>
              </w:rPr>
            </w:pPr>
          </w:p>
          <w:p w14:paraId="56DC9E0A" w14:textId="77777777" w:rsidR="00DC5B54" w:rsidRPr="00E56BEF" w:rsidRDefault="00DC5B54" w:rsidP="00A44491">
            <w:pPr>
              <w:rPr>
                <w:rFonts w:ascii="Book Antiqua" w:hAnsi="Book Antiqua"/>
                <w:bCs/>
                <w:lang w:val="en-GB"/>
              </w:rPr>
            </w:pPr>
            <w:r w:rsidRPr="00E56BEF">
              <w:rPr>
                <w:rFonts w:ascii="Book Antiqua" w:hAnsi="Book Antiqua"/>
                <w:caps/>
                <w:highlight w:val="yellow"/>
              </w:rPr>
              <w:fldChar w:fldCharType="begin"/>
            </w:r>
            <w:r w:rsidRPr="00E56BEF">
              <w:rPr>
                <w:rFonts w:ascii="Book Antiqua" w:hAnsi="Book Antiqua"/>
                <w:caps/>
                <w:highlight w:val="yellow"/>
              </w:rPr>
              <w:instrText xml:space="preserve"> </w:instrText>
            </w:r>
            <w:r w:rsidRPr="00E56BEF">
              <w:rPr>
                <w:rFonts w:ascii="Book Antiqua" w:hAnsi="Book Antiqua"/>
                <w:caps/>
                <w:highlight w:val="yellow"/>
              </w:rPr>
              <w:cr/>
              <w:instrText xml:space="preserve"> \* MERGEFORMAT </w:instrText>
            </w:r>
            <w:r w:rsidRPr="00E56BEF">
              <w:rPr>
                <w:rFonts w:ascii="Book Antiqua" w:hAnsi="Book Antiqua"/>
                <w:caps/>
                <w:highlight w:val="yellow"/>
              </w:rPr>
              <w:fldChar w:fldCharType="end"/>
            </w:r>
          </w:p>
        </w:tc>
      </w:tr>
      <w:tr w:rsidR="00DC5B54" w:rsidRPr="00E56BEF" w14:paraId="52F97FA3" w14:textId="77777777" w:rsidTr="00C12C04">
        <w:tblPrEx>
          <w:tblCellMar>
            <w:top w:w="0" w:type="dxa"/>
            <w:bottom w:w="0" w:type="dxa"/>
          </w:tblCellMar>
        </w:tblPrEx>
        <w:tc>
          <w:tcPr>
            <w:tcW w:w="991" w:type="dxa"/>
          </w:tcPr>
          <w:p w14:paraId="06DC5176" w14:textId="77777777" w:rsidR="00DC5B54" w:rsidRPr="00E56BEF" w:rsidRDefault="00DC5B54" w:rsidP="00DC5B54">
            <w:pPr>
              <w:jc w:val="center"/>
              <w:rPr>
                <w:rFonts w:ascii="Book Antiqua" w:hAnsi="Book Antiqua"/>
                <w:bCs/>
                <w:lang w:val="en-GB"/>
              </w:rPr>
            </w:pPr>
          </w:p>
          <w:p w14:paraId="4D2DC381" w14:textId="77777777" w:rsidR="00DC5B54" w:rsidRPr="00E56BEF" w:rsidRDefault="00DC5B54" w:rsidP="00DC5B54">
            <w:pPr>
              <w:jc w:val="center"/>
              <w:rPr>
                <w:rFonts w:ascii="Book Antiqua" w:hAnsi="Book Antiqua"/>
                <w:bCs/>
                <w:lang w:val="en-GB"/>
              </w:rPr>
            </w:pPr>
            <w:r w:rsidRPr="00E56BEF">
              <w:rPr>
                <w:rFonts w:ascii="Book Antiqua" w:hAnsi="Book Antiqua"/>
                <w:bCs/>
                <w:lang w:val="en-GB"/>
              </w:rPr>
              <w:t>7</w:t>
            </w:r>
          </w:p>
          <w:p w14:paraId="6FB20912" w14:textId="77777777" w:rsidR="00DC5B54" w:rsidRPr="00E56BEF" w:rsidRDefault="00DC5B54" w:rsidP="00DC5B54">
            <w:pPr>
              <w:jc w:val="center"/>
              <w:rPr>
                <w:rFonts w:ascii="Book Antiqua" w:hAnsi="Book Antiqua"/>
                <w:bCs/>
                <w:lang w:val="en-GB"/>
              </w:rPr>
            </w:pPr>
          </w:p>
        </w:tc>
        <w:tc>
          <w:tcPr>
            <w:tcW w:w="2951" w:type="dxa"/>
          </w:tcPr>
          <w:p w14:paraId="1C12F63F" w14:textId="77777777" w:rsidR="00DC5B54" w:rsidRPr="00E56BEF" w:rsidRDefault="00DC5B54" w:rsidP="00DC5B54">
            <w:pPr>
              <w:rPr>
                <w:rFonts w:ascii="Book Antiqua" w:hAnsi="Book Antiqua"/>
                <w:bCs/>
                <w:lang w:val="en-GB"/>
              </w:rPr>
            </w:pPr>
          </w:p>
          <w:p w14:paraId="1E7D885C" w14:textId="77777777" w:rsidR="00DC5B54" w:rsidRPr="00E56BEF" w:rsidRDefault="00DC5B54" w:rsidP="00DC5B54">
            <w:pPr>
              <w:rPr>
                <w:rFonts w:ascii="Book Antiqua" w:hAnsi="Book Antiqua"/>
                <w:bCs/>
                <w:lang w:val="en-GB"/>
              </w:rPr>
            </w:pPr>
            <w:proofErr w:type="gramStart"/>
            <w:r w:rsidRPr="00E56BEF">
              <w:rPr>
                <w:rFonts w:ascii="Book Antiqua" w:hAnsi="Book Antiqua"/>
                <w:bCs/>
                <w:lang w:val="en-GB"/>
              </w:rPr>
              <w:t>Particulars of</w:t>
            </w:r>
            <w:proofErr w:type="gramEnd"/>
            <w:r w:rsidRPr="00E56BEF">
              <w:rPr>
                <w:rFonts w:ascii="Book Antiqua" w:hAnsi="Book Antiqua"/>
                <w:bCs/>
                <w:lang w:val="en-GB"/>
              </w:rPr>
              <w:t xml:space="preserve"> the Proprietor</w:t>
            </w:r>
          </w:p>
        </w:tc>
        <w:tc>
          <w:tcPr>
            <w:tcW w:w="4536" w:type="dxa"/>
          </w:tcPr>
          <w:p w14:paraId="50E4F11C" w14:textId="77777777" w:rsidR="00DC5B54" w:rsidRPr="00E56BEF" w:rsidRDefault="00DC5B54" w:rsidP="00DC5B54">
            <w:pPr>
              <w:rPr>
                <w:rFonts w:ascii="Book Antiqua" w:hAnsi="Book Antiqua"/>
                <w:bCs/>
                <w:lang w:val="en-GB"/>
              </w:rPr>
            </w:pPr>
          </w:p>
          <w:p w14:paraId="7A02A825" w14:textId="77777777" w:rsidR="00DC5B54" w:rsidRPr="00E56BEF" w:rsidRDefault="00DC5B54" w:rsidP="00A44491">
            <w:pPr>
              <w:rPr>
                <w:rFonts w:ascii="Book Antiqua" w:hAnsi="Book Antiqua"/>
                <w:bCs/>
                <w:lang w:val="en-GB"/>
              </w:rPr>
            </w:pPr>
          </w:p>
        </w:tc>
      </w:tr>
    </w:tbl>
    <w:p w14:paraId="48A27525" w14:textId="77777777" w:rsidR="00DC5B54" w:rsidRDefault="00DC5B54">
      <w:pPr>
        <w:pStyle w:val="Heading3"/>
        <w:ind w:left="0" w:firstLine="0"/>
        <w:jc w:val="center"/>
        <w:rPr>
          <w:rFonts w:ascii="Book Antiqua" w:hAnsi="Book Antiqua"/>
          <w:sz w:val="20"/>
          <w:lang w:val="en-GB"/>
        </w:rPr>
      </w:pPr>
    </w:p>
    <w:p w14:paraId="1B74D99F" w14:textId="77777777" w:rsidR="00DC5B54" w:rsidRDefault="00DC5B54">
      <w:pPr>
        <w:pStyle w:val="Heading3"/>
        <w:ind w:left="0" w:firstLine="0"/>
        <w:jc w:val="center"/>
        <w:rPr>
          <w:rFonts w:ascii="Book Antiqua" w:hAnsi="Book Antiqua"/>
          <w:sz w:val="20"/>
          <w:lang w:val="en-GB"/>
        </w:rPr>
      </w:pPr>
    </w:p>
    <w:p w14:paraId="6CCD5FAF" w14:textId="77777777" w:rsidR="00DC5B54" w:rsidRDefault="00DC5B54">
      <w:pPr>
        <w:pStyle w:val="Heading3"/>
        <w:ind w:left="0" w:firstLine="0"/>
        <w:jc w:val="center"/>
        <w:rPr>
          <w:rFonts w:ascii="Book Antiqua" w:hAnsi="Book Antiqua"/>
          <w:sz w:val="20"/>
          <w:lang w:val="en-GB"/>
        </w:rPr>
      </w:pPr>
    </w:p>
    <w:p w14:paraId="1DDC9BE3" w14:textId="77777777" w:rsidR="00DC5B54" w:rsidRDefault="00DC5B54">
      <w:pPr>
        <w:pStyle w:val="Heading3"/>
        <w:ind w:left="0" w:firstLine="0"/>
        <w:jc w:val="center"/>
        <w:rPr>
          <w:rFonts w:ascii="Book Antiqua" w:hAnsi="Book Antiqua"/>
          <w:sz w:val="20"/>
          <w:lang w:val="en-GB"/>
        </w:rPr>
      </w:pPr>
    </w:p>
    <w:p w14:paraId="335508BD" w14:textId="77777777" w:rsidR="00D2382D" w:rsidRPr="00E56BEF" w:rsidRDefault="00D2382D">
      <w:pPr>
        <w:pStyle w:val="Heading3"/>
        <w:ind w:left="0" w:firstLine="0"/>
        <w:jc w:val="center"/>
        <w:rPr>
          <w:rFonts w:ascii="Book Antiqua" w:hAnsi="Book Antiqua"/>
          <w:sz w:val="20"/>
          <w:lang w:val="en-GB"/>
        </w:rPr>
      </w:pPr>
      <w:r w:rsidRPr="00E56BEF">
        <w:rPr>
          <w:rFonts w:ascii="Book Antiqua" w:hAnsi="Book Antiqua"/>
          <w:sz w:val="20"/>
          <w:lang w:val="en-GB"/>
        </w:rPr>
        <w:t>FIRST SCHEDULE (</w:t>
      </w:r>
      <w:proofErr w:type="spellStart"/>
      <w:r w:rsidRPr="00E56BEF">
        <w:rPr>
          <w:rFonts w:ascii="Book Antiqua" w:hAnsi="Book Antiqua"/>
          <w:sz w:val="20"/>
          <w:lang w:val="en-GB"/>
        </w:rPr>
        <w:t>Con’t</w:t>
      </w:r>
      <w:proofErr w:type="spellEnd"/>
      <w:r w:rsidRPr="00E56BEF">
        <w:rPr>
          <w:rFonts w:ascii="Book Antiqua" w:hAnsi="Book Antiqua"/>
          <w:sz w:val="20"/>
          <w:lang w:val="en-GB"/>
        </w:rPr>
        <w:t>)</w:t>
      </w:r>
    </w:p>
    <w:p w14:paraId="603D1A1E" w14:textId="77777777" w:rsidR="00197323" w:rsidRPr="00E56BEF" w:rsidRDefault="00197323" w:rsidP="00FB2891">
      <w:pPr>
        <w:rPr>
          <w:rFonts w:ascii="Book Antiqua" w:hAnsi="Book Antiqua"/>
          <w:lang w:val="en-GB"/>
        </w:rPr>
      </w:pPr>
    </w:p>
    <w:p w14:paraId="231FDA79" w14:textId="77777777" w:rsidR="00D2382D" w:rsidRPr="00E56BEF" w:rsidRDefault="00D2382D">
      <w:pPr>
        <w:jc w:val="center"/>
        <w:rPr>
          <w:rFonts w:ascii="Book Antiqua" w:hAnsi="Book Antiqua"/>
          <w:bCs/>
          <w:lang w:val="en-GB"/>
        </w:rPr>
      </w:pPr>
      <w:r w:rsidRPr="00E56BEF">
        <w:rPr>
          <w:rFonts w:ascii="Book Antiqua" w:hAnsi="Book Antiqua"/>
          <w:bCs/>
          <w:lang w:val="en-GB"/>
        </w:rPr>
        <w:t xml:space="preserve">(which is to be taken, read and construed as an essential part of this </w:t>
      </w:r>
      <w:proofErr w:type="gramStart"/>
      <w:r w:rsidRPr="00E56BEF">
        <w:rPr>
          <w:rFonts w:ascii="Book Antiqua" w:hAnsi="Book Antiqua"/>
          <w:bCs/>
          <w:lang w:val="en-GB"/>
        </w:rPr>
        <w:t>Agreement )</w:t>
      </w:r>
      <w:proofErr w:type="gramEnd"/>
    </w:p>
    <w:p w14:paraId="180D2B2D" w14:textId="77777777" w:rsidR="00D2382D" w:rsidRPr="00E56BEF" w:rsidRDefault="00D2382D">
      <w:pPr>
        <w:rPr>
          <w:rFonts w:ascii="Book Antiqua" w:hAnsi="Book Antiqua"/>
        </w:rPr>
      </w:pPr>
    </w:p>
    <w:tbl>
      <w:tblPr>
        <w:tblW w:w="84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08"/>
        <w:gridCol w:w="3240"/>
        <w:gridCol w:w="4230"/>
      </w:tblGrid>
      <w:tr w:rsidR="00D2382D" w:rsidRPr="00E56BEF" w14:paraId="783146CB" w14:textId="77777777">
        <w:tblPrEx>
          <w:tblCellMar>
            <w:top w:w="0" w:type="dxa"/>
            <w:bottom w:w="0" w:type="dxa"/>
          </w:tblCellMar>
        </w:tblPrEx>
        <w:tc>
          <w:tcPr>
            <w:tcW w:w="1008" w:type="dxa"/>
          </w:tcPr>
          <w:p w14:paraId="4C3E214F" w14:textId="77777777" w:rsidR="00D2382D" w:rsidRPr="00E56BEF" w:rsidRDefault="00D2382D">
            <w:pPr>
              <w:jc w:val="center"/>
              <w:rPr>
                <w:rFonts w:ascii="Book Antiqua" w:hAnsi="Book Antiqua"/>
                <w:b/>
                <w:lang w:val="en-GB"/>
              </w:rPr>
            </w:pPr>
          </w:p>
          <w:p w14:paraId="0690A3E0" w14:textId="77777777" w:rsidR="00D2382D" w:rsidRPr="00E56BEF" w:rsidRDefault="00D2382D">
            <w:pPr>
              <w:jc w:val="center"/>
              <w:rPr>
                <w:rFonts w:ascii="Book Antiqua" w:hAnsi="Book Antiqua"/>
                <w:b/>
                <w:lang w:val="en-GB"/>
              </w:rPr>
            </w:pPr>
            <w:r w:rsidRPr="00E56BEF">
              <w:rPr>
                <w:rFonts w:ascii="Book Antiqua" w:hAnsi="Book Antiqua"/>
                <w:b/>
                <w:lang w:val="en-GB"/>
              </w:rPr>
              <w:t>Section</w:t>
            </w:r>
          </w:p>
          <w:p w14:paraId="75EB897C" w14:textId="77777777" w:rsidR="00D2382D" w:rsidRPr="00E56BEF" w:rsidRDefault="00D2382D">
            <w:pPr>
              <w:jc w:val="center"/>
              <w:rPr>
                <w:rFonts w:ascii="Book Antiqua" w:hAnsi="Book Antiqua"/>
                <w:b/>
                <w:lang w:val="en-GB"/>
              </w:rPr>
            </w:pPr>
          </w:p>
        </w:tc>
        <w:tc>
          <w:tcPr>
            <w:tcW w:w="3240" w:type="dxa"/>
          </w:tcPr>
          <w:p w14:paraId="68065454" w14:textId="77777777" w:rsidR="00D2382D" w:rsidRPr="00E56BEF" w:rsidRDefault="00D2382D">
            <w:pPr>
              <w:jc w:val="center"/>
              <w:rPr>
                <w:rFonts w:ascii="Book Antiqua" w:hAnsi="Book Antiqua"/>
                <w:b/>
                <w:lang w:val="en-GB"/>
              </w:rPr>
            </w:pPr>
          </w:p>
          <w:p w14:paraId="55DE0523" w14:textId="77777777" w:rsidR="00D2382D" w:rsidRPr="00E56BEF" w:rsidRDefault="00D2382D">
            <w:pPr>
              <w:jc w:val="center"/>
              <w:rPr>
                <w:rFonts w:ascii="Book Antiqua" w:hAnsi="Book Antiqua"/>
                <w:b/>
                <w:lang w:val="en-GB"/>
              </w:rPr>
            </w:pPr>
            <w:r w:rsidRPr="00E56BEF">
              <w:rPr>
                <w:rFonts w:ascii="Book Antiqua" w:hAnsi="Book Antiqua"/>
                <w:b/>
                <w:lang w:val="en-GB"/>
              </w:rPr>
              <w:t>Description</w:t>
            </w:r>
          </w:p>
        </w:tc>
        <w:tc>
          <w:tcPr>
            <w:tcW w:w="4230" w:type="dxa"/>
          </w:tcPr>
          <w:p w14:paraId="4177FBC3" w14:textId="77777777" w:rsidR="00D2382D" w:rsidRPr="00E56BEF" w:rsidRDefault="00D2382D">
            <w:pPr>
              <w:jc w:val="center"/>
              <w:rPr>
                <w:rFonts w:ascii="Book Antiqua" w:hAnsi="Book Antiqua"/>
                <w:b/>
                <w:lang w:val="en-GB"/>
              </w:rPr>
            </w:pPr>
          </w:p>
          <w:p w14:paraId="33023ED5" w14:textId="77777777" w:rsidR="00D2382D" w:rsidRPr="00E56BEF" w:rsidRDefault="00D2382D">
            <w:pPr>
              <w:jc w:val="center"/>
              <w:rPr>
                <w:rFonts w:ascii="Book Antiqua" w:hAnsi="Book Antiqua"/>
                <w:b/>
                <w:lang w:val="en-GB"/>
              </w:rPr>
            </w:pPr>
            <w:r w:rsidRPr="00E56BEF">
              <w:rPr>
                <w:rFonts w:ascii="Book Antiqua" w:hAnsi="Book Antiqua"/>
                <w:b/>
                <w:lang w:val="en-GB"/>
              </w:rPr>
              <w:t>Particulars</w:t>
            </w:r>
          </w:p>
        </w:tc>
      </w:tr>
      <w:tr w:rsidR="00D2382D" w:rsidRPr="00E56BEF" w14:paraId="73C7F322" w14:textId="77777777">
        <w:tblPrEx>
          <w:tblCellMar>
            <w:top w:w="0" w:type="dxa"/>
            <w:bottom w:w="0" w:type="dxa"/>
          </w:tblCellMar>
        </w:tblPrEx>
        <w:tc>
          <w:tcPr>
            <w:tcW w:w="1008" w:type="dxa"/>
          </w:tcPr>
          <w:p w14:paraId="1575DCA6" w14:textId="77777777" w:rsidR="00D2382D" w:rsidRPr="00E56BEF" w:rsidRDefault="00D2382D">
            <w:pPr>
              <w:jc w:val="center"/>
              <w:rPr>
                <w:rFonts w:ascii="Book Antiqua" w:hAnsi="Book Antiqua"/>
                <w:bCs/>
                <w:lang w:val="en-GB"/>
              </w:rPr>
            </w:pPr>
          </w:p>
          <w:p w14:paraId="659E8C5E" w14:textId="77777777" w:rsidR="00D2382D" w:rsidRPr="00E56BEF" w:rsidRDefault="00D2382D">
            <w:pPr>
              <w:jc w:val="center"/>
              <w:rPr>
                <w:rFonts w:ascii="Book Antiqua" w:hAnsi="Book Antiqua"/>
                <w:bCs/>
                <w:lang w:val="en-GB"/>
              </w:rPr>
            </w:pPr>
            <w:r w:rsidRPr="00E56BEF">
              <w:rPr>
                <w:rFonts w:ascii="Book Antiqua" w:hAnsi="Book Antiqua"/>
                <w:bCs/>
                <w:lang w:val="en-GB"/>
              </w:rPr>
              <w:t>8</w:t>
            </w:r>
          </w:p>
          <w:p w14:paraId="0E7BD79B" w14:textId="77777777" w:rsidR="00D2382D" w:rsidRPr="00E56BEF" w:rsidRDefault="00D2382D">
            <w:pPr>
              <w:jc w:val="center"/>
              <w:rPr>
                <w:rFonts w:ascii="Book Antiqua" w:hAnsi="Book Antiqua"/>
                <w:bCs/>
                <w:lang w:val="en-GB"/>
              </w:rPr>
            </w:pPr>
          </w:p>
        </w:tc>
        <w:tc>
          <w:tcPr>
            <w:tcW w:w="3240" w:type="dxa"/>
          </w:tcPr>
          <w:p w14:paraId="400B0689" w14:textId="77777777" w:rsidR="00D2382D" w:rsidRPr="00E56BEF" w:rsidRDefault="00D2382D">
            <w:pPr>
              <w:rPr>
                <w:rFonts w:ascii="Book Antiqua" w:hAnsi="Book Antiqua"/>
                <w:bCs/>
                <w:lang w:val="en-GB"/>
              </w:rPr>
            </w:pPr>
          </w:p>
          <w:p w14:paraId="02069C93" w14:textId="77777777" w:rsidR="00D2382D" w:rsidRPr="00E56BEF" w:rsidRDefault="00D2382D">
            <w:pPr>
              <w:rPr>
                <w:rFonts w:ascii="Book Antiqua" w:hAnsi="Book Antiqua"/>
                <w:bCs/>
                <w:lang w:val="en-GB"/>
              </w:rPr>
            </w:pPr>
            <w:proofErr w:type="gramStart"/>
            <w:r w:rsidRPr="00E56BEF">
              <w:rPr>
                <w:rFonts w:ascii="Book Antiqua" w:hAnsi="Book Antiqua"/>
                <w:bCs/>
                <w:lang w:val="en-GB"/>
              </w:rPr>
              <w:t>Particulars of</w:t>
            </w:r>
            <w:proofErr w:type="gramEnd"/>
            <w:r w:rsidRPr="00E56BEF">
              <w:rPr>
                <w:rFonts w:ascii="Book Antiqua" w:hAnsi="Book Antiqua"/>
                <w:bCs/>
                <w:lang w:val="en-GB"/>
              </w:rPr>
              <w:t xml:space="preserve"> the said Property</w:t>
            </w:r>
          </w:p>
        </w:tc>
        <w:tc>
          <w:tcPr>
            <w:tcW w:w="4230" w:type="dxa"/>
          </w:tcPr>
          <w:p w14:paraId="52B16EF8" w14:textId="77777777" w:rsidR="00D2382D" w:rsidRPr="00E56BEF" w:rsidRDefault="00D2382D" w:rsidP="00657C64">
            <w:pPr>
              <w:jc w:val="both"/>
              <w:rPr>
                <w:rFonts w:ascii="Book Antiqua" w:hAnsi="Book Antiqua"/>
                <w:bCs/>
                <w:lang w:val="en-GB"/>
              </w:rPr>
            </w:pPr>
          </w:p>
          <w:p w14:paraId="7BFB0971" w14:textId="77777777" w:rsidR="00A44491" w:rsidRDefault="00A44491" w:rsidP="00A44491">
            <w:pPr>
              <w:jc w:val="both"/>
              <w:rPr>
                <w:rFonts w:ascii="Book Antiqua" w:hAnsi="Book Antiqua"/>
              </w:rPr>
            </w:pPr>
            <w:r w:rsidRPr="00657C64">
              <w:rPr>
                <w:rFonts w:ascii="Book Antiqua" w:hAnsi="Book Antiqua"/>
                <w:highlight w:val="yellow"/>
              </w:rPr>
              <w:fldChar w:fldCharType="begin"/>
            </w:r>
            <w:r w:rsidRPr="00657C64">
              <w:rPr>
                <w:rFonts w:ascii="Book Antiqua" w:hAnsi="Book Antiqua"/>
                <w:highlight w:val="yellow"/>
              </w:rPr>
              <w:instrText xml:space="preserve"> MERGEFIELD Prop_Particular \* MERGEFORMAT </w:instrText>
            </w:r>
            <w:r w:rsidRPr="00657C64">
              <w:rPr>
                <w:rFonts w:ascii="Book Antiqua" w:hAnsi="Book Antiqua"/>
                <w:highlight w:val="yellow"/>
              </w:rPr>
              <w:fldChar w:fldCharType="separate"/>
            </w:r>
            <w:r w:rsidRPr="00657C64">
              <w:rPr>
                <w:rFonts w:ascii="Book Antiqua" w:hAnsi="Book Antiqua"/>
                <w:noProof/>
                <w:highlight w:val="yellow"/>
              </w:rPr>
              <w:t>«Prop_Particular»</w:t>
            </w:r>
            <w:r w:rsidRPr="00657C64">
              <w:rPr>
                <w:rFonts w:ascii="Book Antiqua" w:hAnsi="Book Antiqua"/>
                <w:highlight w:val="yellow"/>
              </w:rPr>
              <w:fldChar w:fldCharType="end"/>
            </w:r>
          </w:p>
          <w:p w14:paraId="68A633BA" w14:textId="77777777" w:rsidR="00A44491" w:rsidRDefault="00A44491" w:rsidP="00A44491">
            <w:pPr>
              <w:jc w:val="both"/>
              <w:rPr>
                <w:rFonts w:ascii="Book Antiqua" w:hAnsi="Book Antiqua"/>
              </w:rPr>
            </w:pPr>
          </w:p>
          <w:p w14:paraId="4B1B5431" w14:textId="77777777" w:rsidR="00A44491" w:rsidRDefault="00A44491" w:rsidP="00A44491">
            <w:pPr>
              <w:jc w:val="both"/>
              <w:rPr>
                <w:rFonts w:ascii="Book Antiqua" w:hAnsi="Book Antiqua"/>
              </w:rPr>
            </w:pPr>
            <w:r>
              <w:rPr>
                <w:rFonts w:ascii="Book Antiqua" w:hAnsi="Book Antiqua"/>
              </w:rPr>
              <w:t>Please make sure all details below are inserted:</w:t>
            </w:r>
          </w:p>
          <w:p w14:paraId="7279ABAC" w14:textId="77777777" w:rsidR="00A44491" w:rsidRDefault="00A44491" w:rsidP="00A44491">
            <w:pPr>
              <w:jc w:val="both"/>
              <w:rPr>
                <w:rFonts w:ascii="Book Antiqua" w:hAnsi="Book Antiqua"/>
              </w:rPr>
            </w:pPr>
          </w:p>
          <w:p w14:paraId="40BBD773" w14:textId="77777777" w:rsidR="00A44491" w:rsidRDefault="00A44491" w:rsidP="00A44491">
            <w:pPr>
              <w:jc w:val="both"/>
              <w:rPr>
                <w:rFonts w:ascii="Book Antiqua" w:hAnsi="Book Antiqua"/>
              </w:rPr>
            </w:pPr>
            <w:r>
              <w:rPr>
                <w:rFonts w:ascii="Book Antiqua" w:hAnsi="Book Antiqua"/>
              </w:rPr>
              <w:t>Parcel No.</w:t>
            </w:r>
          </w:p>
          <w:p w14:paraId="01453B43" w14:textId="77777777" w:rsidR="00A44491" w:rsidRDefault="00A44491" w:rsidP="00A44491">
            <w:pPr>
              <w:jc w:val="both"/>
              <w:rPr>
                <w:rFonts w:ascii="Book Antiqua" w:hAnsi="Book Antiqua"/>
              </w:rPr>
            </w:pPr>
            <w:proofErr w:type="spellStart"/>
            <w:r>
              <w:rPr>
                <w:rFonts w:ascii="Book Antiqua" w:hAnsi="Book Antiqua"/>
              </w:rPr>
              <w:t>Storey</w:t>
            </w:r>
            <w:proofErr w:type="spellEnd"/>
            <w:r>
              <w:rPr>
                <w:rFonts w:ascii="Book Antiqua" w:hAnsi="Book Antiqua"/>
              </w:rPr>
              <w:t xml:space="preserve"> No.</w:t>
            </w:r>
          </w:p>
          <w:p w14:paraId="57FF1CB4" w14:textId="77777777" w:rsidR="00A44491" w:rsidRDefault="00A44491" w:rsidP="00A44491">
            <w:pPr>
              <w:jc w:val="both"/>
              <w:rPr>
                <w:rFonts w:ascii="Book Antiqua" w:hAnsi="Book Antiqua"/>
              </w:rPr>
            </w:pPr>
            <w:r>
              <w:rPr>
                <w:rFonts w:ascii="Book Antiqua" w:hAnsi="Book Antiqua"/>
              </w:rPr>
              <w:t xml:space="preserve">Building No. </w:t>
            </w:r>
          </w:p>
          <w:p w14:paraId="70FD1B67" w14:textId="77777777" w:rsidR="00A44491" w:rsidRDefault="00A44491" w:rsidP="00A44491">
            <w:pPr>
              <w:jc w:val="both"/>
              <w:rPr>
                <w:rFonts w:ascii="Book Antiqua" w:hAnsi="Book Antiqua"/>
              </w:rPr>
            </w:pPr>
            <w:r>
              <w:rPr>
                <w:rFonts w:ascii="Book Antiqua" w:hAnsi="Book Antiqua"/>
              </w:rPr>
              <w:t>Accessory Parcel No.</w:t>
            </w:r>
          </w:p>
          <w:p w14:paraId="391126F2" w14:textId="77777777" w:rsidR="00A44491" w:rsidRDefault="00A44491" w:rsidP="00A44491">
            <w:pPr>
              <w:jc w:val="both"/>
              <w:rPr>
                <w:rFonts w:ascii="Book Antiqua" w:hAnsi="Book Antiqua"/>
              </w:rPr>
            </w:pPr>
            <w:r>
              <w:rPr>
                <w:rFonts w:ascii="Book Antiqua" w:hAnsi="Book Antiqua"/>
              </w:rPr>
              <w:t>Car Park No.</w:t>
            </w:r>
          </w:p>
          <w:p w14:paraId="620FD460" w14:textId="77777777" w:rsidR="00A44491" w:rsidRDefault="00A44491" w:rsidP="00A44491">
            <w:pPr>
              <w:jc w:val="both"/>
              <w:rPr>
                <w:rFonts w:ascii="Book Antiqua" w:hAnsi="Book Antiqua"/>
              </w:rPr>
            </w:pPr>
            <w:r>
              <w:rPr>
                <w:rFonts w:ascii="Book Antiqua" w:hAnsi="Book Antiqua"/>
              </w:rPr>
              <w:t>Postal Address:</w:t>
            </w:r>
          </w:p>
          <w:p w14:paraId="14534523" w14:textId="77777777" w:rsidR="00A44491" w:rsidRDefault="00A44491" w:rsidP="00A44491">
            <w:pPr>
              <w:jc w:val="both"/>
              <w:rPr>
                <w:rFonts w:ascii="Book Antiqua" w:hAnsi="Book Antiqua"/>
              </w:rPr>
            </w:pPr>
            <w:r>
              <w:rPr>
                <w:rFonts w:ascii="Book Antiqua" w:hAnsi="Book Antiqua"/>
              </w:rPr>
              <w:t>Master Title:</w:t>
            </w:r>
          </w:p>
          <w:p w14:paraId="59901685" w14:textId="77777777" w:rsidR="00A44491" w:rsidRDefault="00A44491" w:rsidP="00A44491">
            <w:pPr>
              <w:jc w:val="both"/>
              <w:rPr>
                <w:rFonts w:ascii="Book Antiqua" w:hAnsi="Book Antiqua"/>
              </w:rPr>
            </w:pPr>
            <w:r>
              <w:rPr>
                <w:rFonts w:ascii="Book Antiqua" w:hAnsi="Book Antiqua"/>
              </w:rPr>
              <w:t xml:space="preserve">Restriction in Interest: </w:t>
            </w:r>
          </w:p>
          <w:p w14:paraId="07BCDF1C" w14:textId="77777777" w:rsidR="00DC5B54" w:rsidRPr="00DC5B54" w:rsidRDefault="00DC5B54" w:rsidP="00DC5B54">
            <w:pPr>
              <w:jc w:val="both"/>
              <w:rPr>
                <w:rFonts w:ascii="Book Antiqua" w:hAnsi="Book Antiqua"/>
                <w:noProof/>
              </w:rPr>
            </w:pPr>
          </w:p>
        </w:tc>
      </w:tr>
      <w:tr w:rsidR="00D2382D" w:rsidRPr="00E56BEF" w14:paraId="65E6E4CE" w14:textId="77777777">
        <w:tblPrEx>
          <w:tblCellMar>
            <w:top w:w="0" w:type="dxa"/>
            <w:bottom w:w="0" w:type="dxa"/>
          </w:tblCellMar>
        </w:tblPrEx>
        <w:tc>
          <w:tcPr>
            <w:tcW w:w="1008" w:type="dxa"/>
          </w:tcPr>
          <w:p w14:paraId="58C767DF" w14:textId="77777777" w:rsidR="00D2382D" w:rsidRPr="00E56BEF" w:rsidRDefault="00D2382D">
            <w:pPr>
              <w:jc w:val="center"/>
              <w:rPr>
                <w:rFonts w:ascii="Book Antiqua" w:hAnsi="Book Antiqua"/>
                <w:bCs/>
                <w:lang w:val="en-GB"/>
              </w:rPr>
            </w:pPr>
          </w:p>
          <w:p w14:paraId="74E8AE0D" w14:textId="77777777" w:rsidR="00D2382D" w:rsidRPr="00E56BEF" w:rsidRDefault="00D2382D">
            <w:pPr>
              <w:jc w:val="center"/>
              <w:rPr>
                <w:rFonts w:ascii="Book Antiqua" w:hAnsi="Book Antiqua"/>
                <w:bCs/>
                <w:lang w:val="en-GB"/>
              </w:rPr>
            </w:pPr>
            <w:r w:rsidRPr="00E56BEF">
              <w:rPr>
                <w:rFonts w:ascii="Book Antiqua" w:hAnsi="Book Antiqua"/>
                <w:bCs/>
                <w:lang w:val="en-GB"/>
              </w:rPr>
              <w:t>9</w:t>
            </w:r>
          </w:p>
          <w:p w14:paraId="1D6A12F9" w14:textId="77777777" w:rsidR="00D2382D" w:rsidRPr="00E56BEF" w:rsidRDefault="00D2382D">
            <w:pPr>
              <w:jc w:val="center"/>
              <w:rPr>
                <w:rFonts w:ascii="Book Antiqua" w:hAnsi="Book Antiqua"/>
                <w:bCs/>
                <w:lang w:val="en-GB"/>
              </w:rPr>
            </w:pPr>
          </w:p>
        </w:tc>
        <w:tc>
          <w:tcPr>
            <w:tcW w:w="3240" w:type="dxa"/>
          </w:tcPr>
          <w:p w14:paraId="0966A3D1" w14:textId="77777777" w:rsidR="00D2382D" w:rsidRPr="00E56BEF" w:rsidRDefault="00D2382D">
            <w:pPr>
              <w:rPr>
                <w:rFonts w:ascii="Book Antiqua" w:hAnsi="Book Antiqua"/>
                <w:bCs/>
                <w:lang w:val="en-GB"/>
              </w:rPr>
            </w:pPr>
          </w:p>
          <w:p w14:paraId="41A735BC" w14:textId="77777777" w:rsidR="00D2382D" w:rsidRPr="00E56BEF" w:rsidRDefault="00D2382D">
            <w:pPr>
              <w:rPr>
                <w:rFonts w:ascii="Book Antiqua" w:hAnsi="Book Antiqua"/>
                <w:bCs/>
                <w:lang w:val="en-GB"/>
              </w:rPr>
            </w:pPr>
            <w:proofErr w:type="gramStart"/>
            <w:r w:rsidRPr="00E56BEF">
              <w:rPr>
                <w:rFonts w:ascii="Book Antiqua" w:hAnsi="Book Antiqua"/>
                <w:bCs/>
                <w:lang w:val="en-GB"/>
              </w:rPr>
              <w:t>Particulars of</w:t>
            </w:r>
            <w:proofErr w:type="gramEnd"/>
            <w:r w:rsidRPr="00E56BEF">
              <w:rPr>
                <w:rFonts w:ascii="Book Antiqua" w:hAnsi="Book Antiqua"/>
                <w:bCs/>
                <w:lang w:val="en-GB"/>
              </w:rPr>
              <w:t xml:space="preserve"> the Lender, if any</w:t>
            </w:r>
          </w:p>
        </w:tc>
        <w:tc>
          <w:tcPr>
            <w:tcW w:w="4230" w:type="dxa"/>
          </w:tcPr>
          <w:p w14:paraId="46C5389A" w14:textId="77777777" w:rsidR="00D2382D" w:rsidRPr="00E56BEF" w:rsidRDefault="00D2382D" w:rsidP="00657C64">
            <w:pPr>
              <w:jc w:val="both"/>
              <w:rPr>
                <w:rFonts w:ascii="Book Antiqua" w:hAnsi="Book Antiqua"/>
                <w:bCs/>
                <w:lang w:val="en-GB"/>
              </w:rPr>
            </w:pPr>
          </w:p>
          <w:p w14:paraId="1719347B" w14:textId="77777777" w:rsidR="00A44491" w:rsidRPr="00D15BF5" w:rsidRDefault="00A44491" w:rsidP="00A44491">
            <w:pPr>
              <w:jc w:val="both"/>
              <w:rPr>
                <w:rFonts w:ascii="Book Antiqua" w:hAnsi="Book Antiqua"/>
                <w:highlight w:val="yellow"/>
              </w:rPr>
            </w:pPr>
            <w:r w:rsidRPr="00D15BF5">
              <w:rPr>
                <w:rFonts w:ascii="Book Antiqua" w:hAnsi="Book Antiqua"/>
                <w:highlight w:val="yellow"/>
              </w:rPr>
              <w:fldChar w:fldCharType="begin"/>
            </w:r>
            <w:r w:rsidRPr="00D15BF5">
              <w:rPr>
                <w:rFonts w:ascii="Book Antiqua" w:hAnsi="Book Antiqua"/>
                <w:highlight w:val="yellow"/>
              </w:rPr>
              <w:instrText xml:space="preserve"> MERGEFIELD VendorFinancierName \* MERGEFORMAT </w:instrText>
            </w:r>
            <w:r w:rsidRPr="00D15BF5">
              <w:rPr>
                <w:rFonts w:ascii="Book Antiqua" w:hAnsi="Book Antiqua"/>
                <w:highlight w:val="yellow"/>
              </w:rPr>
              <w:fldChar w:fldCharType="separate"/>
            </w:r>
            <w:r w:rsidRPr="00D15BF5">
              <w:rPr>
                <w:rFonts w:ascii="Book Antiqua" w:hAnsi="Book Antiqua"/>
                <w:noProof/>
                <w:highlight w:val="yellow"/>
              </w:rPr>
              <w:t>«VendorFinancierName»</w:t>
            </w:r>
            <w:r w:rsidRPr="00D15BF5">
              <w:rPr>
                <w:rFonts w:ascii="Book Antiqua" w:hAnsi="Book Antiqua"/>
                <w:highlight w:val="yellow"/>
              </w:rPr>
              <w:fldChar w:fldCharType="end"/>
            </w:r>
          </w:p>
          <w:p w14:paraId="3CFEFF91" w14:textId="77777777" w:rsidR="00A44491" w:rsidRPr="00D15BF5" w:rsidRDefault="00A44491" w:rsidP="00A44491">
            <w:pPr>
              <w:jc w:val="both"/>
              <w:rPr>
                <w:rFonts w:ascii="Book Antiqua" w:hAnsi="Book Antiqua"/>
                <w:highlight w:val="yellow"/>
              </w:rPr>
            </w:pPr>
            <w:r w:rsidRPr="00D15BF5">
              <w:rPr>
                <w:rFonts w:ascii="Book Antiqua" w:hAnsi="Book Antiqua"/>
                <w:highlight w:val="yellow"/>
              </w:rPr>
              <w:fldChar w:fldCharType="begin"/>
            </w:r>
            <w:r w:rsidRPr="00D15BF5">
              <w:rPr>
                <w:rFonts w:ascii="Book Antiqua" w:hAnsi="Book Antiqua"/>
                <w:highlight w:val="yellow"/>
              </w:rPr>
              <w:instrText xml:space="preserve"> </w:instrText>
            </w:r>
            <w:r w:rsidRPr="00D15BF5">
              <w:rPr>
                <w:rFonts w:ascii="Book Antiqua" w:hAnsi="Book Antiqua"/>
                <w:highlight w:val="yellow"/>
              </w:rPr>
              <w:cr/>
              <w:instrText xml:space="preserve"> \* MERGEFORMAT </w:instrText>
            </w:r>
            <w:r w:rsidRPr="00D15BF5">
              <w:rPr>
                <w:rFonts w:ascii="Book Antiqua" w:hAnsi="Book Antiqua"/>
                <w:highlight w:val="yellow"/>
              </w:rPr>
              <w:fldChar w:fldCharType="end"/>
            </w:r>
            <w:r w:rsidRPr="00D15BF5">
              <w:rPr>
                <w:rFonts w:ascii="Book Antiqua" w:hAnsi="Book Antiqua"/>
                <w:highlight w:val="yellow"/>
              </w:rPr>
              <w:fldChar w:fldCharType="begin"/>
            </w:r>
            <w:r w:rsidRPr="00D15BF5">
              <w:rPr>
                <w:rFonts w:ascii="Book Antiqua" w:hAnsi="Book Antiqua"/>
                <w:highlight w:val="yellow"/>
              </w:rPr>
              <w:instrText xml:space="preserve"> MERGEFIELD VendorFinancierAddr1 \* MERGEFORMAT </w:instrText>
            </w:r>
            <w:r w:rsidRPr="00D15BF5">
              <w:rPr>
                <w:rFonts w:ascii="Book Antiqua" w:hAnsi="Book Antiqua"/>
                <w:highlight w:val="yellow"/>
              </w:rPr>
              <w:fldChar w:fldCharType="separate"/>
            </w:r>
            <w:r w:rsidRPr="00D15BF5">
              <w:rPr>
                <w:rFonts w:ascii="Book Antiqua" w:hAnsi="Book Antiqua"/>
                <w:noProof/>
                <w:highlight w:val="yellow"/>
              </w:rPr>
              <w:t>«VendorFinancierAddr1»</w:t>
            </w:r>
            <w:r w:rsidRPr="00D15BF5">
              <w:rPr>
                <w:rFonts w:ascii="Book Antiqua" w:hAnsi="Book Antiqua"/>
                <w:highlight w:val="yellow"/>
              </w:rPr>
              <w:fldChar w:fldCharType="end"/>
            </w:r>
          </w:p>
          <w:p w14:paraId="1D9F2FF3" w14:textId="77777777" w:rsidR="00A44491" w:rsidRPr="00D15BF5" w:rsidRDefault="00A44491" w:rsidP="00A44491">
            <w:pPr>
              <w:jc w:val="both"/>
              <w:rPr>
                <w:rFonts w:ascii="Book Antiqua" w:hAnsi="Book Antiqua"/>
                <w:highlight w:val="yellow"/>
              </w:rPr>
            </w:pPr>
            <w:r w:rsidRPr="00D15BF5">
              <w:rPr>
                <w:rFonts w:ascii="Book Antiqua" w:hAnsi="Book Antiqua"/>
                <w:highlight w:val="yellow"/>
              </w:rPr>
              <w:fldChar w:fldCharType="begin"/>
            </w:r>
            <w:r w:rsidRPr="00D15BF5">
              <w:rPr>
                <w:rFonts w:ascii="Book Antiqua" w:hAnsi="Book Antiqua"/>
                <w:highlight w:val="yellow"/>
              </w:rPr>
              <w:instrText xml:space="preserve"> </w:instrText>
            </w:r>
            <w:r w:rsidRPr="00D15BF5">
              <w:rPr>
                <w:rFonts w:ascii="Book Antiqua" w:hAnsi="Book Antiqua"/>
                <w:highlight w:val="yellow"/>
              </w:rPr>
              <w:cr/>
              <w:instrText xml:space="preserve"> \* MERGEFORMAT </w:instrText>
            </w:r>
            <w:r w:rsidRPr="00D15BF5">
              <w:rPr>
                <w:rFonts w:ascii="Book Antiqua" w:hAnsi="Book Antiqua"/>
                <w:highlight w:val="yellow"/>
              </w:rPr>
              <w:fldChar w:fldCharType="end"/>
            </w:r>
            <w:r w:rsidRPr="00D15BF5">
              <w:rPr>
                <w:rFonts w:ascii="Book Antiqua" w:hAnsi="Book Antiqua"/>
                <w:highlight w:val="yellow"/>
              </w:rPr>
              <w:fldChar w:fldCharType="begin"/>
            </w:r>
            <w:r w:rsidRPr="00D15BF5">
              <w:rPr>
                <w:rFonts w:ascii="Book Antiqua" w:hAnsi="Book Antiqua"/>
                <w:highlight w:val="yellow"/>
              </w:rPr>
              <w:instrText xml:space="preserve"> MERGEFIELD VendorFinancierAddr2 \* MERGEFORMAT </w:instrText>
            </w:r>
            <w:r w:rsidRPr="00D15BF5">
              <w:rPr>
                <w:rFonts w:ascii="Book Antiqua" w:hAnsi="Book Antiqua"/>
                <w:highlight w:val="yellow"/>
              </w:rPr>
              <w:fldChar w:fldCharType="separate"/>
            </w:r>
            <w:r w:rsidRPr="00D15BF5">
              <w:rPr>
                <w:rFonts w:ascii="Book Antiqua" w:hAnsi="Book Antiqua"/>
                <w:noProof/>
                <w:highlight w:val="yellow"/>
              </w:rPr>
              <w:t>«VendorFinancierAddr2»</w:t>
            </w:r>
            <w:r w:rsidRPr="00D15BF5">
              <w:rPr>
                <w:rFonts w:ascii="Book Antiqua" w:hAnsi="Book Antiqua"/>
                <w:highlight w:val="yellow"/>
              </w:rPr>
              <w:fldChar w:fldCharType="end"/>
            </w:r>
          </w:p>
          <w:p w14:paraId="7EFF41AF" w14:textId="77777777" w:rsidR="00A44491" w:rsidRPr="00D15BF5" w:rsidRDefault="00A44491" w:rsidP="00A44491">
            <w:pPr>
              <w:jc w:val="both"/>
              <w:rPr>
                <w:rFonts w:ascii="Book Antiqua" w:hAnsi="Book Antiqua"/>
                <w:highlight w:val="yellow"/>
              </w:rPr>
            </w:pPr>
            <w:r w:rsidRPr="00D15BF5">
              <w:rPr>
                <w:rFonts w:ascii="Book Antiqua" w:hAnsi="Book Antiqua"/>
                <w:highlight w:val="yellow"/>
              </w:rPr>
              <w:fldChar w:fldCharType="begin"/>
            </w:r>
            <w:r w:rsidRPr="00D15BF5">
              <w:rPr>
                <w:rFonts w:ascii="Book Antiqua" w:hAnsi="Book Antiqua"/>
                <w:highlight w:val="yellow"/>
              </w:rPr>
              <w:instrText xml:space="preserve"> </w:instrText>
            </w:r>
            <w:r w:rsidRPr="00D15BF5">
              <w:rPr>
                <w:rFonts w:ascii="Book Antiqua" w:hAnsi="Book Antiqua"/>
                <w:highlight w:val="yellow"/>
              </w:rPr>
              <w:cr/>
              <w:instrText xml:space="preserve"> \* MERGEFORMAT </w:instrText>
            </w:r>
            <w:r w:rsidRPr="00D15BF5">
              <w:rPr>
                <w:rFonts w:ascii="Book Antiqua" w:hAnsi="Book Antiqua"/>
                <w:highlight w:val="yellow"/>
              </w:rPr>
              <w:fldChar w:fldCharType="end"/>
            </w:r>
            <w:r w:rsidRPr="00D15BF5">
              <w:rPr>
                <w:rFonts w:ascii="Book Antiqua" w:hAnsi="Book Antiqua"/>
                <w:highlight w:val="yellow"/>
              </w:rPr>
              <w:fldChar w:fldCharType="begin"/>
            </w:r>
            <w:r w:rsidRPr="00D15BF5">
              <w:rPr>
                <w:rFonts w:ascii="Book Antiqua" w:hAnsi="Book Antiqua"/>
                <w:highlight w:val="yellow"/>
              </w:rPr>
              <w:instrText xml:space="preserve"> MERGEFIELD VendorFinancierAddr3 \* MERGEFORMAT </w:instrText>
            </w:r>
            <w:r w:rsidRPr="00D15BF5">
              <w:rPr>
                <w:rFonts w:ascii="Book Antiqua" w:hAnsi="Book Antiqua"/>
                <w:highlight w:val="yellow"/>
              </w:rPr>
              <w:fldChar w:fldCharType="separate"/>
            </w:r>
            <w:r w:rsidRPr="00D15BF5">
              <w:rPr>
                <w:rFonts w:ascii="Book Antiqua" w:hAnsi="Book Antiqua"/>
                <w:noProof/>
                <w:highlight w:val="yellow"/>
              </w:rPr>
              <w:t>«VendorFinancierAddr3»</w:t>
            </w:r>
            <w:r w:rsidRPr="00D15BF5">
              <w:rPr>
                <w:rFonts w:ascii="Book Antiqua" w:hAnsi="Book Antiqua"/>
                <w:highlight w:val="yellow"/>
              </w:rPr>
              <w:fldChar w:fldCharType="end"/>
            </w:r>
          </w:p>
          <w:p w14:paraId="2187D08F" w14:textId="77777777" w:rsidR="00A44491" w:rsidRPr="00D15BF5" w:rsidRDefault="00A44491" w:rsidP="00A44491">
            <w:pPr>
              <w:jc w:val="both"/>
              <w:rPr>
                <w:rFonts w:ascii="Book Antiqua" w:hAnsi="Book Antiqua"/>
                <w:highlight w:val="yellow"/>
              </w:rPr>
            </w:pPr>
            <w:r w:rsidRPr="00D15BF5">
              <w:rPr>
                <w:rFonts w:ascii="Book Antiqua" w:hAnsi="Book Antiqua"/>
                <w:highlight w:val="yellow"/>
              </w:rPr>
              <w:fldChar w:fldCharType="begin"/>
            </w:r>
            <w:r w:rsidRPr="00D15BF5">
              <w:rPr>
                <w:rFonts w:ascii="Book Antiqua" w:hAnsi="Book Antiqua"/>
                <w:highlight w:val="yellow"/>
              </w:rPr>
              <w:instrText xml:space="preserve"> MERGEFIELD VendorFinancierPostcode \* MERGEFORMAT </w:instrText>
            </w:r>
            <w:r w:rsidRPr="00D15BF5">
              <w:rPr>
                <w:rFonts w:ascii="Book Antiqua" w:hAnsi="Book Antiqua"/>
                <w:highlight w:val="yellow"/>
              </w:rPr>
              <w:fldChar w:fldCharType="separate"/>
            </w:r>
            <w:r w:rsidRPr="00D15BF5">
              <w:rPr>
                <w:rFonts w:ascii="Book Antiqua" w:hAnsi="Book Antiqua"/>
                <w:noProof/>
                <w:highlight w:val="yellow"/>
              </w:rPr>
              <w:t>«VendorFinancierPostcode»</w:t>
            </w:r>
            <w:r w:rsidRPr="00D15BF5">
              <w:rPr>
                <w:rFonts w:ascii="Book Antiqua" w:hAnsi="Book Antiqua"/>
                <w:highlight w:val="yellow"/>
              </w:rPr>
              <w:fldChar w:fldCharType="end"/>
            </w:r>
            <w:r w:rsidRPr="00D15BF5">
              <w:rPr>
                <w:rFonts w:ascii="Book Antiqua" w:hAnsi="Book Antiqua"/>
                <w:highlight w:val="yellow"/>
              </w:rPr>
              <w:t xml:space="preserve"> </w:t>
            </w:r>
            <w:r w:rsidRPr="00D15BF5">
              <w:rPr>
                <w:rFonts w:ascii="Book Antiqua" w:hAnsi="Book Antiqua"/>
                <w:highlight w:val="yellow"/>
              </w:rPr>
              <w:fldChar w:fldCharType="begin"/>
            </w:r>
            <w:r w:rsidRPr="00D15BF5">
              <w:rPr>
                <w:rFonts w:ascii="Book Antiqua" w:hAnsi="Book Antiqua"/>
                <w:highlight w:val="yellow"/>
              </w:rPr>
              <w:instrText xml:space="preserve"> MERGEFIELD VendorFinancierCity \* MERGEFORMAT </w:instrText>
            </w:r>
            <w:r w:rsidRPr="00D15BF5">
              <w:rPr>
                <w:rFonts w:ascii="Book Antiqua" w:hAnsi="Book Antiqua"/>
                <w:highlight w:val="yellow"/>
              </w:rPr>
              <w:fldChar w:fldCharType="separate"/>
            </w:r>
            <w:r w:rsidRPr="00D15BF5">
              <w:rPr>
                <w:rFonts w:ascii="Book Antiqua" w:hAnsi="Book Antiqua"/>
                <w:noProof/>
                <w:highlight w:val="yellow"/>
              </w:rPr>
              <w:t>«VendorFinancierCity»</w:t>
            </w:r>
            <w:r w:rsidRPr="00D15BF5">
              <w:rPr>
                <w:rFonts w:ascii="Book Antiqua" w:hAnsi="Book Antiqua"/>
                <w:highlight w:val="yellow"/>
              </w:rPr>
              <w:fldChar w:fldCharType="end"/>
            </w:r>
          </w:p>
          <w:p w14:paraId="7258CCB2" w14:textId="77777777" w:rsidR="00A44491" w:rsidRPr="00657C64" w:rsidRDefault="00A44491" w:rsidP="00A44491">
            <w:pPr>
              <w:jc w:val="both"/>
              <w:rPr>
                <w:rFonts w:ascii="Book Antiqua" w:hAnsi="Book Antiqua"/>
                <w:bCs/>
              </w:rPr>
            </w:pPr>
            <w:r w:rsidRPr="00D15BF5">
              <w:rPr>
                <w:rFonts w:ascii="Book Antiqua" w:hAnsi="Book Antiqua"/>
                <w:highlight w:val="yellow"/>
              </w:rPr>
              <w:fldChar w:fldCharType="begin"/>
            </w:r>
            <w:r w:rsidRPr="00D15BF5">
              <w:rPr>
                <w:rFonts w:ascii="Book Antiqua" w:hAnsi="Book Antiqua"/>
                <w:highlight w:val="yellow"/>
              </w:rPr>
              <w:instrText xml:space="preserve"> MERGEFIELD VendorFinancierState \* MERGEFORMAT </w:instrText>
            </w:r>
            <w:r w:rsidRPr="00D15BF5">
              <w:rPr>
                <w:rFonts w:ascii="Book Antiqua" w:hAnsi="Book Antiqua"/>
                <w:highlight w:val="yellow"/>
              </w:rPr>
              <w:fldChar w:fldCharType="separate"/>
            </w:r>
            <w:r w:rsidRPr="00D15BF5">
              <w:rPr>
                <w:rFonts w:ascii="Book Antiqua" w:hAnsi="Book Antiqua"/>
                <w:noProof/>
                <w:highlight w:val="yellow"/>
              </w:rPr>
              <w:t>«VendorFinancierState»</w:t>
            </w:r>
            <w:r w:rsidRPr="00D15BF5">
              <w:rPr>
                <w:rFonts w:ascii="Book Antiqua" w:hAnsi="Book Antiqua"/>
                <w:highlight w:val="yellow"/>
              </w:rPr>
              <w:fldChar w:fldCharType="end"/>
            </w:r>
            <w:r w:rsidRPr="00D15BF5">
              <w:rPr>
                <w:rFonts w:ascii="Book Antiqua" w:hAnsi="Book Antiqua"/>
                <w:highlight w:val="yellow"/>
              </w:rPr>
              <w:fldChar w:fldCharType="begin"/>
            </w:r>
            <w:r w:rsidRPr="00D15BF5">
              <w:rPr>
                <w:rFonts w:ascii="Book Antiqua" w:hAnsi="Book Antiqua"/>
                <w:highlight w:val="yellow"/>
              </w:rPr>
              <w:instrText xml:space="preserve"> MERGEFIELD ChargeeBankName </w:instrText>
            </w:r>
            <w:r w:rsidRPr="00D15BF5">
              <w:rPr>
                <w:rFonts w:ascii="Book Antiqua" w:hAnsi="Book Antiqua"/>
                <w:highlight w:val="yellow"/>
              </w:rPr>
              <w:fldChar w:fldCharType="separate"/>
            </w:r>
            <w:r w:rsidRPr="00D15BF5">
              <w:rPr>
                <w:rFonts w:ascii="Book Antiqua" w:hAnsi="Book Antiqua"/>
                <w:highlight w:val="yellow"/>
              </w:rPr>
              <w:fldChar w:fldCharType="end"/>
            </w:r>
            <w:r w:rsidRPr="00D15BF5">
              <w:rPr>
                <w:rFonts w:ascii="Book Antiqua" w:hAnsi="Book Antiqua"/>
                <w:highlight w:val="yellow"/>
              </w:rPr>
              <w:fldChar w:fldCharType="begin"/>
            </w:r>
            <w:r w:rsidRPr="00D15BF5">
              <w:rPr>
                <w:rFonts w:ascii="Book Antiqua" w:hAnsi="Book Antiqua"/>
                <w:highlight w:val="yellow"/>
              </w:rPr>
              <w:instrText xml:space="preserve"> MERGEFIELD ChargeeBankNo </w:instrText>
            </w:r>
            <w:r w:rsidRPr="00D15BF5">
              <w:rPr>
                <w:rFonts w:ascii="Book Antiqua" w:hAnsi="Book Antiqua"/>
                <w:highlight w:val="yellow"/>
              </w:rPr>
              <w:fldChar w:fldCharType="separate"/>
            </w:r>
            <w:r w:rsidRPr="00D15BF5">
              <w:rPr>
                <w:rFonts w:ascii="Book Antiqua" w:hAnsi="Book Antiqua"/>
                <w:highlight w:val="yellow"/>
              </w:rPr>
              <w:fldChar w:fldCharType="end"/>
            </w:r>
          </w:p>
          <w:p w14:paraId="53B1C532" w14:textId="77777777" w:rsidR="00FB2891" w:rsidRPr="00E56BEF" w:rsidRDefault="005B79FE" w:rsidP="00DC5B54">
            <w:pPr>
              <w:jc w:val="both"/>
              <w:rPr>
                <w:rFonts w:ascii="Book Antiqua" w:hAnsi="Book Antiqua"/>
                <w:bCs/>
                <w:lang w:val="en-GB"/>
              </w:rPr>
            </w:pPr>
            <w:r w:rsidRPr="00E56BEF">
              <w:rPr>
                <w:rFonts w:ascii="Book Antiqua" w:hAnsi="Book Antiqua"/>
                <w:highlight w:val="yellow"/>
                <w:lang w:val="en-GB"/>
              </w:rPr>
              <w:fldChar w:fldCharType="begin"/>
            </w:r>
            <w:r w:rsidRPr="00E56BEF">
              <w:rPr>
                <w:rFonts w:ascii="Book Antiqua" w:hAnsi="Book Antiqua"/>
                <w:highlight w:val="yellow"/>
                <w:lang w:val="en-GB"/>
              </w:rPr>
              <w:instrText xml:space="preserve"> </w:instrText>
            </w:r>
            <w:r w:rsidRPr="00E56BEF">
              <w:rPr>
                <w:rFonts w:ascii="Book Antiqua" w:hAnsi="Book Antiqua"/>
                <w:highlight w:val="yellow"/>
                <w:lang w:val="en-GB"/>
              </w:rPr>
              <w:cr/>
              <w:instrText xml:space="preserve"> \* MERGEFORMAT </w:instrText>
            </w:r>
            <w:r w:rsidRPr="00E56BEF">
              <w:rPr>
                <w:rFonts w:ascii="Book Antiqua" w:hAnsi="Book Antiqua"/>
                <w:highlight w:val="yellow"/>
                <w:lang w:val="en-GB"/>
              </w:rPr>
              <w:fldChar w:fldCharType="end"/>
            </w:r>
          </w:p>
        </w:tc>
      </w:tr>
      <w:tr w:rsidR="00D2382D" w:rsidRPr="00E56BEF" w14:paraId="358597F3" w14:textId="77777777">
        <w:tblPrEx>
          <w:tblCellMar>
            <w:top w:w="0" w:type="dxa"/>
            <w:bottom w:w="0" w:type="dxa"/>
          </w:tblCellMar>
        </w:tblPrEx>
        <w:tc>
          <w:tcPr>
            <w:tcW w:w="1008" w:type="dxa"/>
          </w:tcPr>
          <w:p w14:paraId="65E4A446" w14:textId="77777777" w:rsidR="00D2382D" w:rsidRPr="00E56BEF" w:rsidRDefault="00D2382D">
            <w:pPr>
              <w:jc w:val="center"/>
              <w:rPr>
                <w:rFonts w:ascii="Book Antiqua" w:hAnsi="Book Antiqua"/>
                <w:bCs/>
                <w:lang w:val="en-GB"/>
              </w:rPr>
            </w:pPr>
          </w:p>
          <w:p w14:paraId="0F7F11C9" w14:textId="77777777" w:rsidR="00D2382D" w:rsidRPr="00E56BEF" w:rsidRDefault="00D2382D">
            <w:pPr>
              <w:jc w:val="center"/>
              <w:rPr>
                <w:rFonts w:ascii="Book Antiqua" w:hAnsi="Book Antiqua"/>
                <w:bCs/>
                <w:lang w:val="en-GB"/>
              </w:rPr>
            </w:pPr>
            <w:r w:rsidRPr="00E56BEF">
              <w:rPr>
                <w:rFonts w:ascii="Book Antiqua" w:hAnsi="Book Antiqua"/>
                <w:bCs/>
                <w:lang w:val="en-GB"/>
              </w:rPr>
              <w:t>10</w:t>
            </w:r>
          </w:p>
          <w:p w14:paraId="18DA0544" w14:textId="77777777" w:rsidR="00D2382D" w:rsidRPr="00E56BEF" w:rsidRDefault="00D2382D">
            <w:pPr>
              <w:jc w:val="center"/>
              <w:rPr>
                <w:rFonts w:ascii="Book Antiqua" w:hAnsi="Book Antiqua"/>
                <w:bCs/>
                <w:lang w:val="en-GB"/>
              </w:rPr>
            </w:pPr>
          </w:p>
        </w:tc>
        <w:tc>
          <w:tcPr>
            <w:tcW w:w="3240" w:type="dxa"/>
          </w:tcPr>
          <w:p w14:paraId="7F08D2D9" w14:textId="77777777" w:rsidR="00D2382D" w:rsidRPr="00E56BEF" w:rsidRDefault="00D2382D">
            <w:pPr>
              <w:rPr>
                <w:rFonts w:ascii="Book Antiqua" w:hAnsi="Book Antiqua"/>
                <w:bCs/>
                <w:lang w:val="en-GB"/>
              </w:rPr>
            </w:pPr>
          </w:p>
          <w:p w14:paraId="108DC42C" w14:textId="77777777" w:rsidR="00D2382D" w:rsidRDefault="00D2382D">
            <w:pPr>
              <w:rPr>
                <w:rFonts w:ascii="Book Antiqua" w:hAnsi="Book Antiqua"/>
                <w:bCs/>
                <w:lang w:val="en-GB"/>
              </w:rPr>
            </w:pPr>
            <w:proofErr w:type="gramStart"/>
            <w:r w:rsidRPr="00E56BEF">
              <w:rPr>
                <w:rFonts w:ascii="Book Antiqua" w:hAnsi="Book Antiqua"/>
                <w:bCs/>
                <w:lang w:val="en-GB"/>
              </w:rPr>
              <w:t>Particulars of</w:t>
            </w:r>
            <w:proofErr w:type="gramEnd"/>
            <w:r w:rsidRPr="00E56BEF">
              <w:rPr>
                <w:rFonts w:ascii="Book Antiqua" w:hAnsi="Book Antiqua"/>
                <w:bCs/>
                <w:lang w:val="en-GB"/>
              </w:rPr>
              <w:t xml:space="preserve"> the Loan Documents</w:t>
            </w:r>
          </w:p>
          <w:p w14:paraId="29AB90D8" w14:textId="77777777" w:rsidR="00487E74" w:rsidRPr="00E56BEF" w:rsidRDefault="00487E74">
            <w:pPr>
              <w:rPr>
                <w:rFonts w:ascii="Book Antiqua" w:hAnsi="Book Antiqua"/>
                <w:bCs/>
                <w:lang w:val="en-GB"/>
              </w:rPr>
            </w:pPr>
          </w:p>
        </w:tc>
        <w:tc>
          <w:tcPr>
            <w:tcW w:w="4230" w:type="dxa"/>
          </w:tcPr>
          <w:p w14:paraId="35E08589" w14:textId="77777777" w:rsidR="00D2382D" w:rsidRPr="00E56BEF" w:rsidRDefault="00D2382D">
            <w:pPr>
              <w:rPr>
                <w:rFonts w:ascii="Book Antiqua" w:hAnsi="Book Antiqua"/>
                <w:bCs/>
                <w:lang w:val="en-GB"/>
              </w:rPr>
            </w:pPr>
          </w:p>
          <w:p w14:paraId="016FB529" w14:textId="77777777" w:rsidR="00DC5B54" w:rsidRPr="00DC5B54" w:rsidRDefault="00DC5B54" w:rsidP="00DC5B54">
            <w:pPr>
              <w:jc w:val="both"/>
              <w:rPr>
                <w:rFonts w:ascii="Book Antiqua" w:hAnsi="Book Antiqua"/>
              </w:rPr>
            </w:pPr>
          </w:p>
        </w:tc>
      </w:tr>
      <w:tr w:rsidR="002A702D" w:rsidRPr="00E56BEF" w14:paraId="0A143629" w14:textId="77777777" w:rsidTr="00D2382D">
        <w:tblPrEx>
          <w:tblCellMar>
            <w:top w:w="0" w:type="dxa"/>
            <w:bottom w:w="0" w:type="dxa"/>
          </w:tblCellMar>
        </w:tblPrEx>
        <w:tc>
          <w:tcPr>
            <w:tcW w:w="1008" w:type="dxa"/>
          </w:tcPr>
          <w:p w14:paraId="612305A4" w14:textId="77777777" w:rsidR="002A702D" w:rsidRPr="00E56BEF" w:rsidRDefault="002A702D" w:rsidP="00D2382D">
            <w:pPr>
              <w:jc w:val="center"/>
              <w:rPr>
                <w:rFonts w:ascii="Book Antiqua" w:hAnsi="Book Antiqua"/>
                <w:bCs/>
                <w:lang w:val="en-GB"/>
              </w:rPr>
            </w:pPr>
          </w:p>
          <w:p w14:paraId="179C4B02" w14:textId="77777777" w:rsidR="002A702D" w:rsidRPr="00E56BEF" w:rsidRDefault="002A702D" w:rsidP="00D2382D">
            <w:pPr>
              <w:jc w:val="center"/>
              <w:rPr>
                <w:rFonts w:ascii="Book Antiqua" w:hAnsi="Book Antiqua"/>
                <w:bCs/>
                <w:lang w:val="en-GB"/>
              </w:rPr>
            </w:pPr>
            <w:r w:rsidRPr="00E56BEF">
              <w:rPr>
                <w:rFonts w:ascii="Book Antiqua" w:hAnsi="Book Antiqua"/>
                <w:bCs/>
                <w:lang w:val="en-GB"/>
              </w:rPr>
              <w:t>11</w:t>
            </w:r>
          </w:p>
          <w:p w14:paraId="61F64AD0" w14:textId="77777777" w:rsidR="002A702D" w:rsidRPr="00E56BEF" w:rsidRDefault="002A702D" w:rsidP="00D2382D">
            <w:pPr>
              <w:jc w:val="center"/>
              <w:rPr>
                <w:rFonts w:ascii="Book Antiqua" w:hAnsi="Book Antiqua"/>
                <w:bCs/>
                <w:lang w:val="en-GB"/>
              </w:rPr>
            </w:pPr>
          </w:p>
        </w:tc>
        <w:tc>
          <w:tcPr>
            <w:tcW w:w="3240" w:type="dxa"/>
          </w:tcPr>
          <w:p w14:paraId="40A10B84" w14:textId="77777777" w:rsidR="002A702D" w:rsidRPr="00E56BEF" w:rsidRDefault="002A702D" w:rsidP="00D2382D">
            <w:pPr>
              <w:rPr>
                <w:rFonts w:ascii="Book Antiqua" w:hAnsi="Book Antiqua"/>
                <w:bCs/>
                <w:lang w:val="en-GB"/>
              </w:rPr>
            </w:pPr>
          </w:p>
          <w:p w14:paraId="7D43ADC0" w14:textId="77777777" w:rsidR="002A702D" w:rsidRPr="00E56BEF" w:rsidRDefault="002A702D" w:rsidP="00D2382D">
            <w:pPr>
              <w:rPr>
                <w:rFonts w:ascii="Book Antiqua" w:hAnsi="Book Antiqua"/>
                <w:bCs/>
                <w:lang w:val="en-GB"/>
              </w:rPr>
            </w:pPr>
            <w:r w:rsidRPr="00E56BEF">
              <w:rPr>
                <w:rFonts w:ascii="Book Antiqua" w:hAnsi="Book Antiqua"/>
                <w:bCs/>
                <w:lang w:val="en-GB"/>
              </w:rPr>
              <w:t>The Purchase Price</w:t>
            </w:r>
          </w:p>
        </w:tc>
        <w:tc>
          <w:tcPr>
            <w:tcW w:w="4230" w:type="dxa"/>
          </w:tcPr>
          <w:p w14:paraId="286DA70C" w14:textId="77777777" w:rsidR="002A702D" w:rsidRPr="00E56BEF" w:rsidRDefault="002A702D" w:rsidP="00657C64">
            <w:pPr>
              <w:jc w:val="both"/>
              <w:rPr>
                <w:rFonts w:ascii="Book Antiqua" w:hAnsi="Book Antiqua"/>
                <w:bCs/>
                <w:lang w:val="en-GB"/>
              </w:rPr>
            </w:pPr>
          </w:p>
          <w:p w14:paraId="11AE3A6C" w14:textId="77777777" w:rsidR="00A44491" w:rsidRPr="00657C64" w:rsidRDefault="00A44491" w:rsidP="00A44491">
            <w:pPr>
              <w:jc w:val="both"/>
              <w:rPr>
                <w:rFonts w:ascii="Book Antiqua" w:hAnsi="Book Antiqua"/>
                <w:highlight w:val="yellow"/>
              </w:rPr>
            </w:pPr>
            <w:r w:rsidRPr="00657C64">
              <w:rPr>
                <w:rFonts w:ascii="Book Antiqua" w:hAnsi="Book Antiqua"/>
              </w:rPr>
              <w:t xml:space="preserve">Ringgit Malaysia </w:t>
            </w:r>
            <w:r w:rsidRPr="00657C64">
              <w:rPr>
                <w:rFonts w:ascii="Book Antiqua" w:hAnsi="Book Antiqua"/>
                <w:highlight w:val="yellow"/>
              </w:rPr>
              <w:fldChar w:fldCharType="begin"/>
            </w:r>
            <w:r w:rsidRPr="00657C64">
              <w:rPr>
                <w:rFonts w:ascii="Book Antiqua" w:hAnsi="Book Antiqua"/>
                <w:highlight w:val="yellow"/>
              </w:rPr>
              <w:instrText xml:space="preserve"> MERGEFIELD  PropertyPriceInWord  \* MERGEFORMAT </w:instrText>
            </w:r>
            <w:r w:rsidRPr="00657C64">
              <w:rPr>
                <w:rFonts w:ascii="Book Antiqua" w:hAnsi="Book Antiqua"/>
                <w:highlight w:val="yellow"/>
              </w:rPr>
              <w:fldChar w:fldCharType="separate"/>
            </w:r>
            <w:r w:rsidRPr="00657C64">
              <w:rPr>
                <w:rFonts w:ascii="Book Antiqua" w:hAnsi="Book Antiqua"/>
                <w:noProof/>
                <w:highlight w:val="yellow"/>
              </w:rPr>
              <w:t>«PropertyPriceInWord»</w:t>
            </w:r>
            <w:r w:rsidRPr="00657C64">
              <w:rPr>
                <w:rFonts w:ascii="Book Antiqua" w:hAnsi="Book Antiqua"/>
                <w:highlight w:val="yellow"/>
              </w:rPr>
              <w:fldChar w:fldCharType="end"/>
            </w:r>
            <w:r w:rsidRPr="00657C64">
              <w:rPr>
                <w:rFonts w:ascii="Book Antiqua" w:hAnsi="Book Antiqua"/>
              </w:rPr>
              <w:t xml:space="preserve"> (</w:t>
            </w:r>
            <w:proofErr w:type="spellStart"/>
            <w:r w:rsidRPr="00657C64">
              <w:rPr>
                <w:rFonts w:ascii="Book Antiqua" w:hAnsi="Book Antiqua"/>
              </w:rPr>
              <w:t>RM</w:t>
            </w:r>
            <w:r w:rsidRPr="00657C64">
              <w:rPr>
                <w:rFonts w:ascii="Book Antiqua" w:hAnsi="Book Antiqua"/>
                <w:highlight w:val="yellow"/>
              </w:rPr>
              <w:fldChar w:fldCharType="begin"/>
            </w:r>
            <w:r w:rsidRPr="00657C64">
              <w:rPr>
                <w:rFonts w:ascii="Book Antiqua" w:hAnsi="Book Antiqua"/>
                <w:highlight w:val="yellow"/>
              </w:rPr>
              <w:instrText xml:space="preserve"> MERGEFIELD  PropertyPricePrintAs  \* MERGEFORMAT </w:instrText>
            </w:r>
            <w:r w:rsidRPr="00657C64">
              <w:rPr>
                <w:rFonts w:ascii="Book Antiqua" w:hAnsi="Book Antiqua"/>
                <w:highlight w:val="yellow"/>
              </w:rPr>
              <w:fldChar w:fldCharType="separate"/>
            </w:r>
            <w:r w:rsidRPr="00657C64">
              <w:rPr>
                <w:rFonts w:ascii="Book Antiqua" w:hAnsi="Book Antiqua"/>
                <w:noProof/>
                <w:highlight w:val="yellow"/>
              </w:rPr>
              <w:t>«PropertyPricePrintAs</w:t>
            </w:r>
            <w:proofErr w:type="spellEnd"/>
            <w:r w:rsidRPr="00657C64">
              <w:rPr>
                <w:rFonts w:ascii="Book Antiqua" w:hAnsi="Book Antiqua"/>
                <w:noProof/>
                <w:highlight w:val="yellow"/>
              </w:rPr>
              <w:t>»</w:t>
            </w:r>
            <w:r w:rsidRPr="00657C64">
              <w:rPr>
                <w:rFonts w:ascii="Book Antiqua" w:hAnsi="Book Antiqua"/>
                <w:highlight w:val="yellow"/>
              </w:rPr>
              <w:fldChar w:fldCharType="end"/>
            </w:r>
            <w:r w:rsidRPr="00657C64">
              <w:rPr>
                <w:rFonts w:ascii="Book Antiqua" w:hAnsi="Book Antiqua"/>
              </w:rPr>
              <w:t>) only</w:t>
            </w:r>
          </w:p>
          <w:p w14:paraId="64040A83" w14:textId="77777777" w:rsidR="002A702D" w:rsidRPr="00DC5B54" w:rsidRDefault="002A702D" w:rsidP="00657C64">
            <w:pPr>
              <w:jc w:val="both"/>
              <w:rPr>
                <w:rFonts w:ascii="Book Antiqua" w:hAnsi="Book Antiqua"/>
                <w:highlight w:val="yellow"/>
              </w:rPr>
            </w:pPr>
          </w:p>
        </w:tc>
      </w:tr>
      <w:tr w:rsidR="002A702D" w:rsidRPr="00E56BEF" w14:paraId="18F9985A" w14:textId="77777777" w:rsidTr="00D2382D">
        <w:tblPrEx>
          <w:tblCellMar>
            <w:top w:w="0" w:type="dxa"/>
            <w:bottom w:w="0" w:type="dxa"/>
          </w:tblCellMar>
        </w:tblPrEx>
        <w:tc>
          <w:tcPr>
            <w:tcW w:w="1008" w:type="dxa"/>
          </w:tcPr>
          <w:p w14:paraId="446E6BF5" w14:textId="77777777" w:rsidR="002A702D" w:rsidRPr="00E56BEF" w:rsidRDefault="002A702D" w:rsidP="00D2382D">
            <w:pPr>
              <w:jc w:val="center"/>
              <w:rPr>
                <w:rFonts w:ascii="Book Antiqua" w:hAnsi="Book Antiqua"/>
                <w:bCs/>
                <w:lang w:val="en-GB"/>
              </w:rPr>
            </w:pPr>
          </w:p>
          <w:p w14:paraId="5B305E29" w14:textId="77777777" w:rsidR="002A702D" w:rsidRPr="00E56BEF" w:rsidRDefault="002A702D" w:rsidP="00D2382D">
            <w:pPr>
              <w:jc w:val="center"/>
              <w:rPr>
                <w:rFonts w:ascii="Book Antiqua" w:hAnsi="Book Antiqua"/>
                <w:bCs/>
                <w:lang w:val="en-GB"/>
              </w:rPr>
            </w:pPr>
            <w:r w:rsidRPr="00E56BEF">
              <w:rPr>
                <w:rFonts w:ascii="Book Antiqua" w:hAnsi="Book Antiqua"/>
                <w:bCs/>
                <w:lang w:val="en-GB"/>
              </w:rPr>
              <w:t>12</w:t>
            </w:r>
          </w:p>
          <w:p w14:paraId="699921A9" w14:textId="77777777" w:rsidR="002A702D" w:rsidRPr="00E56BEF" w:rsidRDefault="002A702D" w:rsidP="00D2382D">
            <w:pPr>
              <w:jc w:val="center"/>
              <w:rPr>
                <w:rFonts w:ascii="Book Antiqua" w:hAnsi="Book Antiqua"/>
                <w:bCs/>
                <w:lang w:val="en-GB"/>
              </w:rPr>
            </w:pPr>
          </w:p>
        </w:tc>
        <w:tc>
          <w:tcPr>
            <w:tcW w:w="3240" w:type="dxa"/>
          </w:tcPr>
          <w:p w14:paraId="32AD3746" w14:textId="77777777" w:rsidR="002A702D" w:rsidRPr="00E56BEF" w:rsidRDefault="002A702D" w:rsidP="00D2382D">
            <w:pPr>
              <w:rPr>
                <w:rFonts w:ascii="Book Antiqua" w:hAnsi="Book Antiqua"/>
                <w:bCs/>
                <w:lang w:val="en-GB"/>
              </w:rPr>
            </w:pPr>
          </w:p>
          <w:p w14:paraId="3A2E3AF7" w14:textId="77777777" w:rsidR="002A702D" w:rsidRPr="00E56BEF" w:rsidRDefault="002A702D" w:rsidP="00D2382D">
            <w:pPr>
              <w:rPr>
                <w:rFonts w:ascii="Book Antiqua" w:hAnsi="Book Antiqua"/>
                <w:bCs/>
                <w:lang w:val="en-GB"/>
              </w:rPr>
            </w:pPr>
            <w:r w:rsidRPr="00E56BEF">
              <w:rPr>
                <w:rFonts w:ascii="Book Antiqua" w:hAnsi="Book Antiqua"/>
                <w:bCs/>
                <w:lang w:val="en-GB"/>
              </w:rPr>
              <w:t xml:space="preserve">The </w:t>
            </w:r>
            <w:proofErr w:type="gramStart"/>
            <w:r w:rsidRPr="00E56BEF">
              <w:rPr>
                <w:rFonts w:ascii="Book Antiqua" w:hAnsi="Book Antiqua"/>
                <w:bCs/>
                <w:lang w:val="en-GB"/>
              </w:rPr>
              <w:t>Earnest Money, if</w:t>
            </w:r>
            <w:proofErr w:type="gramEnd"/>
            <w:r w:rsidRPr="00E56BEF">
              <w:rPr>
                <w:rFonts w:ascii="Book Antiqua" w:hAnsi="Book Antiqua"/>
                <w:bCs/>
                <w:lang w:val="en-GB"/>
              </w:rPr>
              <w:t xml:space="preserve"> any</w:t>
            </w:r>
          </w:p>
        </w:tc>
        <w:tc>
          <w:tcPr>
            <w:tcW w:w="4230" w:type="dxa"/>
          </w:tcPr>
          <w:p w14:paraId="1A98FAF6" w14:textId="77777777" w:rsidR="002A702D" w:rsidRPr="00E56BEF" w:rsidRDefault="002A702D" w:rsidP="00657C64">
            <w:pPr>
              <w:jc w:val="both"/>
              <w:rPr>
                <w:rFonts w:ascii="Book Antiqua" w:hAnsi="Book Antiqua"/>
                <w:bCs/>
                <w:lang w:val="en-GB"/>
              </w:rPr>
            </w:pPr>
          </w:p>
          <w:p w14:paraId="79E0720D" w14:textId="77777777" w:rsidR="00A44491" w:rsidRDefault="00A44491" w:rsidP="00A44491">
            <w:pPr>
              <w:jc w:val="both"/>
              <w:rPr>
                <w:rFonts w:ascii="Book Antiqua" w:hAnsi="Book Antiqua"/>
              </w:rPr>
            </w:pPr>
            <w:r w:rsidRPr="006A1F64">
              <w:rPr>
                <w:rFonts w:ascii="Book Antiqua" w:hAnsi="Book Antiqua"/>
              </w:rPr>
              <w:t xml:space="preserve">Ringgit Malaysia </w:t>
            </w:r>
            <w:r w:rsidRPr="006A1F64">
              <w:rPr>
                <w:rFonts w:ascii="Book Antiqua" w:hAnsi="Book Antiqua"/>
                <w:highlight w:val="yellow"/>
              </w:rPr>
              <w:fldChar w:fldCharType="begin"/>
            </w:r>
            <w:r w:rsidRPr="006A1F64">
              <w:rPr>
                <w:rFonts w:ascii="Book Antiqua" w:hAnsi="Book Antiqua"/>
                <w:highlight w:val="yellow"/>
              </w:rPr>
              <w:instrText xml:space="preserve"> MERGEFIELD EarnestDepositAmountInWord \* MERGEFORMAT </w:instrText>
            </w:r>
            <w:r w:rsidRPr="006A1F64">
              <w:rPr>
                <w:rFonts w:ascii="Book Antiqua" w:hAnsi="Book Antiqua"/>
                <w:highlight w:val="yellow"/>
              </w:rPr>
              <w:fldChar w:fldCharType="separate"/>
            </w:r>
            <w:r w:rsidRPr="006A1F64">
              <w:rPr>
                <w:rFonts w:ascii="Book Antiqua" w:hAnsi="Book Antiqua"/>
                <w:noProof/>
                <w:highlight w:val="yellow"/>
              </w:rPr>
              <w:t>«EarnestDepositAmountInWord»</w:t>
            </w:r>
            <w:r w:rsidRPr="006A1F64">
              <w:rPr>
                <w:rFonts w:ascii="Book Antiqua" w:hAnsi="Book Antiqua"/>
                <w:highlight w:val="yellow"/>
              </w:rPr>
              <w:fldChar w:fldCharType="end"/>
            </w:r>
            <w:r w:rsidRPr="006A1F64">
              <w:rPr>
                <w:rFonts w:ascii="Book Antiqua" w:hAnsi="Book Antiqua"/>
              </w:rPr>
              <w:t xml:space="preserve"> (</w:t>
            </w:r>
            <w:proofErr w:type="spellStart"/>
            <w:r w:rsidRPr="006A1F64">
              <w:rPr>
                <w:rFonts w:ascii="Book Antiqua" w:hAnsi="Book Antiqua"/>
              </w:rPr>
              <w:t>RM</w:t>
            </w:r>
            <w:r w:rsidRPr="006A1F64">
              <w:rPr>
                <w:rFonts w:ascii="Book Antiqua" w:hAnsi="Book Antiqua"/>
                <w:highlight w:val="yellow"/>
              </w:rPr>
              <w:fldChar w:fldCharType="begin"/>
            </w:r>
            <w:r w:rsidRPr="006A1F64">
              <w:rPr>
                <w:rFonts w:ascii="Book Antiqua" w:hAnsi="Book Antiqua"/>
                <w:highlight w:val="yellow"/>
              </w:rPr>
              <w:instrText xml:space="preserve"> MERGEFIELD EarnestDepositAmountPrintAs \* MERGEFORMAT </w:instrText>
            </w:r>
            <w:r w:rsidRPr="006A1F64">
              <w:rPr>
                <w:rFonts w:ascii="Book Antiqua" w:hAnsi="Book Antiqua"/>
                <w:highlight w:val="yellow"/>
              </w:rPr>
              <w:fldChar w:fldCharType="separate"/>
            </w:r>
            <w:r w:rsidRPr="006A1F64">
              <w:rPr>
                <w:rFonts w:ascii="Book Antiqua" w:hAnsi="Book Antiqua"/>
                <w:noProof/>
                <w:highlight w:val="yellow"/>
              </w:rPr>
              <w:t>«EarnestDepositAmountPrintAs</w:t>
            </w:r>
            <w:proofErr w:type="spellEnd"/>
            <w:r w:rsidRPr="006A1F64">
              <w:rPr>
                <w:rFonts w:ascii="Book Antiqua" w:hAnsi="Book Antiqua"/>
                <w:noProof/>
                <w:highlight w:val="yellow"/>
              </w:rPr>
              <w:t>»</w:t>
            </w:r>
            <w:r w:rsidRPr="006A1F64">
              <w:rPr>
                <w:rFonts w:ascii="Book Antiqua" w:hAnsi="Book Antiqua"/>
                <w:highlight w:val="yellow"/>
              </w:rPr>
              <w:fldChar w:fldCharType="end"/>
            </w:r>
            <w:r w:rsidRPr="006A1F64">
              <w:rPr>
                <w:rFonts w:ascii="Book Antiqua" w:hAnsi="Book Antiqua"/>
              </w:rPr>
              <w:t>) only</w:t>
            </w:r>
          </w:p>
          <w:p w14:paraId="32844FE3" w14:textId="77777777" w:rsidR="002A702D" w:rsidRPr="00DC5B54" w:rsidRDefault="002A702D" w:rsidP="00657C64">
            <w:pPr>
              <w:jc w:val="both"/>
              <w:rPr>
                <w:rFonts w:ascii="Book Antiqua" w:hAnsi="Book Antiqua"/>
                <w:highlight w:val="yellow"/>
              </w:rPr>
            </w:pPr>
          </w:p>
        </w:tc>
      </w:tr>
      <w:tr w:rsidR="002A702D" w:rsidRPr="00E56BEF" w14:paraId="3C1EB6AF" w14:textId="77777777" w:rsidTr="00D2382D">
        <w:tblPrEx>
          <w:tblCellMar>
            <w:top w:w="0" w:type="dxa"/>
            <w:bottom w:w="0" w:type="dxa"/>
          </w:tblCellMar>
        </w:tblPrEx>
        <w:tc>
          <w:tcPr>
            <w:tcW w:w="1008" w:type="dxa"/>
          </w:tcPr>
          <w:p w14:paraId="3A5662DA" w14:textId="77777777" w:rsidR="002A702D" w:rsidRPr="00E56BEF" w:rsidRDefault="002A702D" w:rsidP="00D2382D">
            <w:pPr>
              <w:jc w:val="center"/>
              <w:rPr>
                <w:rFonts w:ascii="Book Antiqua" w:hAnsi="Book Antiqua"/>
                <w:bCs/>
                <w:lang w:val="en-GB"/>
              </w:rPr>
            </w:pPr>
          </w:p>
          <w:p w14:paraId="1F1B1AD7" w14:textId="77777777" w:rsidR="002A702D" w:rsidRPr="00E56BEF" w:rsidRDefault="002A702D" w:rsidP="00D2382D">
            <w:pPr>
              <w:jc w:val="center"/>
              <w:rPr>
                <w:rFonts w:ascii="Book Antiqua" w:hAnsi="Book Antiqua"/>
                <w:bCs/>
                <w:lang w:val="en-GB"/>
              </w:rPr>
            </w:pPr>
            <w:r w:rsidRPr="00E56BEF">
              <w:rPr>
                <w:rFonts w:ascii="Book Antiqua" w:hAnsi="Book Antiqua"/>
                <w:bCs/>
                <w:lang w:val="en-GB"/>
              </w:rPr>
              <w:t>13A</w:t>
            </w:r>
          </w:p>
          <w:p w14:paraId="6DE1752E" w14:textId="77777777" w:rsidR="002A702D" w:rsidRPr="00E56BEF" w:rsidRDefault="002A702D" w:rsidP="00D2382D">
            <w:pPr>
              <w:jc w:val="center"/>
              <w:rPr>
                <w:rFonts w:ascii="Book Antiqua" w:hAnsi="Book Antiqua"/>
                <w:bCs/>
                <w:lang w:val="en-GB"/>
              </w:rPr>
            </w:pPr>
          </w:p>
        </w:tc>
        <w:tc>
          <w:tcPr>
            <w:tcW w:w="3240" w:type="dxa"/>
          </w:tcPr>
          <w:p w14:paraId="7D59660F" w14:textId="77777777" w:rsidR="002A702D" w:rsidRPr="00E56BEF" w:rsidRDefault="002A702D" w:rsidP="00D2382D">
            <w:pPr>
              <w:rPr>
                <w:rFonts w:ascii="Book Antiqua" w:hAnsi="Book Antiqua"/>
                <w:bCs/>
                <w:lang w:val="en-GB"/>
              </w:rPr>
            </w:pPr>
          </w:p>
          <w:p w14:paraId="69AD537E" w14:textId="77777777" w:rsidR="002A702D" w:rsidRPr="00E56BEF" w:rsidRDefault="002A702D" w:rsidP="00D2382D">
            <w:pPr>
              <w:rPr>
                <w:rFonts w:ascii="Book Antiqua" w:hAnsi="Book Antiqua"/>
                <w:bCs/>
                <w:lang w:val="en-GB"/>
              </w:rPr>
            </w:pPr>
            <w:r w:rsidRPr="00E56BEF">
              <w:rPr>
                <w:rFonts w:ascii="Book Antiqua" w:hAnsi="Book Antiqua"/>
                <w:bCs/>
                <w:lang w:val="en-GB"/>
              </w:rPr>
              <w:t xml:space="preserve">The Retention </w:t>
            </w:r>
            <w:proofErr w:type="gramStart"/>
            <w:r w:rsidRPr="00E56BEF">
              <w:rPr>
                <w:rFonts w:ascii="Book Antiqua" w:hAnsi="Book Antiqua"/>
                <w:bCs/>
                <w:lang w:val="en-GB"/>
              </w:rPr>
              <w:t>Sum, if</w:t>
            </w:r>
            <w:proofErr w:type="gramEnd"/>
            <w:r w:rsidRPr="00E56BEF">
              <w:rPr>
                <w:rFonts w:ascii="Book Antiqua" w:hAnsi="Book Antiqua"/>
                <w:bCs/>
                <w:lang w:val="en-GB"/>
              </w:rPr>
              <w:t xml:space="preserve"> any</w:t>
            </w:r>
          </w:p>
        </w:tc>
        <w:tc>
          <w:tcPr>
            <w:tcW w:w="4230" w:type="dxa"/>
          </w:tcPr>
          <w:p w14:paraId="39690754" w14:textId="77777777" w:rsidR="002A702D" w:rsidRPr="00E56BEF" w:rsidRDefault="002A702D" w:rsidP="00657C64">
            <w:pPr>
              <w:jc w:val="both"/>
              <w:rPr>
                <w:rFonts w:ascii="Book Antiqua" w:hAnsi="Book Antiqua"/>
                <w:bCs/>
                <w:lang w:val="en-GB"/>
              </w:rPr>
            </w:pPr>
          </w:p>
          <w:p w14:paraId="0D4AF357" w14:textId="77777777" w:rsidR="00A44491" w:rsidRPr="006A1F64" w:rsidRDefault="00A44491" w:rsidP="00A44491">
            <w:pPr>
              <w:jc w:val="both"/>
              <w:rPr>
                <w:rFonts w:ascii="Book Antiqua" w:hAnsi="Book Antiqua"/>
                <w:highlight w:val="green"/>
              </w:rPr>
            </w:pPr>
            <w:r w:rsidRPr="006A1F64">
              <w:rPr>
                <w:rFonts w:ascii="Book Antiqua" w:hAnsi="Book Antiqua"/>
                <w:highlight w:val="green"/>
              </w:rPr>
              <w:t xml:space="preserve">Ringgit Malaysia </w:t>
            </w:r>
          </w:p>
          <w:p w14:paraId="0F661192" w14:textId="77777777" w:rsidR="008C0535" w:rsidRDefault="00A44491" w:rsidP="00A44491">
            <w:pPr>
              <w:jc w:val="both"/>
              <w:rPr>
                <w:rFonts w:ascii="Book Antiqua" w:hAnsi="Book Antiqua"/>
              </w:rPr>
            </w:pPr>
            <w:r w:rsidRPr="006A1F64">
              <w:rPr>
                <w:rFonts w:ascii="Book Antiqua" w:hAnsi="Book Antiqua"/>
                <w:highlight w:val="green"/>
              </w:rPr>
              <w:t xml:space="preserve">(RM                        </w:t>
            </w:r>
            <w:proofErr w:type="gramStart"/>
            <w:r w:rsidRPr="006A1F64">
              <w:rPr>
                <w:rFonts w:ascii="Book Antiqua" w:hAnsi="Book Antiqua"/>
                <w:highlight w:val="green"/>
              </w:rPr>
              <w:t xml:space="preserve">  )</w:t>
            </w:r>
            <w:proofErr w:type="gramEnd"/>
            <w:r w:rsidRPr="006A1F64">
              <w:rPr>
                <w:rFonts w:ascii="Book Antiqua" w:hAnsi="Book Antiqua"/>
                <w:highlight w:val="green"/>
              </w:rPr>
              <w:t xml:space="preserve"> only</w:t>
            </w:r>
          </w:p>
          <w:p w14:paraId="59BCD405" w14:textId="77777777" w:rsidR="00487E74" w:rsidRPr="00DC5B54" w:rsidRDefault="00487E74" w:rsidP="00A44491">
            <w:pPr>
              <w:jc w:val="both"/>
              <w:rPr>
                <w:rFonts w:ascii="Book Antiqua" w:hAnsi="Book Antiqua"/>
              </w:rPr>
            </w:pPr>
          </w:p>
        </w:tc>
      </w:tr>
      <w:tr w:rsidR="002A702D" w:rsidRPr="00E56BEF" w14:paraId="0553D353" w14:textId="77777777" w:rsidTr="00D2382D">
        <w:tblPrEx>
          <w:tblCellMar>
            <w:top w:w="0" w:type="dxa"/>
            <w:bottom w:w="0" w:type="dxa"/>
          </w:tblCellMar>
        </w:tblPrEx>
        <w:tc>
          <w:tcPr>
            <w:tcW w:w="1008" w:type="dxa"/>
          </w:tcPr>
          <w:p w14:paraId="01531C83" w14:textId="77777777" w:rsidR="002A702D" w:rsidRPr="00E56BEF" w:rsidRDefault="002A702D" w:rsidP="00D2382D">
            <w:pPr>
              <w:jc w:val="center"/>
              <w:rPr>
                <w:rFonts w:ascii="Book Antiqua" w:hAnsi="Book Antiqua"/>
                <w:bCs/>
                <w:lang w:val="en-GB"/>
              </w:rPr>
            </w:pPr>
          </w:p>
          <w:p w14:paraId="6C798542" w14:textId="77777777" w:rsidR="002A702D" w:rsidRPr="00E56BEF" w:rsidRDefault="002A702D" w:rsidP="00D2382D">
            <w:pPr>
              <w:jc w:val="center"/>
              <w:rPr>
                <w:rFonts w:ascii="Book Antiqua" w:hAnsi="Book Antiqua"/>
                <w:bCs/>
                <w:lang w:val="en-GB"/>
              </w:rPr>
            </w:pPr>
            <w:r w:rsidRPr="00E56BEF">
              <w:rPr>
                <w:rFonts w:ascii="Book Antiqua" w:hAnsi="Book Antiqua"/>
                <w:bCs/>
                <w:lang w:val="en-GB"/>
              </w:rPr>
              <w:t>13</w:t>
            </w:r>
          </w:p>
          <w:p w14:paraId="0CFA339C" w14:textId="77777777" w:rsidR="002A702D" w:rsidRPr="00E56BEF" w:rsidRDefault="002A702D" w:rsidP="00D2382D">
            <w:pPr>
              <w:jc w:val="center"/>
              <w:rPr>
                <w:rFonts w:ascii="Book Antiqua" w:hAnsi="Book Antiqua"/>
                <w:bCs/>
                <w:lang w:val="en-GB"/>
              </w:rPr>
            </w:pPr>
          </w:p>
        </w:tc>
        <w:tc>
          <w:tcPr>
            <w:tcW w:w="3240" w:type="dxa"/>
          </w:tcPr>
          <w:p w14:paraId="759AA5A2" w14:textId="77777777" w:rsidR="002A702D" w:rsidRPr="00E56BEF" w:rsidRDefault="002A702D" w:rsidP="00D2382D">
            <w:pPr>
              <w:rPr>
                <w:rFonts w:ascii="Book Antiqua" w:hAnsi="Book Antiqua"/>
                <w:bCs/>
                <w:lang w:val="en-GB"/>
              </w:rPr>
            </w:pPr>
          </w:p>
          <w:p w14:paraId="48D1405F" w14:textId="77777777" w:rsidR="002A702D" w:rsidRPr="00E56BEF" w:rsidRDefault="002A702D" w:rsidP="00D2382D">
            <w:pPr>
              <w:rPr>
                <w:rFonts w:ascii="Book Antiqua" w:hAnsi="Book Antiqua"/>
                <w:bCs/>
                <w:lang w:val="en-GB"/>
              </w:rPr>
            </w:pPr>
            <w:r w:rsidRPr="00E56BEF">
              <w:rPr>
                <w:rFonts w:ascii="Book Antiqua" w:hAnsi="Book Antiqua"/>
                <w:bCs/>
                <w:lang w:val="en-GB"/>
              </w:rPr>
              <w:t>The Balance Deposit</w:t>
            </w:r>
          </w:p>
        </w:tc>
        <w:tc>
          <w:tcPr>
            <w:tcW w:w="4230" w:type="dxa"/>
          </w:tcPr>
          <w:p w14:paraId="1E9F548E" w14:textId="77777777" w:rsidR="002A702D" w:rsidRPr="00E56BEF" w:rsidRDefault="002A702D" w:rsidP="00657C64">
            <w:pPr>
              <w:jc w:val="both"/>
              <w:rPr>
                <w:rFonts w:ascii="Book Antiqua" w:hAnsi="Book Antiqua"/>
                <w:bCs/>
                <w:lang w:val="en-GB"/>
              </w:rPr>
            </w:pPr>
          </w:p>
          <w:p w14:paraId="617B8F78" w14:textId="77777777" w:rsidR="00A44491" w:rsidRPr="006A1F64" w:rsidRDefault="00A44491" w:rsidP="00A44491">
            <w:pPr>
              <w:jc w:val="both"/>
              <w:rPr>
                <w:rFonts w:ascii="Book Antiqua" w:hAnsi="Book Antiqua"/>
                <w:highlight w:val="yellow"/>
              </w:rPr>
            </w:pPr>
            <w:r w:rsidRPr="006A1F64">
              <w:rPr>
                <w:rFonts w:ascii="Book Antiqua" w:hAnsi="Book Antiqua"/>
              </w:rPr>
              <w:t xml:space="preserve">Ringgit Malaysia </w:t>
            </w:r>
            <w:r w:rsidRPr="006A1F64">
              <w:rPr>
                <w:rFonts w:ascii="Book Antiqua" w:hAnsi="Book Antiqua"/>
                <w:highlight w:val="yellow"/>
              </w:rPr>
              <w:fldChar w:fldCharType="begin"/>
            </w:r>
            <w:r w:rsidRPr="006A1F64">
              <w:rPr>
                <w:rFonts w:ascii="Book Antiqua" w:hAnsi="Book Antiqua"/>
                <w:highlight w:val="yellow"/>
              </w:rPr>
              <w:instrText xml:space="preserve"> MERGEFIELD MRTAAmountInWord \* MERGEFORMAT </w:instrText>
            </w:r>
            <w:r w:rsidRPr="006A1F64">
              <w:rPr>
                <w:rFonts w:ascii="Book Antiqua" w:hAnsi="Book Antiqua"/>
                <w:highlight w:val="yellow"/>
              </w:rPr>
              <w:fldChar w:fldCharType="separate"/>
            </w:r>
            <w:r w:rsidRPr="006A1F64">
              <w:rPr>
                <w:rFonts w:ascii="Book Antiqua" w:hAnsi="Book Antiqua"/>
                <w:noProof/>
                <w:highlight w:val="yellow"/>
              </w:rPr>
              <w:t>«MRTAAmountInWord»</w:t>
            </w:r>
            <w:r w:rsidRPr="006A1F64">
              <w:rPr>
                <w:rFonts w:ascii="Book Antiqua" w:hAnsi="Book Antiqua"/>
                <w:highlight w:val="yellow"/>
              </w:rPr>
              <w:fldChar w:fldCharType="end"/>
            </w:r>
          </w:p>
          <w:p w14:paraId="5C3BDE29" w14:textId="77777777" w:rsidR="00A44491" w:rsidRPr="006A1F64" w:rsidRDefault="00A44491" w:rsidP="00A44491">
            <w:pPr>
              <w:jc w:val="both"/>
              <w:rPr>
                <w:rFonts w:ascii="Book Antiqua" w:hAnsi="Book Antiqua"/>
              </w:rPr>
            </w:pPr>
            <w:r w:rsidRPr="006A1F64">
              <w:rPr>
                <w:rFonts w:ascii="Book Antiqua" w:hAnsi="Book Antiqua"/>
              </w:rPr>
              <w:t xml:space="preserve"> (</w:t>
            </w:r>
            <w:proofErr w:type="spellStart"/>
            <w:r w:rsidRPr="006A1F64">
              <w:rPr>
                <w:rFonts w:ascii="Book Antiqua" w:hAnsi="Book Antiqua"/>
              </w:rPr>
              <w:t>RM</w:t>
            </w:r>
            <w:r w:rsidRPr="006A1F64">
              <w:rPr>
                <w:rFonts w:ascii="Book Antiqua" w:hAnsi="Book Antiqua"/>
                <w:highlight w:val="yellow"/>
              </w:rPr>
              <w:fldChar w:fldCharType="begin"/>
            </w:r>
            <w:r w:rsidRPr="006A1F64">
              <w:rPr>
                <w:rFonts w:ascii="Book Antiqua" w:hAnsi="Book Antiqua"/>
                <w:highlight w:val="yellow"/>
              </w:rPr>
              <w:instrText xml:space="preserve"> MERGEFIELD MRTAAmountPrintAs \* MERGEFORMAT </w:instrText>
            </w:r>
            <w:r w:rsidRPr="006A1F64">
              <w:rPr>
                <w:rFonts w:ascii="Book Antiqua" w:hAnsi="Book Antiqua"/>
                <w:highlight w:val="yellow"/>
              </w:rPr>
              <w:fldChar w:fldCharType="separate"/>
            </w:r>
            <w:r w:rsidRPr="006A1F64">
              <w:rPr>
                <w:rFonts w:ascii="Book Antiqua" w:hAnsi="Book Antiqua"/>
                <w:noProof/>
                <w:highlight w:val="yellow"/>
              </w:rPr>
              <w:t>«MRTAAmountPrintAs</w:t>
            </w:r>
            <w:proofErr w:type="spellEnd"/>
            <w:r w:rsidRPr="006A1F64">
              <w:rPr>
                <w:rFonts w:ascii="Book Antiqua" w:hAnsi="Book Antiqua"/>
                <w:noProof/>
                <w:highlight w:val="yellow"/>
              </w:rPr>
              <w:t>»</w:t>
            </w:r>
            <w:r w:rsidRPr="006A1F64">
              <w:rPr>
                <w:rFonts w:ascii="Book Antiqua" w:hAnsi="Book Antiqua"/>
                <w:highlight w:val="yellow"/>
              </w:rPr>
              <w:fldChar w:fldCharType="end"/>
            </w:r>
            <w:r w:rsidRPr="006A1F64">
              <w:rPr>
                <w:rFonts w:ascii="Book Antiqua" w:hAnsi="Book Antiqua"/>
              </w:rPr>
              <w:t>) only</w:t>
            </w:r>
          </w:p>
          <w:p w14:paraId="7FC6B67D" w14:textId="77777777" w:rsidR="002A702D" w:rsidRPr="00F10C84" w:rsidRDefault="002A702D" w:rsidP="00F10C84">
            <w:pPr>
              <w:jc w:val="both"/>
              <w:rPr>
                <w:rFonts w:ascii="Book Antiqua" w:hAnsi="Book Antiqua"/>
                <w:highlight w:val="yellow"/>
              </w:rPr>
            </w:pPr>
          </w:p>
        </w:tc>
      </w:tr>
      <w:tr w:rsidR="002A702D" w:rsidRPr="00E56BEF" w14:paraId="70F18509" w14:textId="77777777" w:rsidTr="00D2382D">
        <w:tblPrEx>
          <w:tblCellMar>
            <w:top w:w="0" w:type="dxa"/>
            <w:bottom w:w="0" w:type="dxa"/>
          </w:tblCellMar>
        </w:tblPrEx>
        <w:tc>
          <w:tcPr>
            <w:tcW w:w="1008" w:type="dxa"/>
          </w:tcPr>
          <w:p w14:paraId="7BDEB8A4" w14:textId="77777777" w:rsidR="002A702D" w:rsidRPr="00E56BEF" w:rsidRDefault="002A702D" w:rsidP="00D2382D">
            <w:pPr>
              <w:jc w:val="center"/>
              <w:rPr>
                <w:rFonts w:ascii="Book Antiqua" w:hAnsi="Book Antiqua"/>
                <w:bCs/>
                <w:lang w:val="en-GB"/>
              </w:rPr>
            </w:pPr>
          </w:p>
          <w:p w14:paraId="2A5E7333" w14:textId="77777777" w:rsidR="002A702D" w:rsidRPr="00E56BEF" w:rsidRDefault="002A702D" w:rsidP="00D2382D">
            <w:pPr>
              <w:jc w:val="center"/>
              <w:rPr>
                <w:rFonts w:ascii="Book Antiqua" w:hAnsi="Book Antiqua"/>
                <w:bCs/>
                <w:lang w:val="en-GB"/>
              </w:rPr>
            </w:pPr>
            <w:r w:rsidRPr="00E56BEF">
              <w:rPr>
                <w:rFonts w:ascii="Book Antiqua" w:hAnsi="Book Antiqua"/>
                <w:bCs/>
                <w:lang w:val="en-GB"/>
              </w:rPr>
              <w:t>14</w:t>
            </w:r>
          </w:p>
          <w:p w14:paraId="04763CAE" w14:textId="77777777" w:rsidR="002A702D" w:rsidRPr="00E56BEF" w:rsidRDefault="002A702D" w:rsidP="00D2382D">
            <w:pPr>
              <w:jc w:val="center"/>
              <w:rPr>
                <w:rFonts w:ascii="Book Antiqua" w:hAnsi="Book Antiqua"/>
                <w:bCs/>
                <w:lang w:val="en-GB"/>
              </w:rPr>
            </w:pPr>
          </w:p>
        </w:tc>
        <w:tc>
          <w:tcPr>
            <w:tcW w:w="3240" w:type="dxa"/>
          </w:tcPr>
          <w:p w14:paraId="470287D2" w14:textId="77777777" w:rsidR="002A702D" w:rsidRPr="00E56BEF" w:rsidRDefault="002A702D" w:rsidP="00D2382D">
            <w:pPr>
              <w:rPr>
                <w:rFonts w:ascii="Book Antiqua" w:hAnsi="Book Antiqua"/>
                <w:bCs/>
                <w:lang w:val="en-GB"/>
              </w:rPr>
            </w:pPr>
          </w:p>
          <w:p w14:paraId="47216E5D" w14:textId="77777777" w:rsidR="002A702D" w:rsidRPr="00E56BEF" w:rsidRDefault="002A702D" w:rsidP="00D2382D">
            <w:pPr>
              <w:rPr>
                <w:rFonts w:ascii="Book Antiqua" w:hAnsi="Book Antiqua"/>
                <w:bCs/>
                <w:lang w:val="en-GB"/>
              </w:rPr>
            </w:pPr>
            <w:r w:rsidRPr="00E56BEF">
              <w:rPr>
                <w:rFonts w:ascii="Book Antiqua" w:hAnsi="Book Antiqua"/>
                <w:bCs/>
                <w:lang w:val="en-GB"/>
              </w:rPr>
              <w:t>The Deposit</w:t>
            </w:r>
          </w:p>
        </w:tc>
        <w:tc>
          <w:tcPr>
            <w:tcW w:w="4230" w:type="dxa"/>
          </w:tcPr>
          <w:p w14:paraId="6893AEEA" w14:textId="77777777" w:rsidR="002A702D" w:rsidRPr="00E56BEF" w:rsidRDefault="002A702D" w:rsidP="00657C64">
            <w:pPr>
              <w:jc w:val="both"/>
              <w:rPr>
                <w:rFonts w:ascii="Book Antiqua" w:hAnsi="Book Antiqua"/>
                <w:bCs/>
                <w:lang w:val="en-GB"/>
              </w:rPr>
            </w:pPr>
          </w:p>
          <w:p w14:paraId="04AA2BA4" w14:textId="77777777" w:rsidR="00A44491" w:rsidRPr="006A1F64" w:rsidRDefault="00A44491" w:rsidP="00A44491">
            <w:pPr>
              <w:jc w:val="both"/>
              <w:rPr>
                <w:rFonts w:ascii="Book Antiqua" w:hAnsi="Book Antiqua"/>
                <w:highlight w:val="yellow"/>
              </w:rPr>
            </w:pPr>
            <w:r w:rsidRPr="006A1F64">
              <w:rPr>
                <w:rFonts w:ascii="Book Antiqua" w:hAnsi="Book Antiqua"/>
              </w:rPr>
              <w:t xml:space="preserve">Ringgit Malaysia </w:t>
            </w:r>
            <w:r w:rsidRPr="006A1F64">
              <w:rPr>
                <w:rFonts w:ascii="Book Antiqua" w:hAnsi="Book Antiqua"/>
                <w:highlight w:val="yellow"/>
              </w:rPr>
              <w:fldChar w:fldCharType="begin"/>
            </w:r>
            <w:r w:rsidRPr="006A1F64">
              <w:rPr>
                <w:rFonts w:ascii="Book Antiqua" w:hAnsi="Book Antiqua"/>
                <w:highlight w:val="yellow"/>
              </w:rPr>
              <w:instrText xml:space="preserve"> MERGEFIELD BalanceAmountInWord \* MERGEFORMAT </w:instrText>
            </w:r>
            <w:r w:rsidRPr="006A1F64">
              <w:rPr>
                <w:rFonts w:ascii="Book Antiqua" w:hAnsi="Book Antiqua"/>
                <w:highlight w:val="yellow"/>
              </w:rPr>
              <w:fldChar w:fldCharType="separate"/>
            </w:r>
            <w:r>
              <w:rPr>
                <w:rFonts w:ascii="Book Antiqua" w:hAnsi="Book Antiqua"/>
                <w:noProof/>
                <w:highlight w:val="yellow"/>
              </w:rPr>
              <w:t>«DepositAmount</w:t>
            </w:r>
            <w:r w:rsidRPr="006A1F64">
              <w:rPr>
                <w:rFonts w:ascii="Book Antiqua" w:hAnsi="Book Antiqua"/>
                <w:noProof/>
                <w:highlight w:val="yellow"/>
              </w:rPr>
              <w:t>InWord»</w:t>
            </w:r>
            <w:r w:rsidRPr="006A1F64">
              <w:rPr>
                <w:rFonts w:ascii="Book Antiqua" w:hAnsi="Book Antiqua"/>
                <w:highlight w:val="yellow"/>
              </w:rPr>
              <w:fldChar w:fldCharType="end"/>
            </w:r>
          </w:p>
          <w:p w14:paraId="0F58E3E2" w14:textId="77777777" w:rsidR="00A44491" w:rsidRPr="006A1F64" w:rsidRDefault="00A44491" w:rsidP="00A44491">
            <w:pPr>
              <w:jc w:val="both"/>
              <w:rPr>
                <w:rFonts w:ascii="Book Antiqua" w:hAnsi="Book Antiqua"/>
              </w:rPr>
            </w:pPr>
            <w:r w:rsidRPr="006A1F64">
              <w:rPr>
                <w:rFonts w:ascii="Book Antiqua" w:hAnsi="Book Antiqua"/>
              </w:rPr>
              <w:t xml:space="preserve"> (</w:t>
            </w:r>
            <w:proofErr w:type="spellStart"/>
            <w:r w:rsidRPr="006A1F64">
              <w:rPr>
                <w:rFonts w:ascii="Book Antiqua" w:hAnsi="Book Antiqua"/>
              </w:rPr>
              <w:t>RM</w:t>
            </w:r>
            <w:r w:rsidRPr="006A1F64">
              <w:rPr>
                <w:rFonts w:ascii="Book Antiqua" w:hAnsi="Book Antiqua"/>
                <w:highlight w:val="yellow"/>
              </w:rPr>
              <w:fldChar w:fldCharType="begin"/>
            </w:r>
            <w:r w:rsidRPr="006A1F64">
              <w:rPr>
                <w:rFonts w:ascii="Book Antiqua" w:hAnsi="Book Antiqua"/>
                <w:highlight w:val="yellow"/>
              </w:rPr>
              <w:instrText xml:space="preserve"> MERGEFIELD BalanceAmountPrintAs \* MERGEFORMAT </w:instrText>
            </w:r>
            <w:r w:rsidRPr="006A1F64">
              <w:rPr>
                <w:rFonts w:ascii="Book Antiqua" w:hAnsi="Book Antiqua"/>
                <w:highlight w:val="yellow"/>
              </w:rPr>
              <w:fldChar w:fldCharType="separate"/>
            </w:r>
            <w:r w:rsidRPr="006A1F64">
              <w:rPr>
                <w:rFonts w:ascii="Book Antiqua" w:hAnsi="Book Antiqua"/>
                <w:noProof/>
                <w:highlight w:val="yellow"/>
              </w:rPr>
              <w:t>«BalanceAmountPrintAs</w:t>
            </w:r>
            <w:proofErr w:type="spellEnd"/>
            <w:r w:rsidRPr="006A1F64">
              <w:rPr>
                <w:rFonts w:ascii="Book Antiqua" w:hAnsi="Book Antiqua"/>
                <w:noProof/>
                <w:highlight w:val="yellow"/>
              </w:rPr>
              <w:t>»</w:t>
            </w:r>
            <w:r w:rsidRPr="006A1F64">
              <w:rPr>
                <w:rFonts w:ascii="Book Antiqua" w:hAnsi="Book Antiqua"/>
                <w:highlight w:val="yellow"/>
              </w:rPr>
              <w:fldChar w:fldCharType="end"/>
            </w:r>
            <w:r w:rsidRPr="006A1F64">
              <w:rPr>
                <w:rFonts w:ascii="Book Antiqua" w:hAnsi="Book Antiqua"/>
              </w:rPr>
              <w:t>) only</w:t>
            </w:r>
          </w:p>
          <w:p w14:paraId="602B1C82" w14:textId="77777777" w:rsidR="002A702D" w:rsidRPr="00DC5B54" w:rsidRDefault="002A702D" w:rsidP="00F10C84">
            <w:pPr>
              <w:jc w:val="both"/>
              <w:rPr>
                <w:rFonts w:ascii="Book Antiqua" w:hAnsi="Book Antiqua"/>
                <w:highlight w:val="yellow"/>
              </w:rPr>
            </w:pPr>
          </w:p>
        </w:tc>
      </w:tr>
    </w:tbl>
    <w:p w14:paraId="7C8993FD" w14:textId="77777777" w:rsidR="00D2382D" w:rsidRPr="00E56BEF" w:rsidRDefault="00D2382D">
      <w:pPr>
        <w:rPr>
          <w:rFonts w:ascii="Book Antiqua" w:hAnsi="Book Antiqua"/>
        </w:rPr>
      </w:pPr>
    </w:p>
    <w:p w14:paraId="44FF5C80" w14:textId="77777777" w:rsidR="00D2382D" w:rsidRPr="00E56BEF" w:rsidRDefault="00D2382D">
      <w:pPr>
        <w:pStyle w:val="Heading3"/>
        <w:ind w:left="0" w:firstLine="0"/>
        <w:jc w:val="center"/>
        <w:rPr>
          <w:rFonts w:ascii="Book Antiqua" w:hAnsi="Book Antiqua"/>
          <w:sz w:val="20"/>
          <w:lang w:val="en-GB"/>
        </w:rPr>
      </w:pPr>
      <w:r w:rsidRPr="00E56BEF">
        <w:rPr>
          <w:rFonts w:ascii="Book Antiqua" w:hAnsi="Book Antiqua"/>
          <w:sz w:val="20"/>
        </w:rPr>
        <w:br w:type="page"/>
      </w:r>
      <w:r w:rsidRPr="00E56BEF">
        <w:rPr>
          <w:rFonts w:ascii="Book Antiqua" w:hAnsi="Book Antiqua"/>
          <w:sz w:val="20"/>
          <w:lang w:val="en-GB"/>
        </w:rPr>
        <w:t>FIRST SCHEDULE (</w:t>
      </w:r>
      <w:proofErr w:type="spellStart"/>
      <w:r w:rsidRPr="00E56BEF">
        <w:rPr>
          <w:rFonts w:ascii="Book Antiqua" w:hAnsi="Book Antiqua"/>
          <w:sz w:val="20"/>
          <w:lang w:val="en-GB"/>
        </w:rPr>
        <w:t>Con’t</w:t>
      </w:r>
      <w:proofErr w:type="spellEnd"/>
      <w:r w:rsidRPr="00E56BEF">
        <w:rPr>
          <w:rFonts w:ascii="Book Antiqua" w:hAnsi="Book Antiqua"/>
          <w:sz w:val="20"/>
          <w:lang w:val="en-GB"/>
        </w:rPr>
        <w:t>)</w:t>
      </w:r>
    </w:p>
    <w:p w14:paraId="138C83A1" w14:textId="77777777" w:rsidR="00FB2891" w:rsidRPr="00E56BEF" w:rsidRDefault="00FB2891" w:rsidP="00FB2891">
      <w:pPr>
        <w:rPr>
          <w:rFonts w:ascii="Book Antiqua" w:hAnsi="Book Antiqua"/>
          <w:lang w:val="en-GB"/>
        </w:rPr>
      </w:pPr>
    </w:p>
    <w:p w14:paraId="10A264E6" w14:textId="77777777" w:rsidR="00D2382D" w:rsidRPr="00E56BEF" w:rsidRDefault="00D2382D">
      <w:pPr>
        <w:jc w:val="center"/>
        <w:rPr>
          <w:rFonts w:ascii="Book Antiqua" w:hAnsi="Book Antiqua"/>
          <w:bCs/>
          <w:lang w:val="en-GB"/>
        </w:rPr>
      </w:pPr>
      <w:r w:rsidRPr="00E56BEF">
        <w:rPr>
          <w:rFonts w:ascii="Book Antiqua" w:hAnsi="Book Antiqua"/>
          <w:bCs/>
          <w:lang w:val="en-GB"/>
        </w:rPr>
        <w:t xml:space="preserve">(which is to be taken, read and construed as an essential part of this </w:t>
      </w:r>
      <w:proofErr w:type="gramStart"/>
      <w:r w:rsidRPr="00E56BEF">
        <w:rPr>
          <w:rFonts w:ascii="Book Antiqua" w:hAnsi="Book Antiqua"/>
          <w:bCs/>
          <w:lang w:val="en-GB"/>
        </w:rPr>
        <w:t>Agreement )</w:t>
      </w:r>
      <w:proofErr w:type="gramEnd"/>
    </w:p>
    <w:p w14:paraId="410581E1" w14:textId="77777777" w:rsidR="00D2382D" w:rsidRPr="00E56BEF" w:rsidRDefault="00D2382D">
      <w:pPr>
        <w:rPr>
          <w:rFonts w:ascii="Book Antiqua" w:hAnsi="Book Antiqua"/>
        </w:rPr>
      </w:pPr>
    </w:p>
    <w:tbl>
      <w:tblPr>
        <w:tblW w:w="84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08"/>
        <w:gridCol w:w="3240"/>
        <w:gridCol w:w="4230"/>
      </w:tblGrid>
      <w:tr w:rsidR="00D2382D" w:rsidRPr="00E56BEF" w14:paraId="388CD4FA" w14:textId="77777777">
        <w:tblPrEx>
          <w:tblCellMar>
            <w:top w:w="0" w:type="dxa"/>
            <w:bottom w:w="0" w:type="dxa"/>
          </w:tblCellMar>
        </w:tblPrEx>
        <w:tc>
          <w:tcPr>
            <w:tcW w:w="1008" w:type="dxa"/>
          </w:tcPr>
          <w:p w14:paraId="0B5462AB" w14:textId="77777777" w:rsidR="00D2382D" w:rsidRPr="00E56BEF" w:rsidRDefault="00D2382D">
            <w:pPr>
              <w:jc w:val="center"/>
              <w:rPr>
                <w:rFonts w:ascii="Book Antiqua" w:hAnsi="Book Antiqua"/>
                <w:b/>
                <w:lang w:val="en-GB"/>
              </w:rPr>
            </w:pPr>
          </w:p>
          <w:p w14:paraId="3F59EA00" w14:textId="77777777" w:rsidR="00D2382D" w:rsidRPr="00E56BEF" w:rsidRDefault="00D2382D">
            <w:pPr>
              <w:jc w:val="center"/>
              <w:rPr>
                <w:rFonts w:ascii="Book Antiqua" w:hAnsi="Book Antiqua"/>
                <w:b/>
                <w:lang w:val="en-GB"/>
              </w:rPr>
            </w:pPr>
            <w:r w:rsidRPr="00E56BEF">
              <w:rPr>
                <w:rFonts w:ascii="Book Antiqua" w:hAnsi="Book Antiqua"/>
                <w:b/>
                <w:lang w:val="en-GB"/>
              </w:rPr>
              <w:t>Section</w:t>
            </w:r>
          </w:p>
          <w:p w14:paraId="7772DE75" w14:textId="77777777" w:rsidR="00D2382D" w:rsidRPr="00E56BEF" w:rsidRDefault="00D2382D">
            <w:pPr>
              <w:jc w:val="center"/>
              <w:rPr>
                <w:rFonts w:ascii="Book Antiqua" w:hAnsi="Book Antiqua"/>
                <w:b/>
                <w:lang w:val="en-GB"/>
              </w:rPr>
            </w:pPr>
          </w:p>
        </w:tc>
        <w:tc>
          <w:tcPr>
            <w:tcW w:w="3240" w:type="dxa"/>
          </w:tcPr>
          <w:p w14:paraId="0CCD3441" w14:textId="77777777" w:rsidR="00D2382D" w:rsidRPr="00E56BEF" w:rsidRDefault="00D2382D">
            <w:pPr>
              <w:jc w:val="center"/>
              <w:rPr>
                <w:rFonts w:ascii="Book Antiqua" w:hAnsi="Book Antiqua"/>
                <w:b/>
                <w:lang w:val="en-GB"/>
              </w:rPr>
            </w:pPr>
          </w:p>
          <w:p w14:paraId="375A5DEE" w14:textId="77777777" w:rsidR="00D2382D" w:rsidRPr="00E56BEF" w:rsidRDefault="00D2382D">
            <w:pPr>
              <w:jc w:val="center"/>
              <w:rPr>
                <w:rFonts w:ascii="Book Antiqua" w:hAnsi="Book Antiqua"/>
                <w:b/>
                <w:lang w:val="en-GB"/>
              </w:rPr>
            </w:pPr>
            <w:r w:rsidRPr="00E56BEF">
              <w:rPr>
                <w:rFonts w:ascii="Book Antiqua" w:hAnsi="Book Antiqua"/>
                <w:b/>
                <w:lang w:val="en-GB"/>
              </w:rPr>
              <w:t>Description</w:t>
            </w:r>
          </w:p>
        </w:tc>
        <w:tc>
          <w:tcPr>
            <w:tcW w:w="4230" w:type="dxa"/>
          </w:tcPr>
          <w:p w14:paraId="20D255C5" w14:textId="77777777" w:rsidR="00D2382D" w:rsidRPr="00E56BEF" w:rsidRDefault="00D2382D">
            <w:pPr>
              <w:jc w:val="center"/>
              <w:rPr>
                <w:rFonts w:ascii="Book Antiqua" w:hAnsi="Book Antiqua"/>
                <w:b/>
                <w:lang w:val="en-GB"/>
              </w:rPr>
            </w:pPr>
          </w:p>
          <w:p w14:paraId="40312608" w14:textId="77777777" w:rsidR="00D2382D" w:rsidRPr="00E56BEF" w:rsidRDefault="00D2382D">
            <w:pPr>
              <w:jc w:val="center"/>
              <w:rPr>
                <w:rFonts w:ascii="Book Antiqua" w:hAnsi="Book Antiqua"/>
                <w:b/>
                <w:lang w:val="en-GB"/>
              </w:rPr>
            </w:pPr>
            <w:r w:rsidRPr="00E56BEF">
              <w:rPr>
                <w:rFonts w:ascii="Book Antiqua" w:hAnsi="Book Antiqua"/>
                <w:b/>
                <w:lang w:val="en-GB"/>
              </w:rPr>
              <w:t>Particulars</w:t>
            </w:r>
          </w:p>
        </w:tc>
      </w:tr>
      <w:tr w:rsidR="00F10C84" w:rsidRPr="00E56BEF" w14:paraId="619FA573" w14:textId="77777777">
        <w:tblPrEx>
          <w:tblCellMar>
            <w:top w:w="0" w:type="dxa"/>
            <w:bottom w:w="0" w:type="dxa"/>
          </w:tblCellMar>
        </w:tblPrEx>
        <w:tc>
          <w:tcPr>
            <w:tcW w:w="1008" w:type="dxa"/>
          </w:tcPr>
          <w:p w14:paraId="0DD34D05" w14:textId="77777777" w:rsidR="00F10C84" w:rsidRPr="00E56BEF" w:rsidRDefault="00F10C84" w:rsidP="00F10C84">
            <w:pPr>
              <w:jc w:val="center"/>
              <w:rPr>
                <w:rFonts w:ascii="Book Antiqua" w:hAnsi="Book Antiqua"/>
                <w:bCs/>
                <w:lang w:val="en-GB"/>
              </w:rPr>
            </w:pPr>
          </w:p>
          <w:p w14:paraId="7E3E7641" w14:textId="77777777" w:rsidR="00F10C84" w:rsidRPr="00E56BEF" w:rsidRDefault="00F10C84" w:rsidP="00F10C84">
            <w:pPr>
              <w:jc w:val="center"/>
              <w:rPr>
                <w:rFonts w:ascii="Book Antiqua" w:hAnsi="Book Antiqua"/>
                <w:bCs/>
                <w:lang w:val="en-GB"/>
              </w:rPr>
            </w:pPr>
            <w:r w:rsidRPr="00E56BEF">
              <w:rPr>
                <w:rFonts w:ascii="Book Antiqua" w:hAnsi="Book Antiqua"/>
                <w:bCs/>
                <w:lang w:val="en-GB"/>
              </w:rPr>
              <w:t>15</w:t>
            </w:r>
          </w:p>
          <w:p w14:paraId="3D4B99B8" w14:textId="77777777" w:rsidR="00F10C84" w:rsidRPr="00E56BEF" w:rsidRDefault="00F10C84" w:rsidP="00F10C84">
            <w:pPr>
              <w:jc w:val="center"/>
              <w:rPr>
                <w:rFonts w:ascii="Book Antiqua" w:hAnsi="Book Antiqua"/>
                <w:bCs/>
                <w:lang w:val="en-GB"/>
              </w:rPr>
            </w:pPr>
          </w:p>
        </w:tc>
        <w:tc>
          <w:tcPr>
            <w:tcW w:w="3240" w:type="dxa"/>
          </w:tcPr>
          <w:p w14:paraId="1854F64C" w14:textId="77777777" w:rsidR="00F10C84" w:rsidRPr="00E56BEF" w:rsidRDefault="00F10C84" w:rsidP="00F10C84">
            <w:pPr>
              <w:rPr>
                <w:rFonts w:ascii="Book Antiqua" w:hAnsi="Book Antiqua"/>
                <w:bCs/>
                <w:lang w:val="en-GB"/>
              </w:rPr>
            </w:pPr>
          </w:p>
          <w:p w14:paraId="0E797BE8" w14:textId="77777777" w:rsidR="00F10C84" w:rsidRPr="00E56BEF" w:rsidRDefault="00F10C84" w:rsidP="00F10C84">
            <w:pPr>
              <w:rPr>
                <w:rFonts w:ascii="Book Antiqua" w:hAnsi="Book Antiqua"/>
                <w:bCs/>
                <w:lang w:val="en-GB"/>
              </w:rPr>
            </w:pPr>
            <w:r w:rsidRPr="00E56BEF">
              <w:rPr>
                <w:rFonts w:ascii="Book Antiqua" w:hAnsi="Book Antiqua"/>
                <w:bCs/>
                <w:lang w:val="en-GB"/>
              </w:rPr>
              <w:t>The Balance Purchase Price</w:t>
            </w:r>
          </w:p>
          <w:p w14:paraId="659332E5" w14:textId="77777777" w:rsidR="00F10C84" w:rsidRPr="00E56BEF" w:rsidRDefault="00F10C84" w:rsidP="00F10C84">
            <w:pPr>
              <w:rPr>
                <w:rFonts w:ascii="Book Antiqua" w:hAnsi="Book Antiqua"/>
                <w:bCs/>
                <w:lang w:val="en-GB"/>
              </w:rPr>
            </w:pPr>
          </w:p>
        </w:tc>
        <w:tc>
          <w:tcPr>
            <w:tcW w:w="4230" w:type="dxa"/>
          </w:tcPr>
          <w:p w14:paraId="5B145D32" w14:textId="77777777" w:rsidR="00F10C84" w:rsidRPr="00E56BEF" w:rsidRDefault="00F10C84" w:rsidP="00F10C84">
            <w:pPr>
              <w:jc w:val="both"/>
              <w:rPr>
                <w:rFonts w:ascii="Book Antiqua" w:hAnsi="Book Antiqua"/>
                <w:bCs/>
                <w:lang w:val="en-GB"/>
              </w:rPr>
            </w:pPr>
          </w:p>
          <w:p w14:paraId="3748377C" w14:textId="77777777" w:rsidR="00A44491" w:rsidRPr="006A1F64" w:rsidRDefault="00A44491" w:rsidP="00A44491">
            <w:pPr>
              <w:jc w:val="both"/>
              <w:rPr>
                <w:rFonts w:ascii="Book Antiqua" w:hAnsi="Book Antiqua"/>
                <w:highlight w:val="yellow"/>
              </w:rPr>
            </w:pPr>
            <w:r w:rsidRPr="006A1F64">
              <w:rPr>
                <w:rFonts w:ascii="Book Antiqua" w:hAnsi="Book Antiqua"/>
              </w:rPr>
              <w:t xml:space="preserve">Ringgit Malaysia </w:t>
            </w:r>
            <w:r w:rsidRPr="006A1F64">
              <w:rPr>
                <w:rFonts w:ascii="Book Antiqua" w:hAnsi="Book Antiqua"/>
                <w:highlight w:val="yellow"/>
              </w:rPr>
              <w:fldChar w:fldCharType="begin"/>
            </w:r>
            <w:r w:rsidRPr="006A1F64">
              <w:rPr>
                <w:rFonts w:ascii="Book Antiqua" w:hAnsi="Book Antiqua"/>
                <w:highlight w:val="yellow"/>
              </w:rPr>
              <w:instrText xml:space="preserve"> MERGEFIELD BalanceAmountInWord \* MERGEFORMAT </w:instrText>
            </w:r>
            <w:r w:rsidRPr="006A1F64">
              <w:rPr>
                <w:rFonts w:ascii="Book Antiqua" w:hAnsi="Book Antiqua"/>
                <w:highlight w:val="yellow"/>
              </w:rPr>
              <w:fldChar w:fldCharType="separate"/>
            </w:r>
            <w:r w:rsidRPr="006A1F64">
              <w:rPr>
                <w:rFonts w:ascii="Book Antiqua" w:hAnsi="Book Antiqua"/>
                <w:noProof/>
                <w:highlight w:val="yellow"/>
              </w:rPr>
              <w:t>«BalanceAmountInWord»</w:t>
            </w:r>
            <w:r w:rsidRPr="006A1F64">
              <w:rPr>
                <w:rFonts w:ascii="Book Antiqua" w:hAnsi="Book Antiqua"/>
                <w:highlight w:val="yellow"/>
              </w:rPr>
              <w:fldChar w:fldCharType="end"/>
            </w:r>
          </w:p>
          <w:p w14:paraId="68854E3C" w14:textId="77777777" w:rsidR="00A44491" w:rsidRPr="006A1F64" w:rsidRDefault="00A44491" w:rsidP="00A44491">
            <w:pPr>
              <w:jc w:val="both"/>
              <w:rPr>
                <w:rFonts w:ascii="Book Antiqua" w:hAnsi="Book Antiqua"/>
              </w:rPr>
            </w:pPr>
            <w:r w:rsidRPr="006A1F64">
              <w:rPr>
                <w:rFonts w:ascii="Book Antiqua" w:hAnsi="Book Antiqua"/>
              </w:rPr>
              <w:t xml:space="preserve"> (</w:t>
            </w:r>
            <w:proofErr w:type="spellStart"/>
            <w:r w:rsidRPr="006A1F64">
              <w:rPr>
                <w:rFonts w:ascii="Book Antiqua" w:hAnsi="Book Antiqua"/>
              </w:rPr>
              <w:t>RM</w:t>
            </w:r>
            <w:r w:rsidRPr="006A1F64">
              <w:rPr>
                <w:rFonts w:ascii="Book Antiqua" w:hAnsi="Book Antiqua"/>
                <w:highlight w:val="yellow"/>
              </w:rPr>
              <w:fldChar w:fldCharType="begin"/>
            </w:r>
            <w:r w:rsidRPr="006A1F64">
              <w:rPr>
                <w:rFonts w:ascii="Book Antiqua" w:hAnsi="Book Antiqua"/>
                <w:highlight w:val="yellow"/>
              </w:rPr>
              <w:instrText xml:space="preserve"> MERGEFIELD BalanceAmountPrintAs \* MERGEFORMAT </w:instrText>
            </w:r>
            <w:r w:rsidRPr="006A1F64">
              <w:rPr>
                <w:rFonts w:ascii="Book Antiqua" w:hAnsi="Book Antiqua"/>
                <w:highlight w:val="yellow"/>
              </w:rPr>
              <w:fldChar w:fldCharType="separate"/>
            </w:r>
            <w:r w:rsidRPr="006A1F64">
              <w:rPr>
                <w:rFonts w:ascii="Book Antiqua" w:hAnsi="Book Antiqua"/>
                <w:noProof/>
                <w:highlight w:val="yellow"/>
              </w:rPr>
              <w:t>«BalanceAmountPrintAs</w:t>
            </w:r>
            <w:proofErr w:type="spellEnd"/>
            <w:r w:rsidRPr="006A1F64">
              <w:rPr>
                <w:rFonts w:ascii="Book Antiqua" w:hAnsi="Book Antiqua"/>
                <w:noProof/>
                <w:highlight w:val="yellow"/>
              </w:rPr>
              <w:t>»</w:t>
            </w:r>
            <w:r w:rsidRPr="006A1F64">
              <w:rPr>
                <w:rFonts w:ascii="Book Antiqua" w:hAnsi="Book Antiqua"/>
                <w:highlight w:val="yellow"/>
              </w:rPr>
              <w:fldChar w:fldCharType="end"/>
            </w:r>
            <w:r w:rsidRPr="006A1F64">
              <w:rPr>
                <w:rFonts w:ascii="Book Antiqua" w:hAnsi="Book Antiqua"/>
              </w:rPr>
              <w:t>) only</w:t>
            </w:r>
          </w:p>
          <w:p w14:paraId="5D174ADB" w14:textId="77777777" w:rsidR="00F10C84" w:rsidRPr="00E56BEF" w:rsidRDefault="00F10C84" w:rsidP="00F10C84">
            <w:pPr>
              <w:jc w:val="both"/>
              <w:rPr>
                <w:rFonts w:ascii="Book Antiqua" w:hAnsi="Book Antiqua"/>
                <w:bCs/>
              </w:rPr>
            </w:pPr>
          </w:p>
        </w:tc>
      </w:tr>
      <w:tr w:rsidR="00D2382D" w:rsidRPr="00E56BEF" w14:paraId="61785416" w14:textId="77777777">
        <w:tblPrEx>
          <w:tblCellMar>
            <w:top w:w="0" w:type="dxa"/>
            <w:bottom w:w="0" w:type="dxa"/>
          </w:tblCellMar>
        </w:tblPrEx>
        <w:tc>
          <w:tcPr>
            <w:tcW w:w="1008" w:type="dxa"/>
          </w:tcPr>
          <w:p w14:paraId="449B0A37" w14:textId="77777777" w:rsidR="00D2382D" w:rsidRPr="00E56BEF" w:rsidRDefault="00D2382D">
            <w:pPr>
              <w:jc w:val="center"/>
              <w:rPr>
                <w:rFonts w:ascii="Book Antiqua" w:hAnsi="Book Antiqua"/>
                <w:bCs/>
                <w:lang w:val="en-GB"/>
              </w:rPr>
            </w:pPr>
          </w:p>
          <w:p w14:paraId="0AE3A6DE" w14:textId="77777777" w:rsidR="00D2382D" w:rsidRPr="00E56BEF" w:rsidRDefault="00D2382D">
            <w:pPr>
              <w:jc w:val="center"/>
              <w:rPr>
                <w:rFonts w:ascii="Book Antiqua" w:hAnsi="Book Antiqua"/>
                <w:bCs/>
                <w:lang w:val="en-GB"/>
              </w:rPr>
            </w:pPr>
            <w:r w:rsidRPr="00E56BEF">
              <w:rPr>
                <w:rFonts w:ascii="Book Antiqua" w:hAnsi="Book Antiqua"/>
                <w:bCs/>
                <w:lang w:val="en-GB"/>
              </w:rPr>
              <w:t>16</w:t>
            </w:r>
          </w:p>
          <w:p w14:paraId="5A853FAE" w14:textId="77777777" w:rsidR="00D2382D" w:rsidRPr="00E56BEF" w:rsidRDefault="00D2382D">
            <w:pPr>
              <w:jc w:val="center"/>
              <w:rPr>
                <w:rFonts w:ascii="Book Antiqua" w:hAnsi="Book Antiqua"/>
                <w:bCs/>
                <w:lang w:val="en-GB"/>
              </w:rPr>
            </w:pPr>
          </w:p>
        </w:tc>
        <w:tc>
          <w:tcPr>
            <w:tcW w:w="3240" w:type="dxa"/>
          </w:tcPr>
          <w:p w14:paraId="44E8D66B" w14:textId="77777777" w:rsidR="00D2382D" w:rsidRPr="00E56BEF" w:rsidRDefault="00D2382D">
            <w:pPr>
              <w:rPr>
                <w:rFonts w:ascii="Book Antiqua" w:hAnsi="Book Antiqua"/>
                <w:bCs/>
                <w:lang w:val="en-GB"/>
              </w:rPr>
            </w:pPr>
          </w:p>
          <w:p w14:paraId="3376A967" w14:textId="77777777" w:rsidR="00D2382D" w:rsidRPr="00E56BEF" w:rsidRDefault="00D2382D">
            <w:pPr>
              <w:rPr>
                <w:rFonts w:ascii="Book Antiqua" w:hAnsi="Book Antiqua"/>
                <w:bCs/>
                <w:lang w:val="en-GB"/>
              </w:rPr>
            </w:pPr>
            <w:r w:rsidRPr="00E56BEF">
              <w:rPr>
                <w:rFonts w:ascii="Book Antiqua" w:hAnsi="Book Antiqua"/>
                <w:bCs/>
                <w:lang w:val="en-GB"/>
              </w:rPr>
              <w:t>The Completion Period</w:t>
            </w:r>
          </w:p>
        </w:tc>
        <w:tc>
          <w:tcPr>
            <w:tcW w:w="4230" w:type="dxa"/>
          </w:tcPr>
          <w:p w14:paraId="6A4DA8C9" w14:textId="77777777" w:rsidR="00D2382D" w:rsidRPr="00E56BEF" w:rsidRDefault="00D2382D" w:rsidP="004469B3">
            <w:pPr>
              <w:jc w:val="both"/>
              <w:rPr>
                <w:rFonts w:ascii="Book Antiqua" w:hAnsi="Book Antiqua"/>
                <w:bCs/>
                <w:lang w:val="en-GB"/>
              </w:rPr>
            </w:pPr>
          </w:p>
          <w:p w14:paraId="40511517" w14:textId="77777777" w:rsidR="004469B3" w:rsidRPr="00E56BEF" w:rsidRDefault="004469B3" w:rsidP="004469B3">
            <w:pPr>
              <w:jc w:val="both"/>
              <w:rPr>
                <w:rFonts w:ascii="Book Antiqua" w:hAnsi="Book Antiqua"/>
              </w:rPr>
            </w:pPr>
            <w:r w:rsidRPr="00E56BEF">
              <w:rPr>
                <w:rFonts w:ascii="Book Antiqua" w:hAnsi="Book Antiqua"/>
              </w:rPr>
              <w:t xml:space="preserve">A period of </w:t>
            </w:r>
            <w:r w:rsidR="00657C64" w:rsidRPr="00E56BEF">
              <w:rPr>
                <w:rFonts w:ascii="Book Antiqua" w:hAnsi="Book Antiqua"/>
              </w:rPr>
              <w:t>Three (3) months</w:t>
            </w:r>
            <w:r w:rsidRPr="00E56BEF">
              <w:rPr>
                <w:rFonts w:ascii="Book Antiqua" w:hAnsi="Book Antiqua"/>
              </w:rPr>
              <w:t xml:space="preserve"> commencing from the Unconditional Date.</w:t>
            </w:r>
          </w:p>
          <w:p w14:paraId="01A2E6AE" w14:textId="77777777" w:rsidR="00D2382D" w:rsidRPr="00E56BEF" w:rsidRDefault="00D2382D" w:rsidP="004469B3">
            <w:pPr>
              <w:jc w:val="both"/>
              <w:rPr>
                <w:rFonts w:ascii="Book Antiqua" w:hAnsi="Book Antiqua"/>
                <w:bCs/>
              </w:rPr>
            </w:pPr>
          </w:p>
        </w:tc>
      </w:tr>
      <w:tr w:rsidR="00D2382D" w:rsidRPr="00E56BEF" w14:paraId="727C4D81" w14:textId="77777777">
        <w:tblPrEx>
          <w:tblCellMar>
            <w:top w:w="0" w:type="dxa"/>
            <w:bottom w:w="0" w:type="dxa"/>
          </w:tblCellMar>
        </w:tblPrEx>
        <w:tc>
          <w:tcPr>
            <w:tcW w:w="1008" w:type="dxa"/>
          </w:tcPr>
          <w:p w14:paraId="603EB6A5" w14:textId="77777777" w:rsidR="00D2382D" w:rsidRPr="00E56BEF" w:rsidRDefault="00D2382D">
            <w:pPr>
              <w:jc w:val="center"/>
              <w:rPr>
                <w:rFonts w:ascii="Book Antiqua" w:hAnsi="Book Antiqua"/>
                <w:bCs/>
                <w:lang w:val="en-GB"/>
              </w:rPr>
            </w:pPr>
          </w:p>
          <w:p w14:paraId="60F1B766" w14:textId="77777777" w:rsidR="00D2382D" w:rsidRPr="00E56BEF" w:rsidRDefault="00D2382D">
            <w:pPr>
              <w:jc w:val="center"/>
              <w:rPr>
                <w:rFonts w:ascii="Book Antiqua" w:hAnsi="Book Antiqua"/>
                <w:bCs/>
                <w:lang w:val="en-GB"/>
              </w:rPr>
            </w:pPr>
            <w:r w:rsidRPr="00E56BEF">
              <w:rPr>
                <w:rFonts w:ascii="Book Antiqua" w:hAnsi="Book Antiqua"/>
                <w:bCs/>
                <w:lang w:val="en-GB"/>
              </w:rPr>
              <w:t>17</w:t>
            </w:r>
          </w:p>
          <w:p w14:paraId="3415ADA1" w14:textId="77777777" w:rsidR="00D2382D" w:rsidRPr="00E56BEF" w:rsidRDefault="00D2382D">
            <w:pPr>
              <w:jc w:val="center"/>
              <w:rPr>
                <w:rFonts w:ascii="Book Antiqua" w:hAnsi="Book Antiqua"/>
                <w:bCs/>
                <w:lang w:val="en-GB"/>
              </w:rPr>
            </w:pPr>
          </w:p>
        </w:tc>
        <w:tc>
          <w:tcPr>
            <w:tcW w:w="3240" w:type="dxa"/>
          </w:tcPr>
          <w:p w14:paraId="3EB2D0B5" w14:textId="77777777" w:rsidR="00D2382D" w:rsidRPr="00E56BEF" w:rsidRDefault="00D2382D">
            <w:pPr>
              <w:rPr>
                <w:rFonts w:ascii="Book Antiqua" w:hAnsi="Book Antiqua"/>
                <w:bCs/>
                <w:lang w:val="en-GB"/>
              </w:rPr>
            </w:pPr>
          </w:p>
          <w:p w14:paraId="6CFD73B6" w14:textId="77777777" w:rsidR="00D2382D" w:rsidRPr="00E56BEF" w:rsidRDefault="00D2382D">
            <w:pPr>
              <w:rPr>
                <w:rFonts w:ascii="Book Antiqua" w:hAnsi="Book Antiqua"/>
                <w:bCs/>
                <w:lang w:val="en-GB"/>
              </w:rPr>
            </w:pPr>
            <w:r w:rsidRPr="00E56BEF">
              <w:rPr>
                <w:rFonts w:ascii="Book Antiqua" w:hAnsi="Book Antiqua"/>
                <w:bCs/>
                <w:lang w:val="en-GB"/>
              </w:rPr>
              <w:t>The Extended Completion Period</w:t>
            </w:r>
          </w:p>
          <w:p w14:paraId="524D03A7" w14:textId="77777777" w:rsidR="00D2382D" w:rsidRPr="00E56BEF" w:rsidRDefault="00D2382D">
            <w:pPr>
              <w:rPr>
                <w:rFonts w:ascii="Book Antiqua" w:hAnsi="Book Antiqua"/>
                <w:bCs/>
                <w:lang w:val="en-GB"/>
              </w:rPr>
            </w:pPr>
          </w:p>
          <w:p w14:paraId="6F92054B" w14:textId="77777777" w:rsidR="00D2382D" w:rsidRPr="00E56BEF" w:rsidRDefault="00D2382D">
            <w:pPr>
              <w:rPr>
                <w:rFonts w:ascii="Book Antiqua" w:hAnsi="Book Antiqua"/>
                <w:bCs/>
                <w:lang w:val="en-GB"/>
              </w:rPr>
            </w:pPr>
          </w:p>
        </w:tc>
        <w:tc>
          <w:tcPr>
            <w:tcW w:w="4230" w:type="dxa"/>
          </w:tcPr>
          <w:p w14:paraId="4FE1F01A" w14:textId="77777777" w:rsidR="00D2382D" w:rsidRPr="00E56BEF" w:rsidRDefault="00D2382D" w:rsidP="004469B3">
            <w:pPr>
              <w:jc w:val="both"/>
              <w:rPr>
                <w:rFonts w:ascii="Book Antiqua" w:hAnsi="Book Antiqua"/>
                <w:bCs/>
                <w:lang w:val="en-GB"/>
              </w:rPr>
            </w:pPr>
          </w:p>
          <w:p w14:paraId="29C4F7FA" w14:textId="77777777" w:rsidR="00D2382D" w:rsidRPr="00E56BEF" w:rsidRDefault="004469B3" w:rsidP="004469B3">
            <w:pPr>
              <w:jc w:val="both"/>
              <w:rPr>
                <w:rFonts w:ascii="Book Antiqua" w:hAnsi="Book Antiqua"/>
                <w:bCs/>
                <w:lang w:val="en-GB"/>
              </w:rPr>
            </w:pPr>
            <w:r w:rsidRPr="00E56BEF">
              <w:rPr>
                <w:rFonts w:ascii="Book Antiqua" w:hAnsi="Book Antiqua"/>
              </w:rPr>
              <w:t xml:space="preserve">A further period of </w:t>
            </w:r>
            <w:r w:rsidR="00657C64" w:rsidRPr="00E56BEF">
              <w:rPr>
                <w:rFonts w:ascii="Book Antiqua" w:hAnsi="Book Antiqua"/>
              </w:rPr>
              <w:t>One (1) month</w:t>
            </w:r>
            <w:r w:rsidRPr="00E56BEF">
              <w:rPr>
                <w:rFonts w:ascii="Book Antiqua" w:hAnsi="Book Antiqua"/>
              </w:rPr>
              <w:t xml:space="preserve"> from the expiration of the Completion Period </w:t>
            </w:r>
          </w:p>
          <w:p w14:paraId="046A0632" w14:textId="77777777" w:rsidR="004469B3" w:rsidRPr="00E56BEF" w:rsidRDefault="004469B3" w:rsidP="004469B3">
            <w:pPr>
              <w:jc w:val="both"/>
              <w:rPr>
                <w:rFonts w:ascii="Book Antiqua" w:hAnsi="Book Antiqua"/>
                <w:bCs/>
                <w:lang w:val="en-GB"/>
              </w:rPr>
            </w:pPr>
          </w:p>
        </w:tc>
      </w:tr>
      <w:tr w:rsidR="00D2382D" w:rsidRPr="00E56BEF" w14:paraId="62ECDC72" w14:textId="77777777">
        <w:tblPrEx>
          <w:tblCellMar>
            <w:top w:w="0" w:type="dxa"/>
            <w:bottom w:w="0" w:type="dxa"/>
          </w:tblCellMar>
        </w:tblPrEx>
        <w:tc>
          <w:tcPr>
            <w:tcW w:w="1008" w:type="dxa"/>
          </w:tcPr>
          <w:p w14:paraId="25B6478C" w14:textId="77777777" w:rsidR="00D2382D" w:rsidRPr="00E56BEF" w:rsidRDefault="00D2382D">
            <w:pPr>
              <w:jc w:val="center"/>
              <w:rPr>
                <w:rFonts w:ascii="Book Antiqua" w:hAnsi="Book Antiqua"/>
                <w:bCs/>
                <w:lang w:val="en-GB"/>
              </w:rPr>
            </w:pPr>
          </w:p>
          <w:p w14:paraId="5CE39F19" w14:textId="77777777" w:rsidR="00D2382D" w:rsidRPr="00E56BEF" w:rsidRDefault="00D2382D">
            <w:pPr>
              <w:jc w:val="center"/>
              <w:rPr>
                <w:rFonts w:ascii="Book Antiqua" w:hAnsi="Book Antiqua"/>
                <w:bCs/>
                <w:lang w:val="en-GB"/>
              </w:rPr>
            </w:pPr>
            <w:r w:rsidRPr="00E56BEF">
              <w:rPr>
                <w:rFonts w:ascii="Book Antiqua" w:hAnsi="Book Antiqua"/>
                <w:bCs/>
                <w:lang w:val="en-GB"/>
              </w:rPr>
              <w:t>18</w:t>
            </w:r>
          </w:p>
          <w:p w14:paraId="235B68BC" w14:textId="77777777" w:rsidR="00D2382D" w:rsidRPr="00E56BEF" w:rsidRDefault="00D2382D">
            <w:pPr>
              <w:jc w:val="center"/>
              <w:rPr>
                <w:rFonts w:ascii="Book Antiqua" w:hAnsi="Book Antiqua"/>
                <w:bCs/>
                <w:lang w:val="en-GB"/>
              </w:rPr>
            </w:pPr>
          </w:p>
        </w:tc>
        <w:tc>
          <w:tcPr>
            <w:tcW w:w="3240" w:type="dxa"/>
          </w:tcPr>
          <w:p w14:paraId="04CDC84C" w14:textId="77777777" w:rsidR="00D2382D" w:rsidRPr="00E56BEF" w:rsidRDefault="00D2382D">
            <w:pPr>
              <w:rPr>
                <w:rFonts w:ascii="Book Antiqua" w:hAnsi="Book Antiqua"/>
                <w:bCs/>
                <w:lang w:val="en-GB"/>
              </w:rPr>
            </w:pPr>
          </w:p>
          <w:p w14:paraId="6589B079" w14:textId="77777777" w:rsidR="00D2382D" w:rsidRPr="00E56BEF" w:rsidRDefault="00D2382D">
            <w:pPr>
              <w:rPr>
                <w:rFonts w:ascii="Book Antiqua" w:hAnsi="Book Antiqua"/>
                <w:bCs/>
                <w:lang w:val="en-GB"/>
              </w:rPr>
            </w:pPr>
            <w:r w:rsidRPr="00E56BEF">
              <w:rPr>
                <w:rFonts w:ascii="Book Antiqua" w:hAnsi="Book Antiqua"/>
                <w:bCs/>
                <w:lang w:val="en-GB"/>
              </w:rPr>
              <w:t>Rate of interest payable by the Vendor in cases of default</w:t>
            </w:r>
          </w:p>
          <w:p w14:paraId="6E43F9E1" w14:textId="77777777" w:rsidR="00D2382D" w:rsidRPr="00E56BEF" w:rsidRDefault="00D2382D">
            <w:pPr>
              <w:rPr>
                <w:rFonts w:ascii="Book Antiqua" w:hAnsi="Book Antiqua"/>
                <w:bCs/>
                <w:lang w:val="en-GB"/>
              </w:rPr>
            </w:pPr>
          </w:p>
        </w:tc>
        <w:tc>
          <w:tcPr>
            <w:tcW w:w="4230" w:type="dxa"/>
          </w:tcPr>
          <w:p w14:paraId="40D62A78" w14:textId="77777777" w:rsidR="00D2382D" w:rsidRPr="00E56BEF" w:rsidRDefault="00D2382D">
            <w:pPr>
              <w:jc w:val="both"/>
              <w:rPr>
                <w:rFonts w:ascii="Book Antiqua" w:hAnsi="Book Antiqua"/>
                <w:bCs/>
                <w:lang w:val="en-GB"/>
              </w:rPr>
            </w:pPr>
          </w:p>
          <w:p w14:paraId="73280FA3" w14:textId="77777777" w:rsidR="00D2382D" w:rsidRPr="00E56BEF" w:rsidRDefault="00FB2891" w:rsidP="00FB2891">
            <w:pPr>
              <w:jc w:val="both"/>
              <w:rPr>
                <w:rFonts w:ascii="Book Antiqua" w:hAnsi="Book Antiqua"/>
                <w:bCs/>
                <w:lang w:val="en-GB"/>
              </w:rPr>
            </w:pPr>
            <w:r w:rsidRPr="00E56BEF">
              <w:rPr>
                <w:rFonts w:ascii="Book Antiqua" w:hAnsi="Book Antiqua"/>
                <w:bCs/>
                <w:lang w:val="en-GB"/>
              </w:rPr>
              <w:t>Eight</w:t>
            </w:r>
            <w:r w:rsidR="00D2382D" w:rsidRPr="00E56BEF">
              <w:rPr>
                <w:rFonts w:ascii="Book Antiqua" w:hAnsi="Book Antiqua"/>
                <w:bCs/>
                <w:lang w:val="en-GB"/>
              </w:rPr>
              <w:t xml:space="preserve"> per centum (</w:t>
            </w:r>
            <w:r w:rsidRPr="00E56BEF">
              <w:rPr>
                <w:rFonts w:ascii="Book Antiqua" w:hAnsi="Book Antiqua"/>
                <w:bCs/>
                <w:lang w:val="en-GB"/>
              </w:rPr>
              <w:t>8</w:t>
            </w:r>
            <w:r w:rsidR="00D2382D" w:rsidRPr="00E56BEF">
              <w:rPr>
                <w:rFonts w:ascii="Book Antiqua" w:hAnsi="Book Antiqua"/>
                <w:bCs/>
                <w:lang w:val="en-GB"/>
              </w:rPr>
              <w:t>%) per annum</w:t>
            </w:r>
          </w:p>
        </w:tc>
      </w:tr>
      <w:tr w:rsidR="00D2382D" w:rsidRPr="00E56BEF" w14:paraId="39544F71" w14:textId="77777777">
        <w:tblPrEx>
          <w:tblCellMar>
            <w:top w:w="0" w:type="dxa"/>
            <w:bottom w:w="0" w:type="dxa"/>
          </w:tblCellMar>
        </w:tblPrEx>
        <w:tc>
          <w:tcPr>
            <w:tcW w:w="1008" w:type="dxa"/>
          </w:tcPr>
          <w:p w14:paraId="33D1E18C" w14:textId="77777777" w:rsidR="00D2382D" w:rsidRPr="00E56BEF" w:rsidRDefault="00D2382D">
            <w:pPr>
              <w:jc w:val="center"/>
              <w:rPr>
                <w:rFonts w:ascii="Book Antiqua" w:hAnsi="Book Antiqua"/>
                <w:bCs/>
                <w:lang w:val="en-GB"/>
              </w:rPr>
            </w:pPr>
          </w:p>
          <w:p w14:paraId="15C6936D" w14:textId="77777777" w:rsidR="00D2382D" w:rsidRPr="00E56BEF" w:rsidRDefault="00D2382D">
            <w:pPr>
              <w:jc w:val="center"/>
              <w:rPr>
                <w:rFonts w:ascii="Book Antiqua" w:hAnsi="Book Antiqua"/>
                <w:bCs/>
                <w:lang w:val="en-GB"/>
              </w:rPr>
            </w:pPr>
            <w:r w:rsidRPr="00E56BEF">
              <w:rPr>
                <w:rFonts w:ascii="Book Antiqua" w:hAnsi="Book Antiqua"/>
                <w:bCs/>
                <w:lang w:val="en-GB"/>
              </w:rPr>
              <w:t>19</w:t>
            </w:r>
          </w:p>
          <w:p w14:paraId="7E126EB9" w14:textId="77777777" w:rsidR="00D2382D" w:rsidRPr="00E56BEF" w:rsidRDefault="00D2382D">
            <w:pPr>
              <w:jc w:val="center"/>
              <w:rPr>
                <w:rFonts w:ascii="Book Antiqua" w:hAnsi="Book Antiqua"/>
                <w:bCs/>
                <w:lang w:val="en-GB"/>
              </w:rPr>
            </w:pPr>
          </w:p>
        </w:tc>
        <w:tc>
          <w:tcPr>
            <w:tcW w:w="3240" w:type="dxa"/>
          </w:tcPr>
          <w:p w14:paraId="242E9CE7" w14:textId="77777777" w:rsidR="00D2382D" w:rsidRPr="00E56BEF" w:rsidRDefault="00D2382D">
            <w:pPr>
              <w:rPr>
                <w:rFonts w:ascii="Book Antiqua" w:hAnsi="Book Antiqua"/>
                <w:bCs/>
                <w:lang w:val="en-GB"/>
              </w:rPr>
            </w:pPr>
          </w:p>
          <w:p w14:paraId="2B4620C3" w14:textId="77777777" w:rsidR="00D2382D" w:rsidRPr="00E56BEF" w:rsidRDefault="00D2382D">
            <w:pPr>
              <w:rPr>
                <w:rFonts w:ascii="Book Antiqua" w:hAnsi="Book Antiqua"/>
                <w:bCs/>
                <w:lang w:val="en-GB"/>
              </w:rPr>
            </w:pPr>
            <w:proofErr w:type="gramStart"/>
            <w:r w:rsidRPr="00E56BEF">
              <w:rPr>
                <w:rFonts w:ascii="Book Antiqua" w:hAnsi="Book Antiqua"/>
                <w:bCs/>
                <w:lang w:val="en-GB"/>
              </w:rPr>
              <w:t>Particulars of</w:t>
            </w:r>
            <w:proofErr w:type="gramEnd"/>
            <w:r w:rsidRPr="00E56BEF">
              <w:rPr>
                <w:rFonts w:ascii="Book Antiqua" w:hAnsi="Book Antiqua"/>
                <w:bCs/>
                <w:lang w:val="en-GB"/>
              </w:rPr>
              <w:t xml:space="preserve"> the Vendor(s)’ Solicitors</w:t>
            </w:r>
          </w:p>
          <w:p w14:paraId="3C63A052" w14:textId="77777777" w:rsidR="00D2382D" w:rsidRPr="00E56BEF" w:rsidRDefault="00D2382D">
            <w:pPr>
              <w:rPr>
                <w:rFonts w:ascii="Book Antiqua" w:hAnsi="Book Antiqua"/>
                <w:bCs/>
                <w:lang w:val="en-GB"/>
              </w:rPr>
            </w:pPr>
          </w:p>
        </w:tc>
        <w:tc>
          <w:tcPr>
            <w:tcW w:w="4230" w:type="dxa"/>
          </w:tcPr>
          <w:p w14:paraId="550A4E91" w14:textId="77777777" w:rsidR="002A702D" w:rsidRDefault="002A702D" w:rsidP="00FB2891">
            <w:pPr>
              <w:jc w:val="both"/>
              <w:rPr>
                <w:rFonts w:ascii="Book Antiqua" w:hAnsi="Book Antiqua"/>
                <w:bCs/>
                <w:lang w:val="en-GB"/>
              </w:rPr>
            </w:pPr>
          </w:p>
          <w:p w14:paraId="0774F648" w14:textId="77777777" w:rsidR="005D0B80" w:rsidRPr="005D0B80" w:rsidRDefault="005D0B80" w:rsidP="00FB2891">
            <w:pPr>
              <w:jc w:val="both"/>
              <w:rPr>
                <w:rFonts w:ascii="Book Antiqua" w:hAnsi="Book Antiqua"/>
                <w:bCs/>
                <w:highlight w:val="yellow"/>
                <w:lang w:val="en-GB"/>
              </w:rPr>
            </w:pPr>
            <w:r w:rsidRPr="005D0B80">
              <w:rPr>
                <w:rFonts w:ascii="Book Antiqua" w:hAnsi="Book Antiqua"/>
                <w:bCs/>
                <w:highlight w:val="yellow"/>
                <w:lang w:val="en-GB"/>
              </w:rPr>
              <w:t>Name:</w:t>
            </w:r>
          </w:p>
          <w:p w14:paraId="2D18E753" w14:textId="77777777" w:rsidR="008C0535" w:rsidRPr="005D0B80" w:rsidRDefault="008C0535" w:rsidP="008C0535">
            <w:pPr>
              <w:jc w:val="both"/>
              <w:rPr>
                <w:rFonts w:ascii="Book Antiqua" w:hAnsi="Book Antiqua"/>
                <w:bCs/>
                <w:highlight w:val="yellow"/>
                <w:lang w:val="en-GB"/>
              </w:rPr>
            </w:pPr>
            <w:r w:rsidRPr="005D0B80">
              <w:rPr>
                <w:rFonts w:ascii="Book Antiqua" w:hAnsi="Book Antiqua"/>
                <w:bCs/>
                <w:highlight w:val="yellow"/>
                <w:lang w:val="en-GB"/>
              </w:rPr>
              <w:t>Advocates &amp; Solicitors</w:t>
            </w:r>
          </w:p>
          <w:p w14:paraId="2F6F135A" w14:textId="77777777" w:rsidR="002174E4" w:rsidRPr="005D0B80" w:rsidRDefault="005D0B80" w:rsidP="00DC5B54">
            <w:pPr>
              <w:jc w:val="both"/>
              <w:rPr>
                <w:rFonts w:ascii="Book Antiqua" w:hAnsi="Book Antiqua"/>
                <w:bCs/>
                <w:highlight w:val="yellow"/>
                <w:lang w:val="en-GB"/>
              </w:rPr>
            </w:pPr>
            <w:r w:rsidRPr="005D0B80">
              <w:rPr>
                <w:rFonts w:ascii="Book Antiqua" w:hAnsi="Book Antiqua"/>
                <w:bCs/>
                <w:highlight w:val="yellow"/>
                <w:lang w:val="en-GB"/>
              </w:rPr>
              <w:t>Address:</w:t>
            </w:r>
          </w:p>
          <w:p w14:paraId="53462003" w14:textId="77777777" w:rsidR="005D0B80" w:rsidRPr="005D0B80" w:rsidRDefault="005D0B80" w:rsidP="00DC5B54">
            <w:pPr>
              <w:jc w:val="both"/>
              <w:rPr>
                <w:rFonts w:ascii="Book Antiqua" w:hAnsi="Book Antiqua"/>
                <w:bCs/>
                <w:highlight w:val="yellow"/>
                <w:lang w:val="en-GB"/>
              </w:rPr>
            </w:pPr>
            <w:r w:rsidRPr="005D0B80">
              <w:rPr>
                <w:rFonts w:ascii="Book Antiqua" w:hAnsi="Book Antiqua"/>
                <w:bCs/>
                <w:highlight w:val="yellow"/>
                <w:lang w:val="en-GB"/>
              </w:rPr>
              <w:t>Tel:</w:t>
            </w:r>
          </w:p>
          <w:p w14:paraId="4446F565" w14:textId="77777777" w:rsidR="005D0B80" w:rsidRPr="005D0B80" w:rsidRDefault="005D0B80" w:rsidP="00DC5B54">
            <w:pPr>
              <w:jc w:val="both"/>
              <w:rPr>
                <w:rFonts w:ascii="Book Antiqua" w:hAnsi="Book Antiqua"/>
                <w:bCs/>
                <w:highlight w:val="yellow"/>
                <w:lang w:val="en-GB"/>
              </w:rPr>
            </w:pPr>
            <w:r w:rsidRPr="005D0B80">
              <w:rPr>
                <w:rFonts w:ascii="Book Antiqua" w:hAnsi="Book Antiqua"/>
                <w:bCs/>
                <w:highlight w:val="yellow"/>
                <w:lang w:val="en-GB"/>
              </w:rPr>
              <w:t>Fax:</w:t>
            </w:r>
          </w:p>
          <w:p w14:paraId="71410984" w14:textId="77777777" w:rsidR="005D0B80" w:rsidRPr="005D0B80" w:rsidRDefault="005D0B80" w:rsidP="00DC5B54">
            <w:pPr>
              <w:jc w:val="both"/>
              <w:rPr>
                <w:rFonts w:ascii="Book Antiqua" w:hAnsi="Book Antiqua"/>
                <w:bCs/>
                <w:highlight w:val="yellow"/>
                <w:lang w:val="en-GB"/>
              </w:rPr>
            </w:pPr>
            <w:r w:rsidRPr="005D0B80">
              <w:rPr>
                <w:rFonts w:ascii="Book Antiqua" w:hAnsi="Book Antiqua"/>
                <w:bCs/>
                <w:highlight w:val="yellow"/>
                <w:lang w:val="en-GB"/>
              </w:rPr>
              <w:t>Email:</w:t>
            </w:r>
          </w:p>
          <w:p w14:paraId="67170762" w14:textId="77777777" w:rsidR="005D0B80" w:rsidRPr="00DC5B54" w:rsidRDefault="005D0B80" w:rsidP="00DC5B54">
            <w:pPr>
              <w:jc w:val="both"/>
              <w:rPr>
                <w:rFonts w:ascii="Book Antiqua" w:hAnsi="Book Antiqua"/>
                <w:bCs/>
                <w:lang w:val="en-GB"/>
              </w:rPr>
            </w:pPr>
            <w:r w:rsidRPr="005D0B80">
              <w:rPr>
                <w:rFonts w:ascii="Book Antiqua" w:hAnsi="Book Antiqua"/>
                <w:bCs/>
                <w:highlight w:val="yellow"/>
                <w:lang w:val="en-GB"/>
              </w:rPr>
              <w:t>Ref:</w:t>
            </w:r>
          </w:p>
          <w:p w14:paraId="7983334F" w14:textId="77777777" w:rsidR="00DC5B54" w:rsidRPr="00E56BEF" w:rsidRDefault="00DC5B54" w:rsidP="00A44491">
            <w:pPr>
              <w:jc w:val="both"/>
              <w:rPr>
                <w:rFonts w:ascii="Book Antiqua" w:hAnsi="Book Antiqua"/>
                <w:bCs/>
                <w:lang w:val="en-GB"/>
              </w:rPr>
            </w:pPr>
          </w:p>
        </w:tc>
      </w:tr>
      <w:tr w:rsidR="00D2382D" w:rsidRPr="00E56BEF" w14:paraId="4EE98F4D" w14:textId="77777777">
        <w:tblPrEx>
          <w:tblCellMar>
            <w:top w:w="0" w:type="dxa"/>
            <w:bottom w:w="0" w:type="dxa"/>
          </w:tblCellMar>
        </w:tblPrEx>
        <w:tc>
          <w:tcPr>
            <w:tcW w:w="1008" w:type="dxa"/>
          </w:tcPr>
          <w:p w14:paraId="727871B2" w14:textId="77777777" w:rsidR="00D2382D" w:rsidRPr="00E56BEF" w:rsidRDefault="00D2382D">
            <w:pPr>
              <w:jc w:val="center"/>
              <w:rPr>
                <w:rFonts w:ascii="Book Antiqua" w:hAnsi="Book Antiqua"/>
                <w:bCs/>
                <w:lang w:val="en-GB"/>
              </w:rPr>
            </w:pPr>
          </w:p>
          <w:p w14:paraId="11AEBD17" w14:textId="77777777" w:rsidR="00D2382D" w:rsidRPr="00E56BEF" w:rsidRDefault="00D2382D">
            <w:pPr>
              <w:jc w:val="center"/>
              <w:rPr>
                <w:rFonts w:ascii="Book Antiqua" w:hAnsi="Book Antiqua"/>
                <w:bCs/>
                <w:lang w:val="en-GB"/>
              </w:rPr>
            </w:pPr>
            <w:r w:rsidRPr="00E56BEF">
              <w:rPr>
                <w:rFonts w:ascii="Book Antiqua" w:hAnsi="Book Antiqua"/>
                <w:bCs/>
                <w:lang w:val="en-GB"/>
              </w:rPr>
              <w:t>20</w:t>
            </w:r>
          </w:p>
          <w:p w14:paraId="7798E5E8" w14:textId="77777777" w:rsidR="00D2382D" w:rsidRPr="00E56BEF" w:rsidRDefault="00D2382D">
            <w:pPr>
              <w:jc w:val="center"/>
              <w:rPr>
                <w:rFonts w:ascii="Book Antiqua" w:hAnsi="Book Antiqua"/>
                <w:bCs/>
                <w:lang w:val="en-GB"/>
              </w:rPr>
            </w:pPr>
          </w:p>
        </w:tc>
        <w:tc>
          <w:tcPr>
            <w:tcW w:w="3240" w:type="dxa"/>
          </w:tcPr>
          <w:p w14:paraId="3FB8EB38" w14:textId="77777777" w:rsidR="00D2382D" w:rsidRPr="00E56BEF" w:rsidRDefault="00D2382D">
            <w:pPr>
              <w:rPr>
                <w:rFonts w:ascii="Book Antiqua" w:hAnsi="Book Antiqua"/>
                <w:bCs/>
                <w:lang w:val="en-GB"/>
              </w:rPr>
            </w:pPr>
          </w:p>
          <w:p w14:paraId="34249996" w14:textId="77777777" w:rsidR="00D2382D" w:rsidRPr="00E56BEF" w:rsidRDefault="00D2382D">
            <w:pPr>
              <w:rPr>
                <w:rFonts w:ascii="Book Antiqua" w:hAnsi="Book Antiqua"/>
                <w:bCs/>
                <w:lang w:val="en-GB"/>
              </w:rPr>
            </w:pPr>
            <w:proofErr w:type="gramStart"/>
            <w:r w:rsidRPr="00E56BEF">
              <w:rPr>
                <w:rFonts w:ascii="Book Antiqua" w:hAnsi="Book Antiqua"/>
                <w:bCs/>
                <w:lang w:val="en-GB"/>
              </w:rPr>
              <w:t>Particulars of</w:t>
            </w:r>
            <w:proofErr w:type="gramEnd"/>
            <w:r w:rsidRPr="00E56BEF">
              <w:rPr>
                <w:rFonts w:ascii="Book Antiqua" w:hAnsi="Book Antiqua"/>
                <w:bCs/>
                <w:lang w:val="en-GB"/>
              </w:rPr>
              <w:t xml:space="preserve"> the Purchaser(s)’ Solicitors</w:t>
            </w:r>
          </w:p>
          <w:p w14:paraId="7B24EBF3" w14:textId="77777777" w:rsidR="00D2382D" w:rsidRPr="00E56BEF" w:rsidRDefault="00D2382D">
            <w:pPr>
              <w:rPr>
                <w:rFonts w:ascii="Book Antiqua" w:hAnsi="Book Antiqua"/>
                <w:bCs/>
                <w:lang w:val="en-GB"/>
              </w:rPr>
            </w:pPr>
          </w:p>
        </w:tc>
        <w:tc>
          <w:tcPr>
            <w:tcW w:w="4230" w:type="dxa"/>
          </w:tcPr>
          <w:p w14:paraId="527CCF06" w14:textId="77777777" w:rsidR="00D2382D" w:rsidRPr="00E56BEF" w:rsidRDefault="00D2382D">
            <w:pPr>
              <w:jc w:val="both"/>
              <w:rPr>
                <w:rFonts w:ascii="Book Antiqua" w:hAnsi="Book Antiqua"/>
                <w:bCs/>
                <w:lang w:val="en-GB"/>
              </w:rPr>
            </w:pPr>
          </w:p>
          <w:p w14:paraId="191EFBDD" w14:textId="77777777" w:rsidR="00812CF3" w:rsidRDefault="00812CF3">
            <w:pPr>
              <w:jc w:val="both"/>
              <w:rPr>
                <w:rFonts w:ascii="Book Antiqua" w:hAnsi="Book Antiqua"/>
              </w:rPr>
            </w:pPr>
            <w:r>
              <w:rPr>
                <w:rFonts w:ascii="Book Antiqua" w:hAnsi="Book Antiqua"/>
                <w:caps/>
              </w:rPr>
              <w:t>MESSRS L H YEO &amp; CO</w:t>
            </w:r>
          </w:p>
          <w:p w14:paraId="54B1093A" w14:textId="77777777" w:rsidR="00812CF3" w:rsidRDefault="00812CF3">
            <w:pPr>
              <w:jc w:val="both"/>
              <w:rPr>
                <w:rFonts w:ascii="Book Antiqua" w:hAnsi="Book Antiqua"/>
              </w:rPr>
            </w:pPr>
            <w:r w:rsidRPr="00212265">
              <w:rPr>
                <w:rFonts w:ascii="Book Antiqua" w:hAnsi="Book Antiqua"/>
              </w:rPr>
              <w:t xml:space="preserve">Advocates &amp; Solicitors </w:t>
            </w:r>
          </w:p>
          <w:p w14:paraId="26BBDBE6" w14:textId="77777777" w:rsidR="00812CF3" w:rsidRDefault="00812CF3">
            <w:pPr>
              <w:jc w:val="both"/>
              <w:rPr>
                <w:rFonts w:ascii="Book Antiqua" w:hAnsi="Book Antiqua"/>
              </w:rPr>
            </w:pPr>
          </w:p>
          <w:p w14:paraId="3E7665F6" w14:textId="20663347" w:rsidR="00812CF3" w:rsidRDefault="008E2F03" w:rsidP="008E2F03">
            <w:pPr>
              <w:jc w:val="both"/>
              <w:rPr>
                <w:rFonts w:ascii="Book Antiqua" w:hAnsi="Book Antiqua"/>
              </w:rPr>
            </w:pPr>
            <w:r w:rsidRPr="00212265">
              <w:rPr>
                <w:rFonts w:ascii="Book Antiqua" w:hAnsi="Book Antiqua"/>
              </w:rPr>
              <w:t>O</w:t>
            </w:r>
            <w:r w:rsidR="00812CF3" w:rsidRPr="00212265">
              <w:rPr>
                <w:rFonts w:ascii="Book Antiqua" w:hAnsi="Book Antiqua"/>
              </w:rPr>
              <w:t>f</w:t>
            </w:r>
            <w:r>
              <w:rPr>
                <w:rFonts w:ascii="Book Antiqua" w:hAnsi="Book Antiqua"/>
              </w:rPr>
              <w:t xml:space="preserve"> Unit 26-6, Oval Damansara</w:t>
            </w:r>
          </w:p>
          <w:p w14:paraId="7D3BB62C" w14:textId="39D46062" w:rsidR="008E2F03" w:rsidRDefault="008E2F03" w:rsidP="008E2F03">
            <w:pPr>
              <w:jc w:val="both"/>
              <w:rPr>
                <w:rFonts w:ascii="Book Antiqua" w:hAnsi="Book Antiqua"/>
              </w:rPr>
            </w:pPr>
            <w:r>
              <w:rPr>
                <w:rFonts w:ascii="Book Antiqua" w:hAnsi="Book Antiqua"/>
              </w:rPr>
              <w:t>Jalan Damansara</w:t>
            </w:r>
          </w:p>
          <w:p w14:paraId="680BE715" w14:textId="5E36D38B" w:rsidR="008E2F03" w:rsidRDefault="008E2F03" w:rsidP="008E2F03">
            <w:pPr>
              <w:jc w:val="both"/>
              <w:rPr>
                <w:rFonts w:ascii="Book Antiqua" w:hAnsi="Book Antiqua"/>
              </w:rPr>
            </w:pPr>
            <w:r>
              <w:rPr>
                <w:rFonts w:ascii="Book Antiqua" w:hAnsi="Book Antiqua"/>
              </w:rPr>
              <w:t>60000 Kuala Lumpur</w:t>
            </w:r>
          </w:p>
          <w:p w14:paraId="5F325CBE" w14:textId="77777777" w:rsidR="00812CF3" w:rsidRDefault="00812CF3" w:rsidP="00812CF3">
            <w:pPr>
              <w:jc w:val="both"/>
              <w:rPr>
                <w:rFonts w:ascii="Book Antiqua" w:hAnsi="Book Antiqua"/>
              </w:rPr>
            </w:pPr>
          </w:p>
          <w:p w14:paraId="2A1CBEB7" w14:textId="77777777" w:rsidR="00812CF3" w:rsidRDefault="00812CF3" w:rsidP="00812CF3">
            <w:pPr>
              <w:jc w:val="both"/>
              <w:rPr>
                <w:rFonts w:ascii="Book Antiqua" w:hAnsi="Book Antiqua"/>
              </w:rPr>
            </w:pPr>
            <w:r>
              <w:rPr>
                <w:rFonts w:ascii="Book Antiqua" w:hAnsi="Book Antiqua"/>
              </w:rPr>
              <w:t>Tel: 03 - 7727 1818</w:t>
            </w:r>
          </w:p>
          <w:p w14:paraId="2BCD3638" w14:textId="77777777" w:rsidR="00812CF3" w:rsidRDefault="00812CF3" w:rsidP="00812CF3">
            <w:pPr>
              <w:jc w:val="both"/>
              <w:rPr>
                <w:rFonts w:ascii="Book Antiqua" w:hAnsi="Book Antiqua"/>
              </w:rPr>
            </w:pPr>
            <w:r>
              <w:rPr>
                <w:rFonts w:ascii="Book Antiqua" w:hAnsi="Book Antiqua"/>
              </w:rPr>
              <w:t>Fax: 03 - 7732 8818</w:t>
            </w:r>
          </w:p>
          <w:p w14:paraId="4367FD83" w14:textId="34D0186B" w:rsidR="00812CF3" w:rsidRDefault="00812CF3" w:rsidP="00812CF3">
            <w:pPr>
              <w:jc w:val="both"/>
              <w:rPr>
                <w:rFonts w:ascii="Book Antiqua" w:hAnsi="Book Antiqua"/>
              </w:rPr>
            </w:pPr>
            <w:r>
              <w:rPr>
                <w:rFonts w:ascii="Book Antiqua" w:hAnsi="Book Antiqua"/>
              </w:rPr>
              <w:t xml:space="preserve">Email: </w:t>
            </w:r>
            <w:hyperlink r:id="rId8" w:history="1">
              <w:r w:rsidR="008E2F03" w:rsidRPr="00F51725">
                <w:rPr>
                  <w:rStyle w:val="Hyperlink"/>
                  <w:rFonts w:ascii="Book Antiqua" w:hAnsi="Book Antiqua"/>
                </w:rPr>
                <w:t>legal@lhyeo.com</w:t>
              </w:r>
            </w:hyperlink>
            <w:r w:rsidR="008E2F03">
              <w:rPr>
                <w:rFonts w:ascii="Book Antiqua" w:hAnsi="Book Antiqua"/>
              </w:rPr>
              <w:t xml:space="preserve"> </w:t>
            </w:r>
          </w:p>
          <w:p w14:paraId="07755D8A" w14:textId="77777777" w:rsidR="00FB2891" w:rsidRDefault="00812CF3" w:rsidP="00812CF3">
            <w:pPr>
              <w:jc w:val="both"/>
              <w:rPr>
                <w:rFonts w:ascii="Book Antiqua" w:hAnsi="Book Antiqua"/>
              </w:rPr>
            </w:pPr>
            <w:proofErr w:type="gramStart"/>
            <w:r w:rsidRPr="005B711C">
              <w:rPr>
                <w:rFonts w:ascii="Book Antiqua" w:hAnsi="Book Antiqua"/>
                <w:highlight w:val="yellow"/>
              </w:rPr>
              <w:t>Ref:…</w:t>
            </w:r>
            <w:proofErr w:type="gramEnd"/>
            <w:r w:rsidRPr="005B711C">
              <w:rPr>
                <w:rFonts w:ascii="Book Antiqua" w:hAnsi="Book Antiqua"/>
                <w:highlight w:val="yellow"/>
              </w:rPr>
              <w:t>……………………………</w:t>
            </w:r>
            <w:r>
              <w:rPr>
                <w:rFonts w:ascii="Book Antiqua" w:hAnsi="Book Antiqua"/>
              </w:rPr>
              <w:t xml:space="preserve"> </w:t>
            </w:r>
          </w:p>
          <w:p w14:paraId="3C922D88" w14:textId="77777777" w:rsidR="00812CF3" w:rsidRPr="00E56BEF" w:rsidRDefault="00812CF3" w:rsidP="00812CF3">
            <w:pPr>
              <w:jc w:val="both"/>
              <w:rPr>
                <w:rFonts w:ascii="Book Antiqua" w:hAnsi="Book Antiqua"/>
                <w:bCs/>
                <w:lang w:val="en-GB"/>
              </w:rPr>
            </w:pPr>
          </w:p>
        </w:tc>
      </w:tr>
    </w:tbl>
    <w:p w14:paraId="712B4F17" w14:textId="77777777" w:rsidR="00D2382D" w:rsidRPr="00E56BEF" w:rsidRDefault="00D2382D">
      <w:pPr>
        <w:pStyle w:val="BodyText"/>
        <w:jc w:val="center"/>
        <w:rPr>
          <w:rFonts w:ascii="Book Antiqua" w:hAnsi="Book Antiqua"/>
          <w:b/>
          <w:sz w:val="20"/>
          <w:u w:val="single"/>
          <w:lang w:val="en-GB"/>
        </w:rPr>
      </w:pPr>
      <w:r w:rsidRPr="00E56BEF">
        <w:rPr>
          <w:rFonts w:ascii="Book Antiqua" w:hAnsi="Book Antiqua"/>
          <w:bCs/>
          <w:sz w:val="20"/>
          <w:lang w:val="en-GB"/>
        </w:rPr>
        <w:br w:type="page"/>
      </w:r>
      <w:r w:rsidRPr="00E56BEF">
        <w:rPr>
          <w:rFonts w:ascii="Book Antiqua" w:hAnsi="Book Antiqua"/>
          <w:b/>
          <w:sz w:val="20"/>
          <w:u w:val="single"/>
          <w:lang w:val="en-GB"/>
        </w:rPr>
        <w:t>SECOND SCHEDULE</w:t>
      </w:r>
    </w:p>
    <w:p w14:paraId="2586288F" w14:textId="77777777" w:rsidR="00D1207B" w:rsidRPr="00E56BEF" w:rsidRDefault="00D1207B">
      <w:pPr>
        <w:pStyle w:val="BodyText"/>
        <w:jc w:val="center"/>
        <w:rPr>
          <w:rFonts w:ascii="Book Antiqua" w:hAnsi="Book Antiqua"/>
          <w:b/>
          <w:sz w:val="20"/>
          <w:u w:val="single"/>
          <w:lang w:val="en-GB"/>
        </w:rPr>
      </w:pPr>
    </w:p>
    <w:p w14:paraId="26CEAB86" w14:textId="77777777" w:rsidR="00D2382D" w:rsidRPr="00E56BEF" w:rsidRDefault="00D2382D">
      <w:pPr>
        <w:pStyle w:val="BodyText"/>
        <w:jc w:val="center"/>
        <w:rPr>
          <w:rFonts w:ascii="Book Antiqua" w:hAnsi="Book Antiqua"/>
          <w:bCs/>
          <w:sz w:val="20"/>
          <w:lang w:val="en-GB"/>
        </w:rPr>
      </w:pPr>
      <w:r w:rsidRPr="00E56BEF">
        <w:rPr>
          <w:rFonts w:ascii="Book Antiqua" w:hAnsi="Book Antiqua"/>
          <w:bCs/>
          <w:sz w:val="20"/>
          <w:lang w:val="en-GB"/>
        </w:rPr>
        <w:t xml:space="preserve">(which is to be taken, </w:t>
      </w:r>
      <w:proofErr w:type="gramStart"/>
      <w:r w:rsidRPr="00E56BEF">
        <w:rPr>
          <w:rFonts w:ascii="Book Antiqua" w:hAnsi="Book Antiqua"/>
          <w:bCs/>
          <w:sz w:val="20"/>
          <w:lang w:val="en-GB"/>
        </w:rPr>
        <w:t>read</w:t>
      </w:r>
      <w:proofErr w:type="gramEnd"/>
      <w:r w:rsidRPr="00E56BEF">
        <w:rPr>
          <w:rFonts w:ascii="Book Antiqua" w:hAnsi="Book Antiqua"/>
          <w:bCs/>
          <w:sz w:val="20"/>
          <w:lang w:val="en-GB"/>
        </w:rPr>
        <w:t xml:space="preserve"> and construed as an essential part of this Agreement)</w:t>
      </w:r>
    </w:p>
    <w:p w14:paraId="619708A6" w14:textId="77777777" w:rsidR="00D2382D" w:rsidRPr="00E56BEF" w:rsidRDefault="00D2382D">
      <w:pPr>
        <w:pStyle w:val="BodyText"/>
        <w:jc w:val="center"/>
        <w:rPr>
          <w:rFonts w:ascii="Book Antiqua" w:hAnsi="Book Antiqua"/>
          <w:bCs/>
          <w:sz w:val="20"/>
          <w:lang w:val="en-GB"/>
        </w:rPr>
      </w:pPr>
    </w:p>
    <w:tbl>
      <w:tblPr>
        <w:tblW w:w="87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58"/>
        <w:gridCol w:w="7290"/>
      </w:tblGrid>
      <w:tr w:rsidR="00D2382D" w:rsidRPr="00E56BEF" w14:paraId="79056C50" w14:textId="77777777">
        <w:trPr>
          <w:cantSplit/>
        </w:trPr>
        <w:tc>
          <w:tcPr>
            <w:tcW w:w="1458" w:type="dxa"/>
          </w:tcPr>
          <w:p w14:paraId="7A33A164" w14:textId="77777777" w:rsidR="00D2382D" w:rsidRPr="00E56BEF" w:rsidRDefault="00D2382D">
            <w:pPr>
              <w:jc w:val="center"/>
              <w:rPr>
                <w:rFonts w:ascii="Book Antiqua" w:hAnsi="Book Antiqua"/>
                <w:b/>
                <w:bCs/>
                <w:lang w:val="en-GB"/>
              </w:rPr>
            </w:pPr>
          </w:p>
          <w:p w14:paraId="29C37868" w14:textId="77777777" w:rsidR="00D2382D" w:rsidRPr="00E56BEF" w:rsidRDefault="00D2382D">
            <w:pPr>
              <w:jc w:val="center"/>
              <w:rPr>
                <w:rFonts w:ascii="Book Antiqua" w:hAnsi="Book Antiqua"/>
                <w:b/>
                <w:bCs/>
                <w:lang w:val="en-GB"/>
              </w:rPr>
            </w:pPr>
          </w:p>
        </w:tc>
        <w:tc>
          <w:tcPr>
            <w:tcW w:w="7290" w:type="dxa"/>
          </w:tcPr>
          <w:p w14:paraId="4AEF0A05" w14:textId="77777777" w:rsidR="00D2382D" w:rsidRPr="00E56BEF" w:rsidRDefault="00D2382D">
            <w:pPr>
              <w:jc w:val="center"/>
              <w:rPr>
                <w:rFonts w:ascii="Book Antiqua" w:hAnsi="Book Antiqua"/>
                <w:b/>
                <w:bCs/>
                <w:lang w:val="en-GB"/>
              </w:rPr>
            </w:pPr>
          </w:p>
          <w:p w14:paraId="4F602C4B" w14:textId="77777777" w:rsidR="00D2382D" w:rsidRPr="00E56BEF" w:rsidRDefault="00D2382D">
            <w:pPr>
              <w:pStyle w:val="Heading9"/>
              <w:rPr>
                <w:rFonts w:ascii="Book Antiqua" w:hAnsi="Book Antiqua" w:cs="Times New Roman"/>
                <w:sz w:val="20"/>
              </w:rPr>
            </w:pPr>
            <w:r w:rsidRPr="00E56BEF">
              <w:rPr>
                <w:rFonts w:ascii="Book Antiqua" w:hAnsi="Book Antiqua" w:cs="Times New Roman"/>
                <w:sz w:val="20"/>
              </w:rPr>
              <w:t>The Related Documents</w:t>
            </w:r>
          </w:p>
          <w:p w14:paraId="37902837" w14:textId="77777777" w:rsidR="00D2382D" w:rsidRPr="00E56BEF" w:rsidRDefault="00D2382D">
            <w:pPr>
              <w:jc w:val="center"/>
              <w:rPr>
                <w:rFonts w:ascii="Book Antiqua" w:hAnsi="Book Antiqua"/>
                <w:lang w:val="en-GB"/>
              </w:rPr>
            </w:pPr>
            <w:proofErr w:type="gramStart"/>
            <w:r w:rsidRPr="00E56BEF">
              <w:rPr>
                <w:rFonts w:ascii="Book Antiqua" w:hAnsi="Book Antiqua"/>
                <w:lang w:val="en-GB"/>
              </w:rPr>
              <w:t>Particulars of</w:t>
            </w:r>
            <w:proofErr w:type="gramEnd"/>
            <w:r w:rsidRPr="00E56BEF">
              <w:rPr>
                <w:rFonts w:ascii="Book Antiqua" w:hAnsi="Book Antiqua"/>
                <w:lang w:val="en-GB"/>
              </w:rPr>
              <w:t xml:space="preserve"> all sales, sub-sales, assignments and reassignments</w:t>
            </w:r>
          </w:p>
          <w:p w14:paraId="3063A032" w14:textId="77777777" w:rsidR="00D1207B" w:rsidRPr="00E56BEF" w:rsidRDefault="00D1207B">
            <w:pPr>
              <w:jc w:val="center"/>
              <w:rPr>
                <w:rFonts w:ascii="Book Antiqua" w:hAnsi="Book Antiqua"/>
                <w:lang w:val="en-GB"/>
              </w:rPr>
            </w:pPr>
          </w:p>
        </w:tc>
      </w:tr>
      <w:tr w:rsidR="00D2382D" w:rsidRPr="00E56BEF" w14:paraId="3F495F4E" w14:textId="77777777">
        <w:trPr>
          <w:cantSplit/>
        </w:trPr>
        <w:tc>
          <w:tcPr>
            <w:tcW w:w="1458" w:type="dxa"/>
          </w:tcPr>
          <w:p w14:paraId="60192435" w14:textId="77777777" w:rsidR="00D2382D" w:rsidRPr="00E56BEF" w:rsidRDefault="00D2382D">
            <w:pPr>
              <w:jc w:val="center"/>
              <w:rPr>
                <w:rFonts w:ascii="Book Antiqua" w:hAnsi="Book Antiqua"/>
                <w:lang w:val="en-GB"/>
              </w:rPr>
            </w:pPr>
          </w:p>
          <w:p w14:paraId="3F8EFBDE" w14:textId="77777777" w:rsidR="00D2382D" w:rsidRPr="00E56BEF" w:rsidRDefault="00D2382D">
            <w:pPr>
              <w:jc w:val="center"/>
              <w:rPr>
                <w:rFonts w:ascii="Book Antiqua" w:hAnsi="Book Antiqua"/>
                <w:lang w:val="en-GB"/>
              </w:rPr>
            </w:pPr>
          </w:p>
          <w:p w14:paraId="6B613BBA" w14:textId="77777777" w:rsidR="00D2382D" w:rsidRPr="00E56BEF" w:rsidRDefault="00D2382D">
            <w:pPr>
              <w:jc w:val="center"/>
              <w:rPr>
                <w:rFonts w:ascii="Book Antiqua" w:hAnsi="Book Antiqua"/>
                <w:lang w:val="en-GB"/>
              </w:rPr>
            </w:pPr>
          </w:p>
        </w:tc>
        <w:tc>
          <w:tcPr>
            <w:tcW w:w="7290" w:type="dxa"/>
          </w:tcPr>
          <w:p w14:paraId="0C3D44BC" w14:textId="77777777" w:rsidR="00D2382D" w:rsidRPr="00E56BEF" w:rsidRDefault="00D2382D">
            <w:pPr>
              <w:rPr>
                <w:rFonts w:ascii="Book Antiqua" w:hAnsi="Book Antiqua"/>
                <w:lang w:val="en-GB"/>
              </w:rPr>
            </w:pPr>
          </w:p>
          <w:p w14:paraId="2582A502" w14:textId="77777777" w:rsidR="00D2382D" w:rsidRPr="00E56BEF" w:rsidRDefault="00D2382D">
            <w:pPr>
              <w:rPr>
                <w:rFonts w:ascii="Book Antiqua" w:hAnsi="Book Antiqua"/>
                <w:lang w:val="en-GB"/>
              </w:rPr>
            </w:pPr>
          </w:p>
          <w:p w14:paraId="200106DC" w14:textId="77777777" w:rsidR="00D2382D" w:rsidRPr="00E56BEF" w:rsidRDefault="00D2382D">
            <w:pPr>
              <w:rPr>
                <w:rFonts w:ascii="Book Antiqua" w:hAnsi="Book Antiqua"/>
                <w:lang w:val="en-GB"/>
              </w:rPr>
            </w:pPr>
          </w:p>
          <w:p w14:paraId="6270E42F" w14:textId="77777777" w:rsidR="00D2382D" w:rsidRPr="00E56BEF" w:rsidRDefault="00D2382D">
            <w:pPr>
              <w:rPr>
                <w:rFonts w:ascii="Book Antiqua" w:hAnsi="Book Antiqua"/>
                <w:lang w:val="en-GB"/>
              </w:rPr>
            </w:pPr>
          </w:p>
          <w:p w14:paraId="1FEEDD1B" w14:textId="77777777" w:rsidR="00D2382D" w:rsidRPr="00E56BEF" w:rsidRDefault="00D2382D">
            <w:pPr>
              <w:rPr>
                <w:rFonts w:ascii="Book Antiqua" w:hAnsi="Book Antiqua"/>
                <w:lang w:val="en-GB"/>
              </w:rPr>
            </w:pPr>
          </w:p>
          <w:p w14:paraId="29A51C38" w14:textId="77777777" w:rsidR="00D2382D" w:rsidRPr="00E56BEF" w:rsidRDefault="00D2382D">
            <w:pPr>
              <w:rPr>
                <w:rFonts w:ascii="Book Antiqua" w:hAnsi="Book Antiqua"/>
                <w:lang w:val="en-GB"/>
              </w:rPr>
            </w:pPr>
          </w:p>
          <w:p w14:paraId="3E3847CB" w14:textId="77777777" w:rsidR="00D2382D" w:rsidRPr="00E56BEF" w:rsidRDefault="00D2382D">
            <w:pPr>
              <w:rPr>
                <w:rFonts w:ascii="Book Antiqua" w:hAnsi="Book Antiqua"/>
                <w:lang w:val="en-GB"/>
              </w:rPr>
            </w:pPr>
          </w:p>
          <w:p w14:paraId="1026FA1C" w14:textId="77777777" w:rsidR="00D2382D" w:rsidRPr="00E56BEF" w:rsidRDefault="00D2382D">
            <w:pPr>
              <w:rPr>
                <w:rFonts w:ascii="Book Antiqua" w:hAnsi="Book Antiqua"/>
                <w:lang w:val="en-GB"/>
              </w:rPr>
            </w:pPr>
          </w:p>
          <w:p w14:paraId="4255C2F6" w14:textId="77777777" w:rsidR="00D2382D" w:rsidRPr="00E56BEF" w:rsidRDefault="00D2382D">
            <w:pPr>
              <w:rPr>
                <w:rFonts w:ascii="Book Antiqua" w:hAnsi="Book Antiqua"/>
                <w:lang w:val="en-GB"/>
              </w:rPr>
            </w:pPr>
          </w:p>
          <w:p w14:paraId="6F253972" w14:textId="77777777" w:rsidR="005A371B" w:rsidRPr="00E56BEF" w:rsidRDefault="005A371B" w:rsidP="005A371B">
            <w:pPr>
              <w:pStyle w:val="BodyText"/>
              <w:jc w:val="center"/>
              <w:rPr>
                <w:rFonts w:ascii="Book Antiqua" w:hAnsi="Book Antiqua"/>
                <w:bCs/>
                <w:sz w:val="20"/>
                <w:lang w:val="en-GB"/>
              </w:rPr>
            </w:pPr>
            <w:r w:rsidRPr="00E56BEF">
              <w:rPr>
                <w:rFonts w:ascii="Book Antiqua" w:hAnsi="Book Antiqua"/>
                <w:bCs/>
                <w:sz w:val="20"/>
                <w:lang w:val="en-GB"/>
              </w:rPr>
              <w:t>[the rest of this page is intentionally left blank]</w:t>
            </w:r>
          </w:p>
          <w:p w14:paraId="0219C1B4" w14:textId="77777777" w:rsidR="00D2382D" w:rsidRPr="00E56BEF" w:rsidRDefault="00D2382D">
            <w:pPr>
              <w:rPr>
                <w:rFonts w:ascii="Book Antiqua" w:hAnsi="Book Antiqua"/>
                <w:lang w:val="en-GB"/>
              </w:rPr>
            </w:pPr>
          </w:p>
          <w:p w14:paraId="3128D076" w14:textId="77777777" w:rsidR="00D2382D" w:rsidRPr="00E56BEF" w:rsidRDefault="00D2382D">
            <w:pPr>
              <w:rPr>
                <w:rFonts w:ascii="Book Antiqua" w:hAnsi="Book Antiqua"/>
                <w:lang w:val="en-GB"/>
              </w:rPr>
            </w:pPr>
          </w:p>
          <w:p w14:paraId="05D20FF2" w14:textId="77777777" w:rsidR="00D2382D" w:rsidRPr="00E56BEF" w:rsidRDefault="00D2382D">
            <w:pPr>
              <w:rPr>
                <w:rFonts w:ascii="Book Antiqua" w:hAnsi="Book Antiqua"/>
                <w:lang w:val="en-GB"/>
              </w:rPr>
            </w:pPr>
          </w:p>
          <w:p w14:paraId="66BA6F8F" w14:textId="77777777" w:rsidR="00D2382D" w:rsidRPr="00E56BEF" w:rsidRDefault="00D2382D">
            <w:pPr>
              <w:rPr>
                <w:rFonts w:ascii="Book Antiqua" w:hAnsi="Book Antiqua"/>
                <w:lang w:val="en-GB"/>
              </w:rPr>
            </w:pPr>
          </w:p>
          <w:p w14:paraId="1956A714" w14:textId="77777777" w:rsidR="00D2382D" w:rsidRPr="00E56BEF" w:rsidRDefault="00D2382D">
            <w:pPr>
              <w:rPr>
                <w:rFonts w:ascii="Book Antiqua" w:hAnsi="Book Antiqua"/>
                <w:lang w:val="en-GB"/>
              </w:rPr>
            </w:pPr>
          </w:p>
          <w:p w14:paraId="2C5473D9" w14:textId="77777777" w:rsidR="00D2382D" w:rsidRPr="00E56BEF" w:rsidRDefault="00D2382D">
            <w:pPr>
              <w:rPr>
                <w:rFonts w:ascii="Book Antiqua" w:hAnsi="Book Antiqua"/>
                <w:lang w:val="en-GB"/>
              </w:rPr>
            </w:pPr>
          </w:p>
          <w:p w14:paraId="3EED0D8B" w14:textId="77777777" w:rsidR="00D2382D" w:rsidRPr="00E56BEF" w:rsidRDefault="00D2382D">
            <w:pPr>
              <w:rPr>
                <w:rFonts w:ascii="Book Antiqua" w:hAnsi="Book Antiqua"/>
                <w:lang w:val="en-GB"/>
              </w:rPr>
            </w:pPr>
          </w:p>
          <w:p w14:paraId="272D72CD" w14:textId="77777777" w:rsidR="00D2382D" w:rsidRPr="00E56BEF" w:rsidRDefault="00D2382D">
            <w:pPr>
              <w:rPr>
                <w:rFonts w:ascii="Book Antiqua" w:hAnsi="Book Antiqua"/>
                <w:lang w:val="en-GB"/>
              </w:rPr>
            </w:pPr>
          </w:p>
          <w:p w14:paraId="1599EC21" w14:textId="77777777" w:rsidR="00D2382D" w:rsidRPr="00E56BEF" w:rsidRDefault="00D2382D">
            <w:pPr>
              <w:rPr>
                <w:rFonts w:ascii="Book Antiqua" w:hAnsi="Book Antiqua"/>
                <w:lang w:val="en-GB"/>
              </w:rPr>
            </w:pPr>
          </w:p>
          <w:p w14:paraId="4D0476AB" w14:textId="77777777" w:rsidR="00D2382D" w:rsidRPr="00E56BEF" w:rsidRDefault="00D2382D">
            <w:pPr>
              <w:rPr>
                <w:rFonts w:ascii="Book Antiqua" w:hAnsi="Book Antiqua"/>
                <w:lang w:val="en-GB"/>
              </w:rPr>
            </w:pPr>
          </w:p>
        </w:tc>
      </w:tr>
    </w:tbl>
    <w:p w14:paraId="7CD9FD5D" w14:textId="77777777" w:rsidR="00D2382D" w:rsidRPr="00E56BEF" w:rsidRDefault="00D2382D">
      <w:pPr>
        <w:pStyle w:val="BodyText"/>
        <w:rPr>
          <w:rFonts w:ascii="Book Antiqua" w:hAnsi="Book Antiqua"/>
          <w:bCs/>
          <w:sz w:val="20"/>
          <w:lang w:val="en-GB"/>
        </w:rPr>
      </w:pPr>
    </w:p>
    <w:p w14:paraId="51D9C44E" w14:textId="77777777" w:rsidR="00D2382D" w:rsidRPr="00E56BEF" w:rsidRDefault="00D2382D">
      <w:pPr>
        <w:pStyle w:val="BodyText"/>
        <w:jc w:val="center"/>
        <w:rPr>
          <w:rFonts w:ascii="Book Antiqua" w:hAnsi="Book Antiqua"/>
          <w:b/>
          <w:sz w:val="20"/>
          <w:u w:val="single"/>
          <w:lang w:val="en-GB"/>
        </w:rPr>
      </w:pPr>
      <w:r w:rsidRPr="00E56BEF">
        <w:rPr>
          <w:rFonts w:ascii="Book Antiqua" w:hAnsi="Book Antiqua"/>
          <w:bCs/>
          <w:sz w:val="20"/>
          <w:lang w:val="en-GB"/>
        </w:rPr>
        <w:br w:type="page"/>
      </w:r>
      <w:r w:rsidRPr="00E56BEF">
        <w:rPr>
          <w:rFonts w:ascii="Book Antiqua" w:hAnsi="Book Antiqua"/>
          <w:b/>
          <w:sz w:val="20"/>
          <w:u w:val="single"/>
          <w:lang w:val="en-GB"/>
        </w:rPr>
        <w:t>THIRD SCHEDULE</w:t>
      </w:r>
    </w:p>
    <w:p w14:paraId="2A4CD75A" w14:textId="77777777" w:rsidR="005A371B" w:rsidRPr="00E56BEF" w:rsidRDefault="005A371B">
      <w:pPr>
        <w:pStyle w:val="BodyText"/>
        <w:jc w:val="center"/>
        <w:rPr>
          <w:rFonts w:ascii="Book Antiqua" w:hAnsi="Book Antiqua"/>
          <w:b/>
          <w:sz w:val="20"/>
          <w:u w:val="single"/>
          <w:lang w:val="en-GB"/>
        </w:rPr>
      </w:pPr>
    </w:p>
    <w:p w14:paraId="60EE6A90" w14:textId="77777777" w:rsidR="00D2382D" w:rsidRPr="00E56BEF" w:rsidRDefault="00D2382D">
      <w:pPr>
        <w:pStyle w:val="BodyText"/>
        <w:jc w:val="center"/>
        <w:rPr>
          <w:rFonts w:ascii="Book Antiqua" w:hAnsi="Book Antiqua"/>
          <w:bCs/>
          <w:sz w:val="20"/>
          <w:lang w:val="en-GB"/>
        </w:rPr>
      </w:pPr>
      <w:r w:rsidRPr="00E56BEF">
        <w:rPr>
          <w:rFonts w:ascii="Book Antiqua" w:hAnsi="Book Antiqua"/>
          <w:bCs/>
          <w:sz w:val="20"/>
          <w:lang w:val="en-GB"/>
        </w:rPr>
        <w:t xml:space="preserve">(which is to be taken, </w:t>
      </w:r>
      <w:proofErr w:type="gramStart"/>
      <w:r w:rsidRPr="00E56BEF">
        <w:rPr>
          <w:rFonts w:ascii="Book Antiqua" w:hAnsi="Book Antiqua"/>
          <w:bCs/>
          <w:sz w:val="20"/>
          <w:lang w:val="en-GB"/>
        </w:rPr>
        <w:t>read</w:t>
      </w:r>
      <w:proofErr w:type="gramEnd"/>
      <w:r w:rsidRPr="00E56BEF">
        <w:rPr>
          <w:rFonts w:ascii="Book Antiqua" w:hAnsi="Book Antiqua"/>
          <w:bCs/>
          <w:sz w:val="20"/>
          <w:lang w:val="en-GB"/>
        </w:rPr>
        <w:t xml:space="preserve"> and construed as an essential part of this Agreement)</w:t>
      </w:r>
    </w:p>
    <w:p w14:paraId="357B1278" w14:textId="77777777" w:rsidR="00D2382D" w:rsidRPr="00E56BEF" w:rsidRDefault="00D2382D">
      <w:pPr>
        <w:pStyle w:val="BodyText"/>
        <w:jc w:val="center"/>
        <w:rPr>
          <w:rFonts w:ascii="Book Antiqua" w:hAnsi="Book Antiqua"/>
          <w:b/>
          <w:sz w:val="20"/>
          <w:lang w:val="en-GB"/>
        </w:rPr>
      </w:pPr>
    </w:p>
    <w:p w14:paraId="4D805E9C" w14:textId="77777777" w:rsidR="00D2382D" w:rsidRPr="00E56BEF" w:rsidRDefault="00D2382D">
      <w:pPr>
        <w:pStyle w:val="BodyText"/>
        <w:tabs>
          <w:tab w:val="left" w:pos="5580"/>
        </w:tabs>
        <w:jc w:val="center"/>
        <w:rPr>
          <w:rFonts w:ascii="Book Antiqua" w:hAnsi="Book Antiqua"/>
          <w:bCs/>
          <w:sz w:val="20"/>
          <w:lang w:val="en-GB"/>
        </w:rPr>
      </w:pPr>
      <w:r w:rsidRPr="00E56BEF">
        <w:rPr>
          <w:rFonts w:ascii="Book Antiqua" w:hAnsi="Book Antiqua"/>
          <w:bCs/>
          <w:sz w:val="20"/>
          <w:lang w:val="en-GB"/>
        </w:rPr>
        <w:t>(</w:t>
      </w:r>
      <w:r w:rsidRPr="00E56BEF">
        <w:rPr>
          <w:rFonts w:ascii="Book Antiqua" w:hAnsi="Book Antiqua"/>
          <w:bCs/>
          <w:sz w:val="20"/>
          <w:u w:val="single"/>
          <w:lang w:val="en-GB"/>
        </w:rPr>
        <w:t>Clause 15.1: Special Conditions</w:t>
      </w:r>
      <w:r w:rsidRPr="00E56BEF">
        <w:rPr>
          <w:rFonts w:ascii="Book Antiqua" w:hAnsi="Book Antiqua"/>
          <w:bCs/>
          <w:sz w:val="20"/>
          <w:lang w:val="en-GB"/>
        </w:rPr>
        <w:t>)</w:t>
      </w:r>
    </w:p>
    <w:p w14:paraId="50BA586B" w14:textId="77777777" w:rsidR="00D2382D" w:rsidRPr="00E56BEF" w:rsidRDefault="00D2382D">
      <w:pPr>
        <w:pStyle w:val="BodyText"/>
        <w:rPr>
          <w:rFonts w:ascii="Book Antiqua" w:hAnsi="Book Antiqua"/>
          <w:bCs/>
          <w:sz w:val="20"/>
          <w:lang w:val="en-GB"/>
        </w:rPr>
      </w:pPr>
    </w:p>
    <w:p w14:paraId="17DEE13B" w14:textId="77777777" w:rsidR="00D2382D" w:rsidRPr="00E56BEF" w:rsidRDefault="00D2382D">
      <w:pPr>
        <w:pStyle w:val="BodyText"/>
        <w:jc w:val="center"/>
        <w:rPr>
          <w:rFonts w:ascii="Book Antiqua" w:hAnsi="Book Antiqua"/>
          <w:bCs/>
          <w:sz w:val="20"/>
          <w:lang w:val="en-GB"/>
        </w:rPr>
      </w:pPr>
      <w:r w:rsidRPr="00E56BEF">
        <w:rPr>
          <w:rFonts w:ascii="Book Antiqua" w:hAnsi="Book Antiqua"/>
          <w:bCs/>
          <w:sz w:val="20"/>
          <w:lang w:val="en-GB"/>
        </w:rPr>
        <w:t>Nil</w:t>
      </w:r>
    </w:p>
    <w:p w14:paraId="5C735E89" w14:textId="77777777" w:rsidR="00D2382D" w:rsidRPr="00E56BEF" w:rsidRDefault="00D2382D">
      <w:pPr>
        <w:pStyle w:val="BodyText"/>
        <w:rPr>
          <w:rFonts w:ascii="Book Antiqua" w:hAnsi="Book Antiqua"/>
          <w:bCs/>
          <w:sz w:val="20"/>
          <w:lang w:val="en-GB"/>
        </w:rPr>
      </w:pPr>
    </w:p>
    <w:p w14:paraId="50FEA042" w14:textId="77777777" w:rsidR="00D2382D" w:rsidRPr="00E56BEF" w:rsidRDefault="00D2382D">
      <w:pPr>
        <w:pStyle w:val="BodyText"/>
        <w:jc w:val="center"/>
        <w:rPr>
          <w:rFonts w:ascii="Book Antiqua" w:hAnsi="Book Antiqua"/>
          <w:bCs/>
          <w:sz w:val="20"/>
          <w:lang w:val="en-GB"/>
        </w:rPr>
      </w:pPr>
      <w:r w:rsidRPr="00E56BEF">
        <w:rPr>
          <w:rFonts w:ascii="Book Antiqua" w:hAnsi="Book Antiqua"/>
          <w:bCs/>
          <w:sz w:val="20"/>
          <w:lang w:val="en-GB"/>
        </w:rPr>
        <w:t xml:space="preserve"> [the rest of this page is intentionally left blank]</w:t>
      </w:r>
    </w:p>
    <w:p w14:paraId="5356F2CB" w14:textId="77777777" w:rsidR="00D2382D" w:rsidRPr="00E56BEF" w:rsidRDefault="00D2382D">
      <w:pPr>
        <w:pStyle w:val="BodyText"/>
        <w:jc w:val="center"/>
        <w:rPr>
          <w:rFonts w:ascii="Book Antiqua" w:hAnsi="Book Antiqua"/>
          <w:bCs/>
          <w:sz w:val="20"/>
          <w:lang w:val="en-GB"/>
        </w:rPr>
      </w:pPr>
    </w:p>
    <w:p w14:paraId="49AD4863" w14:textId="77777777" w:rsidR="00D2382D" w:rsidRPr="00E56BEF" w:rsidRDefault="00D2382D">
      <w:pPr>
        <w:pStyle w:val="BodyText"/>
        <w:rPr>
          <w:rFonts w:ascii="Book Antiqua" w:hAnsi="Book Antiqua"/>
          <w:bCs/>
          <w:sz w:val="20"/>
          <w:lang w:val="en-GB"/>
        </w:rPr>
      </w:pPr>
    </w:p>
    <w:p w14:paraId="17BED45C" w14:textId="77777777" w:rsidR="00CD0549" w:rsidRPr="00E56BEF" w:rsidRDefault="00CD0549" w:rsidP="00CD0549">
      <w:pPr>
        <w:pStyle w:val="BodyText"/>
        <w:jc w:val="center"/>
        <w:rPr>
          <w:rFonts w:ascii="Book Antiqua" w:hAnsi="Book Antiqua"/>
          <w:b/>
          <w:sz w:val="20"/>
          <w:u w:val="single"/>
        </w:rPr>
      </w:pPr>
      <w:r w:rsidRPr="00E56BEF">
        <w:rPr>
          <w:rFonts w:ascii="Book Antiqua" w:hAnsi="Book Antiqua"/>
          <w:bCs/>
          <w:sz w:val="20"/>
          <w:lang w:val="en-GB"/>
        </w:rPr>
        <w:br w:type="page"/>
      </w:r>
      <w:r w:rsidRPr="00E56BEF">
        <w:rPr>
          <w:rFonts w:ascii="Book Antiqua" w:hAnsi="Book Antiqua"/>
          <w:b/>
          <w:sz w:val="20"/>
          <w:u w:val="single"/>
        </w:rPr>
        <w:t>FORTH SCHEDULE</w:t>
      </w:r>
    </w:p>
    <w:p w14:paraId="0EE59176" w14:textId="77777777" w:rsidR="00CD0549" w:rsidRPr="00E56BEF" w:rsidRDefault="00CD0549" w:rsidP="00CD0549">
      <w:pPr>
        <w:pStyle w:val="BodyText"/>
        <w:rPr>
          <w:rFonts w:ascii="Book Antiqua" w:hAnsi="Book Antiqua"/>
          <w:sz w:val="20"/>
        </w:rPr>
      </w:pPr>
    </w:p>
    <w:p w14:paraId="180A0CA6" w14:textId="77777777" w:rsidR="00CD0549" w:rsidRPr="00E56BEF" w:rsidRDefault="00CD0549" w:rsidP="00CD0549">
      <w:pPr>
        <w:pStyle w:val="BodyText"/>
        <w:jc w:val="center"/>
        <w:rPr>
          <w:rFonts w:ascii="Book Antiqua" w:hAnsi="Book Antiqua"/>
          <w:sz w:val="20"/>
        </w:rPr>
      </w:pPr>
      <w:r w:rsidRPr="00E56BEF">
        <w:rPr>
          <w:rFonts w:ascii="Book Antiqua" w:hAnsi="Book Antiqua"/>
          <w:sz w:val="20"/>
        </w:rPr>
        <w:t xml:space="preserve">(which is to be taken, </w:t>
      </w:r>
      <w:proofErr w:type="gramStart"/>
      <w:r w:rsidRPr="00E56BEF">
        <w:rPr>
          <w:rFonts w:ascii="Book Antiqua" w:hAnsi="Book Antiqua"/>
          <w:sz w:val="20"/>
        </w:rPr>
        <w:t>read</w:t>
      </w:r>
      <w:proofErr w:type="gramEnd"/>
      <w:r w:rsidRPr="00E56BEF">
        <w:rPr>
          <w:rFonts w:ascii="Book Antiqua" w:hAnsi="Book Antiqua"/>
          <w:sz w:val="20"/>
        </w:rPr>
        <w:t xml:space="preserve"> and construed as an essential part of this Agreement)</w:t>
      </w:r>
    </w:p>
    <w:p w14:paraId="5493F94C" w14:textId="77777777" w:rsidR="00CD0549" w:rsidRPr="00E56BEF" w:rsidRDefault="00CD0549" w:rsidP="00CD0549">
      <w:pPr>
        <w:pStyle w:val="BodyText"/>
        <w:rPr>
          <w:rFonts w:ascii="Book Antiqua" w:hAnsi="Book Antiqua"/>
          <w:sz w:val="20"/>
        </w:rPr>
      </w:pPr>
    </w:p>
    <w:p w14:paraId="4BCFACE7" w14:textId="77777777" w:rsidR="00CD0549" w:rsidRPr="00E56BEF" w:rsidRDefault="00CD0549" w:rsidP="00CD0549">
      <w:pPr>
        <w:pStyle w:val="BodyText"/>
        <w:tabs>
          <w:tab w:val="left" w:pos="5580"/>
        </w:tabs>
        <w:jc w:val="center"/>
        <w:rPr>
          <w:rFonts w:ascii="Book Antiqua" w:hAnsi="Book Antiqua"/>
          <w:sz w:val="20"/>
        </w:rPr>
      </w:pPr>
      <w:r w:rsidRPr="00E56BEF">
        <w:rPr>
          <w:rFonts w:ascii="Book Antiqua" w:hAnsi="Book Antiqua"/>
          <w:sz w:val="20"/>
        </w:rPr>
        <w:t>(FIXTURES &amp; FITTINGS)</w:t>
      </w:r>
    </w:p>
    <w:p w14:paraId="79290104" w14:textId="77777777" w:rsidR="00CD0549" w:rsidRPr="00E56BEF" w:rsidRDefault="00CD0549" w:rsidP="00CD0549">
      <w:pPr>
        <w:pStyle w:val="BodyText"/>
        <w:rPr>
          <w:rFonts w:ascii="Book Antiqua" w:hAnsi="Book Antiqua"/>
          <w:sz w:val="20"/>
        </w:rPr>
      </w:pPr>
    </w:p>
    <w:p w14:paraId="3518F442" w14:textId="77777777" w:rsidR="00C12C04" w:rsidRPr="00E56BEF" w:rsidRDefault="00C12C04" w:rsidP="00CD0549">
      <w:pPr>
        <w:pStyle w:val="BodyText"/>
        <w:rPr>
          <w:rFonts w:ascii="Book Antiqua" w:hAnsi="Book Antiqua"/>
          <w:bCs/>
          <w:sz w:val="20"/>
          <w:lang w:val="en-GB"/>
        </w:rPr>
      </w:pPr>
    </w:p>
    <w:p w14:paraId="195F60EB" w14:textId="77777777" w:rsidR="00487E74" w:rsidRDefault="00487E74" w:rsidP="00487E74">
      <w:pPr>
        <w:pStyle w:val="BodyText"/>
        <w:rPr>
          <w:ins w:id="22" w:author="Eve Yeo" w:date="2024-05-10T15:55:00Z"/>
          <w:rFonts w:ascii="Book Antiqua" w:hAnsi="Book Antiqua"/>
          <w:bCs/>
          <w:sz w:val="20"/>
          <w:lang w:val="en-GB"/>
        </w:rPr>
      </w:pPr>
      <w:r>
        <w:rPr>
          <w:rFonts w:ascii="Book Antiqua" w:hAnsi="Book Antiqua"/>
          <w:bCs/>
          <w:sz w:val="20"/>
          <w:lang w:val="en-GB"/>
        </w:rPr>
        <w:t>The Property is sold on as is where is basis as at the date of the Purchaser(s)’ inspection prior to this Agreement subject to all the fixtures and fittings of the Property.</w:t>
      </w:r>
    </w:p>
    <w:p w14:paraId="5DF2D362" w14:textId="77777777" w:rsidR="00FE125B" w:rsidRPr="000E73BF" w:rsidRDefault="00FE125B" w:rsidP="00FE125B">
      <w:pPr>
        <w:pStyle w:val="BodyText"/>
        <w:jc w:val="center"/>
        <w:rPr>
          <w:ins w:id="23" w:author="Eve Yeo" w:date="2024-05-10T15:55:00Z"/>
          <w:rFonts w:ascii="Book Antiqua" w:hAnsi="Book Antiqua"/>
          <w:b/>
          <w:sz w:val="20"/>
          <w:highlight w:val="yellow"/>
          <w:u w:val="single"/>
        </w:rPr>
      </w:pPr>
      <w:ins w:id="24" w:author="Eve Yeo" w:date="2024-05-10T15:55:00Z">
        <w:r>
          <w:rPr>
            <w:rFonts w:ascii="Book Antiqua" w:hAnsi="Book Antiqua"/>
            <w:bCs/>
            <w:sz w:val="20"/>
            <w:lang w:val="en-GB"/>
          </w:rPr>
          <w:br w:type="page"/>
        </w:r>
        <w:r w:rsidRPr="000E73BF">
          <w:rPr>
            <w:rFonts w:ascii="Book Antiqua" w:hAnsi="Book Antiqua"/>
            <w:b/>
            <w:sz w:val="20"/>
            <w:highlight w:val="yellow"/>
            <w:u w:val="single"/>
          </w:rPr>
          <w:t>ANNEXURE A</w:t>
        </w:r>
      </w:ins>
    </w:p>
    <w:p w14:paraId="47A44F03" w14:textId="77777777" w:rsidR="00FE125B" w:rsidRPr="000E73BF" w:rsidRDefault="00FE125B" w:rsidP="00FE125B">
      <w:pPr>
        <w:pStyle w:val="BodyText"/>
        <w:rPr>
          <w:ins w:id="25" w:author="Eve Yeo" w:date="2024-05-10T15:55:00Z"/>
          <w:rFonts w:ascii="Book Antiqua" w:hAnsi="Book Antiqua"/>
          <w:sz w:val="20"/>
          <w:highlight w:val="yellow"/>
        </w:rPr>
      </w:pPr>
    </w:p>
    <w:p w14:paraId="0577FBF6" w14:textId="77777777" w:rsidR="00FE125B" w:rsidRPr="000E73BF" w:rsidRDefault="00FE125B" w:rsidP="00FE125B">
      <w:pPr>
        <w:pStyle w:val="BodyText"/>
        <w:jc w:val="center"/>
        <w:rPr>
          <w:ins w:id="26" w:author="Eve Yeo" w:date="2024-05-10T15:55:00Z"/>
          <w:rFonts w:ascii="Book Antiqua" w:hAnsi="Book Antiqua"/>
          <w:sz w:val="20"/>
          <w:highlight w:val="yellow"/>
        </w:rPr>
      </w:pPr>
      <w:ins w:id="27" w:author="Eve Yeo" w:date="2024-05-10T15:55:00Z">
        <w:r w:rsidRPr="000E73BF">
          <w:rPr>
            <w:rFonts w:ascii="Book Antiqua" w:hAnsi="Book Antiqua"/>
            <w:sz w:val="20"/>
            <w:highlight w:val="yellow"/>
          </w:rPr>
          <w:t xml:space="preserve">(which is to be taken, </w:t>
        </w:r>
        <w:proofErr w:type="gramStart"/>
        <w:r w:rsidRPr="000E73BF">
          <w:rPr>
            <w:rFonts w:ascii="Book Antiqua" w:hAnsi="Book Antiqua"/>
            <w:sz w:val="20"/>
            <w:highlight w:val="yellow"/>
          </w:rPr>
          <w:t>read</w:t>
        </w:r>
        <w:proofErr w:type="gramEnd"/>
        <w:r w:rsidRPr="000E73BF">
          <w:rPr>
            <w:rFonts w:ascii="Book Antiqua" w:hAnsi="Book Antiqua"/>
            <w:sz w:val="20"/>
            <w:highlight w:val="yellow"/>
          </w:rPr>
          <w:t xml:space="preserve"> and construed as an essential part of this Agreement)</w:t>
        </w:r>
      </w:ins>
    </w:p>
    <w:p w14:paraId="6709C5FC" w14:textId="77777777" w:rsidR="00FE125B" w:rsidRPr="000E73BF" w:rsidRDefault="00FE125B" w:rsidP="00FE125B">
      <w:pPr>
        <w:pStyle w:val="BodyText"/>
        <w:rPr>
          <w:ins w:id="28" w:author="Eve Yeo" w:date="2024-05-10T15:55:00Z"/>
          <w:rFonts w:ascii="Book Antiqua" w:hAnsi="Book Antiqua"/>
          <w:sz w:val="20"/>
          <w:highlight w:val="yellow"/>
        </w:rPr>
      </w:pPr>
    </w:p>
    <w:p w14:paraId="7CFD4888" w14:textId="77777777" w:rsidR="00FE125B" w:rsidRPr="000E73BF" w:rsidRDefault="00FE125B" w:rsidP="00FE125B">
      <w:pPr>
        <w:pStyle w:val="BodyText"/>
        <w:tabs>
          <w:tab w:val="left" w:pos="5580"/>
        </w:tabs>
        <w:jc w:val="center"/>
        <w:rPr>
          <w:ins w:id="29" w:author="Eve Yeo" w:date="2024-05-10T15:55:00Z"/>
          <w:rFonts w:ascii="Book Antiqua" w:hAnsi="Book Antiqua"/>
          <w:sz w:val="20"/>
        </w:rPr>
      </w:pPr>
      <w:ins w:id="30" w:author="Eve Yeo" w:date="2024-05-10T15:55:00Z">
        <w:r w:rsidRPr="000E73BF">
          <w:rPr>
            <w:rFonts w:ascii="Book Antiqua" w:hAnsi="Book Antiqua"/>
            <w:sz w:val="20"/>
            <w:highlight w:val="yellow"/>
          </w:rPr>
          <w:t>(Tenancy Agreement)</w:t>
        </w:r>
      </w:ins>
    </w:p>
    <w:p w14:paraId="42AB75F7" w14:textId="1BD49081" w:rsidR="00FE125B" w:rsidRPr="00977E7D" w:rsidRDefault="00FE125B" w:rsidP="00487E74">
      <w:pPr>
        <w:pStyle w:val="BodyText"/>
        <w:rPr>
          <w:rFonts w:ascii="Book Antiqua" w:hAnsi="Book Antiqua"/>
          <w:bCs/>
          <w:sz w:val="20"/>
          <w:lang w:val="en-GB"/>
        </w:rPr>
      </w:pPr>
    </w:p>
    <w:p w14:paraId="7B15E225" w14:textId="77777777" w:rsidR="00C12C04" w:rsidRPr="00E56BEF" w:rsidRDefault="00C12C04" w:rsidP="00CD0549">
      <w:pPr>
        <w:pStyle w:val="BodyText"/>
        <w:rPr>
          <w:rFonts w:ascii="Book Antiqua" w:hAnsi="Book Antiqua"/>
          <w:bCs/>
          <w:sz w:val="20"/>
          <w:lang w:val="en-GB"/>
        </w:rPr>
      </w:pPr>
    </w:p>
    <w:p w14:paraId="1191B049" w14:textId="77777777" w:rsidR="00D2382D" w:rsidRPr="00E56BEF" w:rsidRDefault="00D2382D">
      <w:pPr>
        <w:pStyle w:val="BodyText"/>
        <w:rPr>
          <w:rFonts w:ascii="Book Antiqua" w:hAnsi="Book Antiqua"/>
          <w:bCs/>
          <w:sz w:val="20"/>
          <w:lang w:val="en-GB"/>
        </w:rPr>
      </w:pPr>
    </w:p>
    <w:sectPr w:rsidR="00D2382D" w:rsidRPr="00E56BEF">
      <w:headerReference w:type="default" r:id="rId9"/>
      <w:footerReference w:type="even" r:id="rId10"/>
      <w:footerReference w:type="default" r:id="rId11"/>
      <w:pgSz w:w="11909" w:h="16834" w:code="9"/>
      <w:pgMar w:top="1440" w:right="1714"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BF68317" w14:textId="77777777" w:rsidR="00593D6D" w:rsidRDefault="00593D6D">
      <w:r>
        <w:separator/>
      </w:r>
    </w:p>
  </w:endnote>
  <w:endnote w:type="continuationSeparator" w:id="0">
    <w:p w14:paraId="1B6F13A2" w14:textId="77777777" w:rsidR="00593D6D" w:rsidRDefault="00593D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Book Antiqua">
    <w:panose1 w:val="02040602050305030304"/>
    <w:charset w:val="00"/>
    <w:family w:val="roman"/>
    <w:pitch w:val="variable"/>
    <w:sig w:usb0="00000287" w:usb1="00000000" w:usb2="00000000" w:usb3="00000000" w:csb0="0000009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4D8B699" w14:textId="77777777" w:rsidR="008B319E" w:rsidRDefault="008B319E">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8E1EC04" w14:textId="77777777" w:rsidR="008B319E" w:rsidRDefault="008B319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55AD10C" w14:textId="77777777" w:rsidR="008B319E" w:rsidRDefault="008B319E">
    <w:pPr>
      <w:pStyle w:val="Footer"/>
      <w:framePr w:w="349"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FA4A1E">
      <w:rPr>
        <w:rStyle w:val="PageNumber"/>
        <w:noProof/>
      </w:rPr>
      <w:t>20</w:t>
    </w:r>
    <w:r>
      <w:rPr>
        <w:rStyle w:val="PageNumber"/>
      </w:rPr>
      <w:fldChar w:fldCharType="end"/>
    </w:r>
  </w:p>
  <w:p w14:paraId="1812A88E" w14:textId="77777777" w:rsidR="008B319E" w:rsidRDefault="008B319E">
    <w:pPr>
      <w:pStyle w:val="Footer"/>
      <w:framePr w:wrap="auto" w:hAnchor="text" w:y="-355"/>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9A44D64" w14:textId="77777777" w:rsidR="00593D6D" w:rsidRDefault="00593D6D">
      <w:r>
        <w:separator/>
      </w:r>
    </w:p>
  </w:footnote>
  <w:footnote w:type="continuationSeparator" w:id="0">
    <w:p w14:paraId="180133F8" w14:textId="77777777" w:rsidR="00593D6D" w:rsidRDefault="00593D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1B78BAD" w14:textId="77777777" w:rsidR="008B319E" w:rsidRPr="002A702D" w:rsidRDefault="008B319E">
    <w:pPr>
      <w:pStyle w:val="Header"/>
      <w:rPr>
        <w:i/>
      </w:rPr>
    </w:pPr>
    <w:r w:rsidRPr="002A702D">
      <w:rPr>
        <w:i/>
        <w:noProof/>
        <w:lang w:eastAsia="zh-TW"/>
      </w:rPr>
      <w:pict w14:anchorId="34883D6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0888589" o:spid="_x0000_s1025" type="#_x0000_t136" style="position:absolute;margin-left:0;margin-top:0;width:369.9pt;height:221.9pt;rotation:315;z-index:-1;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1D"/>
    <w:multiLevelType w:val="multilevel"/>
    <w:tmpl w:val="D7FA1364"/>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0000004"/>
    <w:multiLevelType w:val="singleLevel"/>
    <w:tmpl w:val="00000004"/>
    <w:name w:val="WW8Num6"/>
    <w:lvl w:ilvl="0">
      <w:start w:val="2"/>
      <w:numFmt w:val="lowerLetter"/>
      <w:lvlText w:val="(%1)"/>
      <w:lvlJc w:val="left"/>
      <w:pPr>
        <w:tabs>
          <w:tab w:val="num" w:pos="720"/>
        </w:tabs>
      </w:pPr>
    </w:lvl>
  </w:abstractNum>
  <w:abstractNum w:abstractNumId="2" w15:restartNumberingAfterBreak="0">
    <w:nsid w:val="00000009"/>
    <w:multiLevelType w:val="multilevel"/>
    <w:tmpl w:val="00000009"/>
    <w:name w:val="WW8Num19"/>
    <w:lvl w:ilvl="0">
      <w:start w:val="1"/>
      <w:numFmt w:val="lowerRoman"/>
      <w:lvlText w:val="(%1)"/>
      <w:lvlJc w:val="left"/>
      <w:pPr>
        <w:tabs>
          <w:tab w:val="num" w:pos="1440"/>
        </w:tabs>
      </w:pPr>
    </w:lvl>
    <w:lvl w:ilvl="1">
      <w:start w:val="1"/>
      <w:numFmt w:val="lowerLetter"/>
      <w:lvlText w:val="%2."/>
      <w:lvlJc w:val="left"/>
      <w:pPr>
        <w:tabs>
          <w:tab w:val="num" w:pos="1800"/>
        </w:tabs>
      </w:pPr>
    </w:lvl>
    <w:lvl w:ilvl="2">
      <w:start w:val="1"/>
      <w:numFmt w:val="lowerRoman"/>
      <w:lvlText w:val="%3."/>
      <w:lvlJc w:val="right"/>
      <w:pPr>
        <w:tabs>
          <w:tab w:val="num" w:pos="2520"/>
        </w:tabs>
      </w:pPr>
    </w:lvl>
    <w:lvl w:ilvl="3">
      <w:start w:val="1"/>
      <w:numFmt w:val="decimal"/>
      <w:lvlText w:val="%4."/>
      <w:lvlJc w:val="left"/>
      <w:pPr>
        <w:tabs>
          <w:tab w:val="num" w:pos="3240"/>
        </w:tabs>
      </w:pPr>
    </w:lvl>
    <w:lvl w:ilvl="4">
      <w:start w:val="1"/>
      <w:numFmt w:val="lowerLetter"/>
      <w:lvlText w:val="%5."/>
      <w:lvlJc w:val="left"/>
      <w:pPr>
        <w:tabs>
          <w:tab w:val="num" w:pos="3960"/>
        </w:tabs>
      </w:pPr>
    </w:lvl>
    <w:lvl w:ilvl="5">
      <w:start w:val="1"/>
      <w:numFmt w:val="lowerRoman"/>
      <w:lvlText w:val="%6."/>
      <w:lvlJc w:val="right"/>
      <w:pPr>
        <w:tabs>
          <w:tab w:val="num" w:pos="4680"/>
        </w:tabs>
      </w:pPr>
    </w:lvl>
    <w:lvl w:ilvl="6">
      <w:start w:val="1"/>
      <w:numFmt w:val="decimal"/>
      <w:lvlText w:val="%7."/>
      <w:lvlJc w:val="left"/>
      <w:pPr>
        <w:tabs>
          <w:tab w:val="num" w:pos="5400"/>
        </w:tabs>
      </w:pPr>
    </w:lvl>
    <w:lvl w:ilvl="7">
      <w:start w:val="1"/>
      <w:numFmt w:val="lowerLetter"/>
      <w:lvlText w:val="%8."/>
      <w:lvlJc w:val="left"/>
      <w:pPr>
        <w:tabs>
          <w:tab w:val="num" w:pos="6120"/>
        </w:tabs>
      </w:pPr>
    </w:lvl>
    <w:lvl w:ilvl="8">
      <w:start w:val="1"/>
      <w:numFmt w:val="lowerRoman"/>
      <w:lvlText w:val="%9."/>
      <w:lvlJc w:val="right"/>
      <w:pPr>
        <w:tabs>
          <w:tab w:val="num" w:pos="6840"/>
        </w:tabs>
      </w:pPr>
    </w:lvl>
  </w:abstractNum>
  <w:abstractNum w:abstractNumId="3" w15:restartNumberingAfterBreak="0">
    <w:nsid w:val="03EF2152"/>
    <w:multiLevelType w:val="multilevel"/>
    <w:tmpl w:val="DEAC26C6"/>
    <w:lvl w:ilvl="0">
      <w:start w:val="5"/>
      <w:numFmt w:val="decimal"/>
      <w:lvlText w:val="%1"/>
      <w:lvlJc w:val="left"/>
      <w:pPr>
        <w:tabs>
          <w:tab w:val="num" w:pos="360"/>
        </w:tabs>
        <w:ind w:left="360" w:hanging="360"/>
      </w:pPr>
      <w:rPr>
        <w:rFonts w:hint="default"/>
      </w:rPr>
    </w:lvl>
    <w:lvl w:ilvl="1">
      <w:start w:val="5"/>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4" w15:restartNumberingAfterBreak="0">
    <w:nsid w:val="05634BC0"/>
    <w:multiLevelType w:val="hybridMultilevel"/>
    <w:tmpl w:val="91EA54BA"/>
    <w:lvl w:ilvl="0" w:tplc="1D40A0E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AAD512B"/>
    <w:multiLevelType w:val="multilevel"/>
    <w:tmpl w:val="5BB47E7E"/>
    <w:lvl w:ilvl="0">
      <w:start w:val="6"/>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6" w15:restartNumberingAfterBreak="0">
    <w:nsid w:val="0B7C4D02"/>
    <w:multiLevelType w:val="multilevel"/>
    <w:tmpl w:val="B4EC4B66"/>
    <w:lvl w:ilvl="0">
      <w:start w:val="2"/>
      <w:numFmt w:val="decimal"/>
      <w:lvlText w:val="%1"/>
      <w:lvlJc w:val="left"/>
      <w:pPr>
        <w:tabs>
          <w:tab w:val="num" w:pos="360"/>
        </w:tabs>
        <w:ind w:left="360" w:hanging="360"/>
      </w:pPr>
      <w:rPr>
        <w:rFonts w:hint="default"/>
      </w:rPr>
    </w:lvl>
    <w:lvl w:ilvl="1">
      <w:start w:val="2"/>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7" w15:restartNumberingAfterBreak="0">
    <w:nsid w:val="137B7EBC"/>
    <w:multiLevelType w:val="hybridMultilevel"/>
    <w:tmpl w:val="8064F128"/>
    <w:lvl w:ilvl="0" w:tplc="1DA6ADC8">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8" w15:restartNumberingAfterBreak="0">
    <w:nsid w:val="19B43E0A"/>
    <w:multiLevelType w:val="hybridMultilevel"/>
    <w:tmpl w:val="38125A4C"/>
    <w:lvl w:ilvl="0" w:tplc="0E0C3914">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9" w15:restartNumberingAfterBreak="0">
    <w:nsid w:val="2237594D"/>
    <w:multiLevelType w:val="hybridMultilevel"/>
    <w:tmpl w:val="5964C17E"/>
    <w:lvl w:ilvl="0" w:tplc="4409000F">
      <w:start w:val="1"/>
      <w:numFmt w:val="decimal"/>
      <w:lvlText w:val="%1."/>
      <w:lvlJc w:val="left"/>
      <w:pPr>
        <w:ind w:left="720" w:hanging="360"/>
      </w:pPr>
    </w:lvl>
    <w:lvl w:ilvl="1" w:tplc="44090019">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0" w15:restartNumberingAfterBreak="0">
    <w:nsid w:val="2A844817"/>
    <w:multiLevelType w:val="multilevel"/>
    <w:tmpl w:val="CD3860DC"/>
    <w:lvl w:ilvl="0">
      <w:start w:val="13"/>
      <w:numFmt w:val="decimal"/>
      <w:lvlText w:val="%1"/>
      <w:lvlJc w:val="left"/>
      <w:pPr>
        <w:tabs>
          <w:tab w:val="num" w:pos="390"/>
        </w:tabs>
        <w:ind w:left="390" w:hanging="390"/>
      </w:pPr>
      <w:rPr>
        <w:rFonts w:hint="default"/>
      </w:rPr>
    </w:lvl>
    <w:lvl w:ilvl="1">
      <w:start w:val="2"/>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11" w15:restartNumberingAfterBreak="0">
    <w:nsid w:val="2B9D5727"/>
    <w:multiLevelType w:val="hybridMultilevel"/>
    <w:tmpl w:val="F754E1DC"/>
    <w:lvl w:ilvl="0" w:tplc="17C2E014">
      <w:start w:val="1"/>
      <w:numFmt w:val="lowerLetter"/>
      <w:lvlText w:val="(%1)"/>
      <w:lvlJc w:val="left"/>
      <w:pPr>
        <w:tabs>
          <w:tab w:val="num" w:pos="1080"/>
        </w:tabs>
        <w:ind w:left="1080" w:hanging="360"/>
      </w:pPr>
      <w:rPr>
        <w:rFonts w:hint="default"/>
      </w:rPr>
    </w:lvl>
    <w:lvl w:ilvl="1" w:tplc="04090019">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2" w15:restartNumberingAfterBreak="0">
    <w:nsid w:val="3B277A5B"/>
    <w:multiLevelType w:val="hybridMultilevel"/>
    <w:tmpl w:val="0584F7A4"/>
    <w:lvl w:ilvl="0" w:tplc="E960C528">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3" w15:restartNumberingAfterBreak="0">
    <w:nsid w:val="419231DC"/>
    <w:multiLevelType w:val="singleLevel"/>
    <w:tmpl w:val="29AACA6E"/>
    <w:lvl w:ilvl="0">
      <w:start w:val="1"/>
      <w:numFmt w:val="lowerLetter"/>
      <w:lvlText w:val="(%1)"/>
      <w:lvlJc w:val="left"/>
      <w:pPr>
        <w:tabs>
          <w:tab w:val="num" w:pos="1440"/>
        </w:tabs>
        <w:ind w:left="1440" w:hanging="720"/>
      </w:pPr>
      <w:rPr>
        <w:rFonts w:hint="default"/>
      </w:rPr>
    </w:lvl>
  </w:abstractNum>
  <w:abstractNum w:abstractNumId="14" w15:restartNumberingAfterBreak="0">
    <w:nsid w:val="543F2B22"/>
    <w:multiLevelType w:val="singleLevel"/>
    <w:tmpl w:val="082A814C"/>
    <w:lvl w:ilvl="0">
      <w:start w:val="1"/>
      <w:numFmt w:val="decimal"/>
      <w:lvlText w:val="%1."/>
      <w:lvlJc w:val="left"/>
      <w:pPr>
        <w:tabs>
          <w:tab w:val="num" w:pos="720"/>
        </w:tabs>
        <w:ind w:left="720" w:hanging="720"/>
      </w:pPr>
      <w:rPr>
        <w:rFonts w:hint="default"/>
      </w:rPr>
    </w:lvl>
  </w:abstractNum>
  <w:abstractNum w:abstractNumId="15" w15:restartNumberingAfterBreak="0">
    <w:nsid w:val="57812C66"/>
    <w:multiLevelType w:val="hybridMultilevel"/>
    <w:tmpl w:val="1918110A"/>
    <w:lvl w:ilvl="0" w:tplc="F76C7448">
      <w:start w:val="1"/>
      <w:numFmt w:val="lowerLetter"/>
      <w:lvlText w:val="(%1)"/>
      <w:lvlJc w:val="left"/>
      <w:pPr>
        <w:tabs>
          <w:tab w:val="num" w:pos="1080"/>
        </w:tabs>
        <w:ind w:left="1080" w:hanging="360"/>
      </w:pPr>
      <w:rPr>
        <w:rFonts w:hint="default"/>
      </w:rPr>
    </w:lvl>
    <w:lvl w:ilvl="1" w:tplc="16AC0E6C">
      <w:start w:val="3"/>
      <w:numFmt w:val="lowerRoman"/>
      <w:lvlText w:val="(%2)"/>
      <w:lvlJc w:val="left"/>
      <w:pPr>
        <w:tabs>
          <w:tab w:val="num" w:pos="2160"/>
        </w:tabs>
        <w:ind w:left="2160" w:hanging="720"/>
      </w:pPr>
      <w:rPr>
        <w:rFonts w:hint="default"/>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6" w15:restartNumberingAfterBreak="0">
    <w:nsid w:val="5AD43C6F"/>
    <w:multiLevelType w:val="hybridMultilevel"/>
    <w:tmpl w:val="6B74CB68"/>
    <w:lvl w:ilvl="0" w:tplc="F76C7448">
      <w:start w:val="1"/>
      <w:numFmt w:val="lowerLetter"/>
      <w:lvlText w:val="(%1)"/>
      <w:lvlJc w:val="left"/>
      <w:pPr>
        <w:tabs>
          <w:tab w:val="num" w:pos="1080"/>
        </w:tabs>
        <w:ind w:left="1080" w:hanging="360"/>
      </w:pPr>
      <w:rPr>
        <w:rFonts w:hint="default"/>
      </w:rPr>
    </w:lvl>
    <w:lvl w:ilvl="1" w:tplc="043E0013">
      <w:start w:val="1"/>
      <w:numFmt w:val="upperRoman"/>
      <w:lvlText w:val="%2."/>
      <w:lvlJc w:val="right"/>
      <w:pPr>
        <w:tabs>
          <w:tab w:val="num" w:pos="2160"/>
        </w:tabs>
        <w:ind w:left="2160" w:hanging="720"/>
      </w:pPr>
      <w:rPr>
        <w:rFonts w:hint="default"/>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7" w15:restartNumberingAfterBreak="0">
    <w:nsid w:val="6E157621"/>
    <w:multiLevelType w:val="hybridMultilevel"/>
    <w:tmpl w:val="6262A9D4"/>
    <w:lvl w:ilvl="0" w:tplc="25184E32">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8" w15:restartNumberingAfterBreak="0">
    <w:nsid w:val="788D0B5A"/>
    <w:multiLevelType w:val="multilevel"/>
    <w:tmpl w:val="7BDAFAC8"/>
    <w:lvl w:ilvl="0">
      <w:start w:val="1"/>
      <w:numFmt w:val="lowerLetter"/>
      <w:lvlText w:val="(%1)"/>
      <w:lvlJc w:val="left"/>
      <w:pPr>
        <w:tabs>
          <w:tab w:val="num" w:pos="1440"/>
        </w:tabs>
        <w:ind w:left="1440" w:hanging="720"/>
      </w:pPr>
      <w:rPr>
        <w:rFonts w:hint="default"/>
      </w:rPr>
    </w:lvl>
    <w:lvl w:ilvl="1" w:tentative="1">
      <w:start w:val="1"/>
      <w:numFmt w:val="lowerLetter"/>
      <w:pStyle w:val="Normal"/>
      <w:lvlText w:val="%2."/>
      <w:lvlJc w:val="left"/>
      <w:pPr>
        <w:tabs>
          <w:tab w:val="num" w:pos="2520"/>
        </w:tabs>
        <w:ind w:left="2520" w:hanging="360"/>
      </w:pPr>
    </w:lvl>
    <w:lvl w:ilvl="2" w:tentative="1">
      <w:start w:val="1"/>
      <w:numFmt w:val="lowerRoman"/>
      <w:pStyle w:val="Normal"/>
      <w:lvlText w:val="%3."/>
      <w:lvlJc w:val="right"/>
      <w:pPr>
        <w:tabs>
          <w:tab w:val="num" w:pos="3240"/>
        </w:tabs>
        <w:ind w:left="3240" w:hanging="180"/>
      </w:pPr>
    </w:lvl>
    <w:lvl w:ilvl="3" w:tentative="1">
      <w:start w:val="1"/>
      <w:numFmt w:val="decimal"/>
      <w:pStyle w:val="Normal"/>
      <w:lvlText w:val="%4."/>
      <w:lvlJc w:val="left"/>
      <w:pPr>
        <w:tabs>
          <w:tab w:val="num" w:pos="3960"/>
        </w:tabs>
        <w:ind w:left="3960" w:hanging="360"/>
      </w:pPr>
    </w:lvl>
    <w:lvl w:ilvl="4" w:tentative="1">
      <w:start w:val="1"/>
      <w:numFmt w:val="lowerLetter"/>
      <w:pStyle w:val="Normal"/>
      <w:lvlText w:val="%5."/>
      <w:lvlJc w:val="left"/>
      <w:pPr>
        <w:tabs>
          <w:tab w:val="num" w:pos="4680"/>
        </w:tabs>
        <w:ind w:left="4680" w:hanging="360"/>
      </w:pPr>
    </w:lvl>
    <w:lvl w:ilvl="5" w:tentative="1">
      <w:start w:val="1"/>
      <w:numFmt w:val="lowerRoman"/>
      <w:pStyle w:val="Normal"/>
      <w:lvlText w:val="%6."/>
      <w:lvlJc w:val="right"/>
      <w:pPr>
        <w:tabs>
          <w:tab w:val="num" w:pos="5400"/>
        </w:tabs>
        <w:ind w:left="5400" w:hanging="180"/>
      </w:pPr>
    </w:lvl>
    <w:lvl w:ilvl="6" w:tentative="1">
      <w:start w:val="1"/>
      <w:numFmt w:val="decimal"/>
      <w:pStyle w:val="Normal"/>
      <w:lvlText w:val="%7."/>
      <w:lvlJc w:val="left"/>
      <w:pPr>
        <w:tabs>
          <w:tab w:val="num" w:pos="6120"/>
        </w:tabs>
        <w:ind w:left="6120" w:hanging="360"/>
      </w:pPr>
    </w:lvl>
    <w:lvl w:ilvl="7" w:tentative="1">
      <w:start w:val="1"/>
      <w:numFmt w:val="lowerLetter"/>
      <w:pStyle w:val="Normal"/>
      <w:lvlText w:val="%8."/>
      <w:lvlJc w:val="left"/>
      <w:pPr>
        <w:tabs>
          <w:tab w:val="num" w:pos="6840"/>
        </w:tabs>
        <w:ind w:left="6840" w:hanging="360"/>
      </w:pPr>
    </w:lvl>
    <w:lvl w:ilvl="8" w:tentative="1">
      <w:start w:val="1"/>
      <w:numFmt w:val="lowerRoman"/>
      <w:pStyle w:val="Normal"/>
      <w:lvlText w:val="%9."/>
      <w:lvlJc w:val="right"/>
      <w:pPr>
        <w:tabs>
          <w:tab w:val="num" w:pos="7560"/>
        </w:tabs>
        <w:ind w:left="7560" w:hanging="180"/>
      </w:pPr>
    </w:lvl>
  </w:abstractNum>
  <w:abstractNum w:abstractNumId="19" w15:restartNumberingAfterBreak="0">
    <w:nsid w:val="7A403477"/>
    <w:multiLevelType w:val="hybridMultilevel"/>
    <w:tmpl w:val="BD9CC1D4"/>
    <w:lvl w:ilvl="0" w:tplc="CA362D8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7BD32C15"/>
    <w:multiLevelType w:val="singleLevel"/>
    <w:tmpl w:val="B85EA120"/>
    <w:lvl w:ilvl="0">
      <w:start w:val="1"/>
      <w:numFmt w:val="lowerRoman"/>
      <w:lvlText w:val="(%1)"/>
      <w:lvlJc w:val="left"/>
      <w:pPr>
        <w:tabs>
          <w:tab w:val="num" w:pos="2160"/>
        </w:tabs>
        <w:ind w:left="2160" w:hanging="1020"/>
      </w:pPr>
      <w:rPr>
        <w:rFonts w:hint="default"/>
      </w:rPr>
    </w:lvl>
  </w:abstractNum>
  <w:num w:numId="1" w16cid:durableId="497188677">
    <w:abstractNumId w:val="14"/>
  </w:num>
  <w:num w:numId="2" w16cid:durableId="1344087274">
    <w:abstractNumId w:val="18"/>
  </w:num>
  <w:num w:numId="3" w16cid:durableId="1899123873">
    <w:abstractNumId w:val="20"/>
  </w:num>
  <w:num w:numId="4" w16cid:durableId="1615869428">
    <w:abstractNumId w:val="15"/>
  </w:num>
  <w:num w:numId="5" w16cid:durableId="306667139">
    <w:abstractNumId w:val="6"/>
  </w:num>
  <w:num w:numId="6" w16cid:durableId="222445730">
    <w:abstractNumId w:val="11"/>
  </w:num>
  <w:num w:numId="7" w16cid:durableId="1448311192">
    <w:abstractNumId w:val="5"/>
  </w:num>
  <w:num w:numId="8" w16cid:durableId="10762261">
    <w:abstractNumId w:val="7"/>
  </w:num>
  <w:num w:numId="9" w16cid:durableId="1328748796">
    <w:abstractNumId w:val="8"/>
  </w:num>
  <w:num w:numId="10" w16cid:durableId="757559828">
    <w:abstractNumId w:val="10"/>
  </w:num>
  <w:num w:numId="11" w16cid:durableId="1045789667">
    <w:abstractNumId w:val="12"/>
  </w:num>
  <w:num w:numId="12" w16cid:durableId="1981887687">
    <w:abstractNumId w:val="13"/>
  </w:num>
  <w:num w:numId="13" w16cid:durableId="87191707">
    <w:abstractNumId w:val="3"/>
  </w:num>
  <w:num w:numId="14" w16cid:durableId="1031687057">
    <w:abstractNumId w:val="17"/>
  </w:num>
  <w:num w:numId="15" w16cid:durableId="1063530286">
    <w:abstractNumId w:val="19"/>
  </w:num>
  <w:num w:numId="16" w16cid:durableId="824052760">
    <w:abstractNumId w:val="13"/>
    <w:lvlOverride w:ilvl="0">
      <w:startOverride w:val="1"/>
    </w:lvlOverride>
  </w:num>
  <w:num w:numId="17" w16cid:durableId="816141341">
    <w:abstractNumId w:val="16"/>
  </w:num>
  <w:num w:numId="18" w16cid:durableId="715349245">
    <w:abstractNumId w:val="4"/>
  </w:num>
  <w:num w:numId="19" w16cid:durableId="302854605">
    <w:abstractNumId w:val="0"/>
  </w:num>
  <w:num w:numId="20" w16cid:durableId="403600328">
    <w:abstractNumId w:val="9"/>
  </w:num>
  <w:numIdMacAtCleanup w:val="1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Eve Yeo">
    <w15:presenceInfo w15:providerId="Windows Live" w15:userId="cf43b05bbd10428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oNotTrackMoves/>
  <w:defaultTabStop w:val="720"/>
  <w:displayHorizontalDrawingGridEvery w:val="0"/>
  <w:displayVerticalDrawingGridEvery w:val="0"/>
  <w:doNotUseMarginsForDrawingGridOrigin/>
  <w:noPunctuationKerning/>
  <w:characterSpacingControl w:val="doNotCompress"/>
  <w:savePreviewPicture/>
  <w:hdrShapeDefaults>
    <o:shapedefaults v:ext="edit" spidmax="2050"/>
    <o:shapelayout v:ext="edit">
      <o:idmap v:ext="edit" data="1"/>
    </o:shapelayout>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C0ED4"/>
    <w:rsid w:val="00011207"/>
    <w:rsid w:val="000207C2"/>
    <w:rsid w:val="00021475"/>
    <w:rsid w:val="000219EF"/>
    <w:rsid w:val="000556E8"/>
    <w:rsid w:val="00060569"/>
    <w:rsid w:val="00064607"/>
    <w:rsid w:val="00071FFF"/>
    <w:rsid w:val="000771DA"/>
    <w:rsid w:val="00087230"/>
    <w:rsid w:val="00093609"/>
    <w:rsid w:val="00097F81"/>
    <w:rsid w:val="000A42EC"/>
    <w:rsid w:val="000E3E07"/>
    <w:rsid w:val="000F67F8"/>
    <w:rsid w:val="00114145"/>
    <w:rsid w:val="00120684"/>
    <w:rsid w:val="00133D66"/>
    <w:rsid w:val="001344CD"/>
    <w:rsid w:val="0013559B"/>
    <w:rsid w:val="00154D24"/>
    <w:rsid w:val="001705F3"/>
    <w:rsid w:val="0019480A"/>
    <w:rsid w:val="00197323"/>
    <w:rsid w:val="001A27D6"/>
    <w:rsid w:val="001B6F74"/>
    <w:rsid w:val="001E1B1D"/>
    <w:rsid w:val="001E57B2"/>
    <w:rsid w:val="001E72B6"/>
    <w:rsid w:val="001F28F4"/>
    <w:rsid w:val="00200116"/>
    <w:rsid w:val="00216DE8"/>
    <w:rsid w:val="002174E4"/>
    <w:rsid w:val="0022554B"/>
    <w:rsid w:val="002524F7"/>
    <w:rsid w:val="00283A7D"/>
    <w:rsid w:val="002871D4"/>
    <w:rsid w:val="00291FD1"/>
    <w:rsid w:val="002A702D"/>
    <w:rsid w:val="002B30CB"/>
    <w:rsid w:val="002B4615"/>
    <w:rsid w:val="002C006F"/>
    <w:rsid w:val="003073BD"/>
    <w:rsid w:val="00316CC9"/>
    <w:rsid w:val="00321DA3"/>
    <w:rsid w:val="00331C92"/>
    <w:rsid w:val="003407F8"/>
    <w:rsid w:val="00341536"/>
    <w:rsid w:val="00341BBE"/>
    <w:rsid w:val="00346D61"/>
    <w:rsid w:val="00381F94"/>
    <w:rsid w:val="00387479"/>
    <w:rsid w:val="00394956"/>
    <w:rsid w:val="00396D9D"/>
    <w:rsid w:val="003A7DEA"/>
    <w:rsid w:val="003B6237"/>
    <w:rsid w:val="003C792F"/>
    <w:rsid w:val="003D2D91"/>
    <w:rsid w:val="003D447F"/>
    <w:rsid w:val="003F778E"/>
    <w:rsid w:val="00401B2A"/>
    <w:rsid w:val="0042190A"/>
    <w:rsid w:val="0042349D"/>
    <w:rsid w:val="00441AD2"/>
    <w:rsid w:val="00443AF2"/>
    <w:rsid w:val="004469B3"/>
    <w:rsid w:val="00453C3A"/>
    <w:rsid w:val="00461CFD"/>
    <w:rsid w:val="004649DE"/>
    <w:rsid w:val="00484084"/>
    <w:rsid w:val="0048575B"/>
    <w:rsid w:val="0048630F"/>
    <w:rsid w:val="00487E74"/>
    <w:rsid w:val="0049689B"/>
    <w:rsid w:val="004972B8"/>
    <w:rsid w:val="004A3A94"/>
    <w:rsid w:val="004C413F"/>
    <w:rsid w:val="004E0AB4"/>
    <w:rsid w:val="00515D1B"/>
    <w:rsid w:val="00517C26"/>
    <w:rsid w:val="00523AE8"/>
    <w:rsid w:val="00531D7E"/>
    <w:rsid w:val="00552F0A"/>
    <w:rsid w:val="00593D6D"/>
    <w:rsid w:val="005A268B"/>
    <w:rsid w:val="005A371B"/>
    <w:rsid w:val="005B04D9"/>
    <w:rsid w:val="005B0BBC"/>
    <w:rsid w:val="005B79FE"/>
    <w:rsid w:val="005C08FB"/>
    <w:rsid w:val="005D0B80"/>
    <w:rsid w:val="00603369"/>
    <w:rsid w:val="0062305E"/>
    <w:rsid w:val="00623128"/>
    <w:rsid w:val="00636BFE"/>
    <w:rsid w:val="0063705D"/>
    <w:rsid w:val="00647226"/>
    <w:rsid w:val="00647453"/>
    <w:rsid w:val="00657C64"/>
    <w:rsid w:val="00686361"/>
    <w:rsid w:val="00692576"/>
    <w:rsid w:val="006A3F9F"/>
    <w:rsid w:val="006A6EA4"/>
    <w:rsid w:val="006C0CAF"/>
    <w:rsid w:val="006C0ED4"/>
    <w:rsid w:val="006D26F4"/>
    <w:rsid w:val="006D7AA6"/>
    <w:rsid w:val="006F6C96"/>
    <w:rsid w:val="00705A2F"/>
    <w:rsid w:val="00705F2D"/>
    <w:rsid w:val="00710CBC"/>
    <w:rsid w:val="00725993"/>
    <w:rsid w:val="007417EB"/>
    <w:rsid w:val="00760D41"/>
    <w:rsid w:val="00784C9A"/>
    <w:rsid w:val="007A1F2D"/>
    <w:rsid w:val="007A44DD"/>
    <w:rsid w:val="007B58D0"/>
    <w:rsid w:val="007C2B25"/>
    <w:rsid w:val="007C35A8"/>
    <w:rsid w:val="007C6BBB"/>
    <w:rsid w:val="007D449B"/>
    <w:rsid w:val="007E6A9D"/>
    <w:rsid w:val="00807432"/>
    <w:rsid w:val="00811D65"/>
    <w:rsid w:val="00812CF3"/>
    <w:rsid w:val="00834563"/>
    <w:rsid w:val="0083678D"/>
    <w:rsid w:val="00837CFD"/>
    <w:rsid w:val="008510D2"/>
    <w:rsid w:val="008855B4"/>
    <w:rsid w:val="00892FA2"/>
    <w:rsid w:val="008B319E"/>
    <w:rsid w:val="008C04BB"/>
    <w:rsid w:val="008C0535"/>
    <w:rsid w:val="008C2B1C"/>
    <w:rsid w:val="008E2F03"/>
    <w:rsid w:val="008E7BE6"/>
    <w:rsid w:val="008F1738"/>
    <w:rsid w:val="009448F3"/>
    <w:rsid w:val="0095771F"/>
    <w:rsid w:val="009634C7"/>
    <w:rsid w:val="009678F5"/>
    <w:rsid w:val="009712FC"/>
    <w:rsid w:val="00984437"/>
    <w:rsid w:val="00990A6E"/>
    <w:rsid w:val="00997DEC"/>
    <w:rsid w:val="009A6EDE"/>
    <w:rsid w:val="009B2DE6"/>
    <w:rsid w:val="009C549D"/>
    <w:rsid w:val="009C6144"/>
    <w:rsid w:val="009E1BB4"/>
    <w:rsid w:val="00A01885"/>
    <w:rsid w:val="00A13594"/>
    <w:rsid w:val="00A14F2D"/>
    <w:rsid w:val="00A17F77"/>
    <w:rsid w:val="00A2388E"/>
    <w:rsid w:val="00A42CE2"/>
    <w:rsid w:val="00A43E5C"/>
    <w:rsid w:val="00A44491"/>
    <w:rsid w:val="00A52AE4"/>
    <w:rsid w:val="00A556B1"/>
    <w:rsid w:val="00A82EEE"/>
    <w:rsid w:val="00A9354B"/>
    <w:rsid w:val="00AC723E"/>
    <w:rsid w:val="00AF3C0F"/>
    <w:rsid w:val="00B22569"/>
    <w:rsid w:val="00B2289F"/>
    <w:rsid w:val="00B41EB6"/>
    <w:rsid w:val="00B453E4"/>
    <w:rsid w:val="00B67CE2"/>
    <w:rsid w:val="00B86DB9"/>
    <w:rsid w:val="00B914DD"/>
    <w:rsid w:val="00BC6C65"/>
    <w:rsid w:val="00C12C04"/>
    <w:rsid w:val="00C13F24"/>
    <w:rsid w:val="00C2594F"/>
    <w:rsid w:val="00C27082"/>
    <w:rsid w:val="00C428BB"/>
    <w:rsid w:val="00C504EA"/>
    <w:rsid w:val="00C506C3"/>
    <w:rsid w:val="00CA797D"/>
    <w:rsid w:val="00CA7E81"/>
    <w:rsid w:val="00CB13EC"/>
    <w:rsid w:val="00CD0549"/>
    <w:rsid w:val="00D022AE"/>
    <w:rsid w:val="00D07D17"/>
    <w:rsid w:val="00D1207B"/>
    <w:rsid w:val="00D15BF5"/>
    <w:rsid w:val="00D2382D"/>
    <w:rsid w:val="00D27F7D"/>
    <w:rsid w:val="00D44560"/>
    <w:rsid w:val="00D57045"/>
    <w:rsid w:val="00D7457A"/>
    <w:rsid w:val="00D85BBC"/>
    <w:rsid w:val="00D871D1"/>
    <w:rsid w:val="00D87CE0"/>
    <w:rsid w:val="00DC4D12"/>
    <w:rsid w:val="00DC5B54"/>
    <w:rsid w:val="00DD2DC7"/>
    <w:rsid w:val="00DF6A15"/>
    <w:rsid w:val="00E015D4"/>
    <w:rsid w:val="00E470A2"/>
    <w:rsid w:val="00E56BEF"/>
    <w:rsid w:val="00E632CA"/>
    <w:rsid w:val="00EA6FF8"/>
    <w:rsid w:val="00ED45DC"/>
    <w:rsid w:val="00EF31C8"/>
    <w:rsid w:val="00F07B98"/>
    <w:rsid w:val="00F10C84"/>
    <w:rsid w:val="00F10E81"/>
    <w:rsid w:val="00F30301"/>
    <w:rsid w:val="00F34F89"/>
    <w:rsid w:val="00F5795C"/>
    <w:rsid w:val="00F9099B"/>
    <w:rsid w:val="00F913F4"/>
    <w:rsid w:val="00FA4A1E"/>
    <w:rsid w:val="00FB2891"/>
    <w:rsid w:val="00FB5785"/>
    <w:rsid w:val="00FE125B"/>
    <w:rsid w:val="00FE4C20"/>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42A2B8E"/>
  <w15:chartTrackingRefBased/>
  <w15:docId w15:val="{04D0C5A5-FBF3-4E14-8AA9-A03F83E76F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Times New Roman"/>
        <w:lang w:val="en-MY"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34" w:qFormat="1"/>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eastAsia="en-US"/>
    </w:rPr>
  </w:style>
  <w:style w:type="paragraph" w:styleId="Heading1">
    <w:name w:val="heading 1"/>
    <w:basedOn w:val="Normal"/>
    <w:next w:val="Normal"/>
    <w:qFormat/>
    <w:pPr>
      <w:keepNext/>
      <w:jc w:val="both"/>
      <w:outlineLvl w:val="0"/>
    </w:pPr>
    <w:rPr>
      <w:b/>
      <w:sz w:val="22"/>
    </w:rPr>
  </w:style>
  <w:style w:type="paragraph" w:styleId="Heading2">
    <w:name w:val="heading 2"/>
    <w:basedOn w:val="Normal"/>
    <w:next w:val="Normal"/>
    <w:qFormat/>
    <w:pPr>
      <w:keepNext/>
      <w:ind w:left="720" w:hanging="720"/>
      <w:jc w:val="both"/>
      <w:outlineLvl w:val="1"/>
    </w:pPr>
    <w:rPr>
      <w:b/>
      <w:sz w:val="22"/>
    </w:rPr>
  </w:style>
  <w:style w:type="paragraph" w:styleId="Heading3">
    <w:name w:val="heading 3"/>
    <w:basedOn w:val="Normal"/>
    <w:next w:val="Normal"/>
    <w:qFormat/>
    <w:pPr>
      <w:keepNext/>
      <w:ind w:left="2880" w:firstLine="720"/>
      <w:jc w:val="both"/>
      <w:outlineLvl w:val="2"/>
    </w:pPr>
    <w:rPr>
      <w:b/>
      <w:sz w:val="22"/>
      <w:u w:val="single"/>
    </w:rPr>
  </w:style>
  <w:style w:type="paragraph" w:styleId="Heading4">
    <w:name w:val="heading 4"/>
    <w:basedOn w:val="Normal"/>
    <w:next w:val="Normal"/>
    <w:qFormat/>
    <w:pPr>
      <w:keepNext/>
      <w:jc w:val="center"/>
      <w:outlineLvl w:val="3"/>
    </w:pPr>
    <w:rPr>
      <w:b/>
      <w:sz w:val="22"/>
      <w:u w:val="single"/>
    </w:rPr>
  </w:style>
  <w:style w:type="paragraph" w:styleId="Heading5">
    <w:name w:val="heading 5"/>
    <w:basedOn w:val="Normal"/>
    <w:next w:val="Normal"/>
    <w:qFormat/>
    <w:pPr>
      <w:keepNext/>
      <w:jc w:val="center"/>
      <w:outlineLvl w:val="4"/>
    </w:pPr>
    <w:rPr>
      <w:b/>
      <w:sz w:val="24"/>
      <w:u w:val="single"/>
    </w:rPr>
  </w:style>
  <w:style w:type="paragraph" w:styleId="Heading6">
    <w:name w:val="heading 6"/>
    <w:basedOn w:val="Normal"/>
    <w:next w:val="Normal"/>
    <w:qFormat/>
    <w:pPr>
      <w:keepNext/>
      <w:jc w:val="both"/>
      <w:outlineLvl w:val="5"/>
    </w:pPr>
    <w:rPr>
      <w:sz w:val="24"/>
    </w:rPr>
  </w:style>
  <w:style w:type="paragraph" w:styleId="Heading7">
    <w:name w:val="heading 7"/>
    <w:basedOn w:val="Normal"/>
    <w:next w:val="Normal"/>
    <w:qFormat/>
    <w:pPr>
      <w:keepNext/>
      <w:outlineLvl w:val="6"/>
    </w:pPr>
    <w:rPr>
      <w:b/>
      <w:sz w:val="22"/>
    </w:rPr>
  </w:style>
  <w:style w:type="paragraph" w:styleId="Heading8">
    <w:name w:val="heading 8"/>
    <w:basedOn w:val="Normal"/>
    <w:next w:val="Normal"/>
    <w:qFormat/>
    <w:pPr>
      <w:keepNext/>
      <w:jc w:val="both"/>
      <w:outlineLvl w:val="7"/>
    </w:pPr>
    <w:rPr>
      <w:b/>
      <w:sz w:val="24"/>
    </w:rPr>
  </w:style>
  <w:style w:type="paragraph" w:styleId="Heading9">
    <w:name w:val="heading 9"/>
    <w:basedOn w:val="Normal"/>
    <w:next w:val="Normal"/>
    <w:qFormat/>
    <w:pPr>
      <w:keepNext/>
      <w:jc w:val="center"/>
      <w:outlineLvl w:val="8"/>
    </w:pPr>
    <w:rPr>
      <w:rFonts w:ascii="Garamond" w:hAnsi="Garamond" w:cs="Arial"/>
      <w:b/>
      <w:bCs/>
      <w:sz w:val="24"/>
      <w:lang w:val="en-GB"/>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u w:val="single"/>
    </w:rPr>
  </w:style>
  <w:style w:type="paragraph" w:styleId="BodyTextIndent">
    <w:name w:val="Body Text Indent"/>
    <w:basedOn w:val="Normal"/>
    <w:semiHidden/>
    <w:pPr>
      <w:ind w:left="5310" w:hanging="90"/>
    </w:pPr>
    <w:rPr>
      <w:b/>
    </w:rPr>
  </w:style>
  <w:style w:type="paragraph" w:styleId="BodyTextIndent2">
    <w:name w:val="Body Text Indent 2"/>
    <w:basedOn w:val="Normal"/>
    <w:semiHidden/>
    <w:pPr>
      <w:ind w:left="4860"/>
      <w:jc w:val="both"/>
    </w:pPr>
    <w:rPr>
      <w:sz w:val="22"/>
    </w:rPr>
  </w:style>
  <w:style w:type="paragraph" w:styleId="BodyTextIndent3">
    <w:name w:val="Body Text Indent 3"/>
    <w:basedOn w:val="Normal"/>
    <w:semiHidden/>
    <w:pPr>
      <w:ind w:left="720" w:hanging="720"/>
      <w:jc w:val="both"/>
    </w:pPr>
    <w:rPr>
      <w:b/>
      <w:sz w:val="22"/>
    </w:rPr>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paragraph" w:styleId="BodyText">
    <w:name w:val="Body Text"/>
    <w:basedOn w:val="Normal"/>
    <w:link w:val="BodyTextChar"/>
    <w:semiHidden/>
    <w:pPr>
      <w:jc w:val="both"/>
    </w:pPr>
    <w:rPr>
      <w:sz w:val="22"/>
    </w:rPr>
  </w:style>
  <w:style w:type="paragraph" w:styleId="Header">
    <w:name w:val="header"/>
    <w:basedOn w:val="Normal"/>
    <w:semiHidden/>
    <w:pPr>
      <w:tabs>
        <w:tab w:val="center" w:pos="4320"/>
        <w:tab w:val="right" w:pos="8640"/>
      </w:tabs>
    </w:pPr>
  </w:style>
  <w:style w:type="paragraph" w:styleId="BlockText">
    <w:name w:val="Block Text"/>
    <w:basedOn w:val="Normal"/>
    <w:semiHidden/>
    <w:pPr>
      <w:widowControl w:val="0"/>
      <w:autoSpaceDE w:val="0"/>
      <w:autoSpaceDN w:val="0"/>
      <w:adjustRightInd w:val="0"/>
      <w:spacing w:line="283" w:lineRule="exact"/>
      <w:ind w:left="720" w:right="72" w:hanging="720"/>
      <w:jc w:val="both"/>
    </w:pPr>
    <w:rPr>
      <w:sz w:val="24"/>
    </w:rPr>
  </w:style>
  <w:style w:type="paragraph" w:styleId="BodyText2">
    <w:name w:val="Body Text 2"/>
    <w:basedOn w:val="Normal"/>
    <w:semiHidden/>
    <w:pPr>
      <w:jc w:val="both"/>
    </w:pPr>
    <w:rPr>
      <w:rFonts w:ascii="Garamond" w:hAnsi="Garamond" w:cs="Arial"/>
      <w:sz w:val="24"/>
      <w:lang w:val="en-GB"/>
    </w:rPr>
  </w:style>
  <w:style w:type="paragraph" w:styleId="BalloonText">
    <w:name w:val="Balloon Text"/>
    <w:basedOn w:val="Normal"/>
    <w:semiHidden/>
    <w:rPr>
      <w:rFonts w:ascii="Tahoma" w:hAnsi="Tahoma" w:cs="Tahoma"/>
      <w:sz w:val="16"/>
      <w:szCs w:val="16"/>
    </w:rPr>
  </w:style>
  <w:style w:type="paragraph" w:styleId="BodyText3">
    <w:name w:val="Body Text 3"/>
    <w:basedOn w:val="Normal"/>
    <w:link w:val="BodyText3Char"/>
    <w:uiPriority w:val="99"/>
    <w:semiHidden/>
    <w:unhideWhenUsed/>
    <w:rsid w:val="00197323"/>
    <w:pPr>
      <w:spacing w:after="120"/>
    </w:pPr>
    <w:rPr>
      <w:sz w:val="16"/>
      <w:szCs w:val="16"/>
    </w:rPr>
  </w:style>
  <w:style w:type="character" w:customStyle="1" w:styleId="BodyText3Char">
    <w:name w:val="Body Text 3 Char"/>
    <w:link w:val="BodyText3"/>
    <w:uiPriority w:val="99"/>
    <w:semiHidden/>
    <w:rsid w:val="00197323"/>
    <w:rPr>
      <w:sz w:val="16"/>
      <w:szCs w:val="16"/>
      <w:lang w:val="en-US" w:eastAsia="en-US"/>
    </w:rPr>
  </w:style>
  <w:style w:type="character" w:styleId="CommentReference">
    <w:name w:val="annotation reference"/>
    <w:semiHidden/>
    <w:rsid w:val="00441AD2"/>
    <w:rPr>
      <w:sz w:val="16"/>
      <w:szCs w:val="16"/>
    </w:rPr>
  </w:style>
  <w:style w:type="paragraph" w:styleId="CommentText">
    <w:name w:val="annotation text"/>
    <w:basedOn w:val="Normal"/>
    <w:link w:val="CommentTextChar"/>
    <w:semiHidden/>
    <w:rsid w:val="00441AD2"/>
    <w:pPr>
      <w:widowControl w:val="0"/>
      <w:suppressAutoHyphens/>
    </w:pPr>
    <w:rPr>
      <w:rFonts w:eastAsia="Tahoma"/>
      <w:lang/>
    </w:rPr>
  </w:style>
  <w:style w:type="character" w:customStyle="1" w:styleId="CommentTextChar">
    <w:name w:val="Comment Text Char"/>
    <w:link w:val="CommentText"/>
    <w:semiHidden/>
    <w:rsid w:val="00441AD2"/>
    <w:rPr>
      <w:rFonts w:eastAsia="Tahoma"/>
      <w:lang w:val="en-US"/>
    </w:rPr>
  </w:style>
  <w:style w:type="paragraph" w:customStyle="1" w:styleId="CharCharCharCharCharCharChar">
    <w:name w:val=" Char Char Char Char Char Char Char"/>
    <w:basedOn w:val="Normal"/>
    <w:rsid w:val="00441AD2"/>
    <w:pPr>
      <w:spacing w:after="160" w:line="240" w:lineRule="exact"/>
    </w:pPr>
    <w:rPr>
      <w:rFonts w:ascii="Verdana" w:eastAsia="MS Mincho" w:hAnsi="Verdana"/>
    </w:rPr>
  </w:style>
  <w:style w:type="paragraph" w:customStyle="1" w:styleId="acList3">
    <w:name w:val="acList 3"/>
    <w:basedOn w:val="Normal"/>
    <w:rsid w:val="002B4615"/>
    <w:pPr>
      <w:tabs>
        <w:tab w:val="num" w:pos="1440"/>
      </w:tabs>
      <w:suppressAutoHyphens/>
      <w:spacing w:before="240" w:line="320" w:lineRule="exact"/>
      <w:ind w:left="1440" w:hanging="720"/>
      <w:jc w:val="both"/>
    </w:pPr>
    <w:rPr>
      <w:rFonts w:eastAsia="Times New Roman"/>
      <w:sz w:val="24"/>
      <w:lang w:val="en-GB"/>
    </w:rPr>
  </w:style>
  <w:style w:type="paragraph" w:styleId="MediumGrid1-Accent2">
    <w:name w:val="Medium Grid 1 Accent 2"/>
    <w:basedOn w:val="Normal"/>
    <w:uiPriority w:val="34"/>
    <w:qFormat/>
    <w:rsid w:val="00461CFD"/>
    <w:pPr>
      <w:ind w:left="720"/>
    </w:pPr>
  </w:style>
  <w:style w:type="character" w:customStyle="1" w:styleId="BodyTextChar">
    <w:name w:val="Body Text Char"/>
    <w:link w:val="BodyText"/>
    <w:semiHidden/>
    <w:rsid w:val="00CD0549"/>
    <w:rPr>
      <w:sz w:val="22"/>
      <w:lang w:eastAsia="en-US"/>
    </w:rPr>
  </w:style>
  <w:style w:type="character" w:styleId="Hyperlink">
    <w:name w:val="Hyperlink"/>
    <w:uiPriority w:val="99"/>
    <w:unhideWhenUsed/>
    <w:rsid w:val="00812CF3"/>
    <w:rPr>
      <w:color w:val="0000FF"/>
      <w:u w:val="single"/>
    </w:rPr>
  </w:style>
  <w:style w:type="paragraph" w:styleId="Revision">
    <w:name w:val="Revision"/>
    <w:hidden/>
    <w:uiPriority w:val="99"/>
    <w:semiHidden/>
    <w:rsid w:val="00F30301"/>
    <w:rPr>
      <w:lang w:val="en-US" w:eastAsia="en-US"/>
    </w:rPr>
  </w:style>
  <w:style w:type="paragraph" w:styleId="ListParagraph">
    <w:name w:val="List Paragraph"/>
    <w:basedOn w:val="Normal"/>
    <w:uiPriority w:val="34"/>
    <w:qFormat/>
    <w:rsid w:val="00FE125B"/>
    <w:pPr>
      <w:ind w:left="720"/>
    </w:pPr>
  </w:style>
  <w:style w:type="character" w:styleId="UnresolvedMention">
    <w:name w:val="Unresolved Mention"/>
    <w:uiPriority w:val="99"/>
    <w:semiHidden/>
    <w:unhideWhenUsed/>
    <w:rsid w:val="008E2F0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87400460">
      <w:bodyDiv w:val="1"/>
      <w:marLeft w:val="0"/>
      <w:marRight w:val="0"/>
      <w:marTop w:val="0"/>
      <w:marBottom w:val="0"/>
      <w:divBdr>
        <w:top w:val="none" w:sz="0" w:space="0" w:color="auto"/>
        <w:left w:val="none" w:sz="0" w:space="0" w:color="auto"/>
        <w:bottom w:val="none" w:sz="0" w:space="0" w:color="auto"/>
        <w:right w:val="none" w:sz="0" w:space="0" w:color="auto"/>
      </w:divBdr>
    </w:div>
    <w:div w:id="762339980">
      <w:bodyDiv w:val="1"/>
      <w:marLeft w:val="0"/>
      <w:marRight w:val="0"/>
      <w:marTop w:val="0"/>
      <w:marBottom w:val="0"/>
      <w:divBdr>
        <w:top w:val="none" w:sz="0" w:space="0" w:color="auto"/>
        <w:left w:val="none" w:sz="0" w:space="0" w:color="auto"/>
        <w:bottom w:val="none" w:sz="0" w:space="0" w:color="auto"/>
        <w:right w:val="none" w:sz="0" w:space="0" w:color="auto"/>
      </w:divBdr>
    </w:div>
    <w:div w:id="866257307">
      <w:bodyDiv w:val="1"/>
      <w:marLeft w:val="0"/>
      <w:marRight w:val="0"/>
      <w:marTop w:val="0"/>
      <w:marBottom w:val="0"/>
      <w:divBdr>
        <w:top w:val="none" w:sz="0" w:space="0" w:color="auto"/>
        <w:left w:val="none" w:sz="0" w:space="0" w:color="auto"/>
        <w:bottom w:val="none" w:sz="0" w:space="0" w:color="auto"/>
        <w:right w:val="none" w:sz="0" w:space="0" w:color="auto"/>
      </w:divBdr>
    </w:div>
    <w:div w:id="1403485280">
      <w:bodyDiv w:val="1"/>
      <w:marLeft w:val="0"/>
      <w:marRight w:val="0"/>
      <w:marTop w:val="0"/>
      <w:marBottom w:val="0"/>
      <w:divBdr>
        <w:top w:val="none" w:sz="0" w:space="0" w:color="auto"/>
        <w:left w:val="none" w:sz="0" w:space="0" w:color="auto"/>
        <w:bottom w:val="none" w:sz="0" w:space="0" w:color="auto"/>
        <w:right w:val="none" w:sz="0" w:space="0" w:color="auto"/>
      </w:divBdr>
    </w:div>
    <w:div w:id="14847362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legal@lhyeo.com" TargetMode="External"/><Relationship Id="rId13"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CC92C8A-ECD8-42DA-9315-119D641D8D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32</Pages>
  <Words>11740</Words>
  <Characters>66923</Characters>
  <Application>Microsoft Office Word</Application>
  <DocSecurity>0</DocSecurity>
  <Lines>557</Lines>
  <Paragraphs>157</Paragraphs>
  <ScaleCrop>false</ScaleCrop>
  <HeadingPairs>
    <vt:vector size="2" baseType="variant">
      <vt:variant>
        <vt:lpstr>Title</vt:lpstr>
      </vt:variant>
      <vt:variant>
        <vt:i4>1</vt:i4>
      </vt:variant>
    </vt:vector>
  </HeadingPairs>
  <TitlesOfParts>
    <vt:vector size="1" baseType="lpstr">
      <vt:lpstr>SALE AND PURCHASE AGREEMENT </vt:lpstr>
    </vt:vector>
  </TitlesOfParts>
  <Company>END_USER</Company>
  <LinksUpToDate>false</LinksUpToDate>
  <CharactersWithSpaces>78506</CharactersWithSpaces>
  <SharedDoc>false</SharedDoc>
  <HLinks>
    <vt:vector size="6" baseType="variant">
      <vt:variant>
        <vt:i4>7405634</vt:i4>
      </vt:variant>
      <vt:variant>
        <vt:i4>172</vt:i4>
      </vt:variant>
      <vt:variant>
        <vt:i4>0</vt:i4>
      </vt:variant>
      <vt:variant>
        <vt:i4>5</vt:i4>
      </vt:variant>
      <vt:variant>
        <vt:lpwstr>mailto:legal@lhyeo.com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SALE AND PURCHASE AGREEMENT </dc:title>
  <dc:subject/>
  <dc:creator>Eve Yeo-Yeo &amp; Partners</dc:creator>
  <cp:keywords/>
  <cp:lastModifiedBy>Eve Yeo</cp:lastModifiedBy>
  <cp:revision>2</cp:revision>
  <cp:lastPrinted>2007-08-13T08:11:00Z</cp:lastPrinted>
  <dcterms:created xsi:type="dcterms:W3CDTF">2024-05-10T08:06:00Z</dcterms:created>
  <dcterms:modified xsi:type="dcterms:W3CDTF">2024-05-10T08:06:00Z</dcterms:modified>
</cp:coreProperties>
</file>