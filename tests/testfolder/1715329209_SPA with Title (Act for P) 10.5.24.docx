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288DF3" w14:textId="77777777" w:rsidR="00597474" w:rsidRPr="008261E4" w:rsidRDefault="0002680C">
      <w:pPr>
        <w:pStyle w:val="Title"/>
        <w:rPr>
          <w:rFonts w:ascii="Book Antiqua" w:hAnsi="Book Antiqua"/>
          <w:sz w:val="20"/>
        </w:rPr>
      </w:pPr>
      <w:r w:rsidRPr="008261E4">
        <w:rPr>
          <w:rFonts w:ascii="Book Antiqua" w:hAnsi="Book Antiqua"/>
          <w:sz w:val="20"/>
        </w:rPr>
        <w:t xml:space="preserve"> </w:t>
      </w:r>
    </w:p>
    <w:p w14:paraId="6CDA911F" w14:textId="77777777" w:rsidR="00280BD0" w:rsidRPr="008261E4" w:rsidRDefault="00280BD0" w:rsidP="00280BD0">
      <w:pPr>
        <w:pStyle w:val="Title"/>
        <w:rPr>
          <w:rFonts w:ascii="Book Antiqua" w:hAnsi="Book Antiqua"/>
          <w:sz w:val="20"/>
        </w:rPr>
      </w:pPr>
    </w:p>
    <w:p w14:paraId="17FE4E0C" w14:textId="77777777" w:rsidR="00280BD0" w:rsidRPr="008261E4" w:rsidRDefault="00280BD0" w:rsidP="00280BD0">
      <w:pPr>
        <w:pStyle w:val="Title"/>
        <w:rPr>
          <w:rFonts w:ascii="Book Antiqua" w:hAnsi="Book Antiqua"/>
          <w:sz w:val="20"/>
        </w:rPr>
      </w:pPr>
      <w:r w:rsidRPr="008261E4">
        <w:rPr>
          <w:rFonts w:ascii="Book Antiqua" w:hAnsi="Book Antiqua"/>
          <w:sz w:val="20"/>
        </w:rPr>
        <w:t>SALE AND PURCHASE AGREEMENT</w:t>
      </w:r>
    </w:p>
    <w:p w14:paraId="1204D889" w14:textId="77777777" w:rsidR="00280BD0" w:rsidRPr="008261E4" w:rsidRDefault="00280BD0" w:rsidP="00280BD0">
      <w:pPr>
        <w:jc w:val="both"/>
        <w:rPr>
          <w:rFonts w:ascii="Book Antiqua" w:hAnsi="Book Antiqua"/>
          <w:b/>
          <w:u w:val="single"/>
        </w:rPr>
      </w:pPr>
    </w:p>
    <w:p w14:paraId="5EF3BFC2" w14:textId="77777777" w:rsidR="00280BD0" w:rsidRPr="008261E4" w:rsidRDefault="00280BD0" w:rsidP="00280BD0">
      <w:pPr>
        <w:jc w:val="both"/>
        <w:rPr>
          <w:rFonts w:ascii="Book Antiqua" w:hAnsi="Book Antiqua"/>
          <w:b/>
          <w:u w:val="single"/>
        </w:rPr>
      </w:pPr>
    </w:p>
    <w:p w14:paraId="481053F6" w14:textId="77777777" w:rsidR="00280BD0" w:rsidRPr="008261E4" w:rsidRDefault="00280BD0" w:rsidP="00280BD0">
      <w:pPr>
        <w:jc w:val="both"/>
        <w:rPr>
          <w:rFonts w:ascii="Book Antiqua" w:hAnsi="Book Antiqua"/>
        </w:rPr>
      </w:pPr>
      <w:r w:rsidRPr="008261E4">
        <w:rPr>
          <w:rFonts w:ascii="Book Antiqua" w:hAnsi="Book Antiqua"/>
        </w:rPr>
        <w:tab/>
      </w:r>
      <w:r w:rsidRPr="008261E4">
        <w:rPr>
          <w:rFonts w:ascii="Book Antiqua" w:hAnsi="Book Antiqua"/>
          <w:b/>
        </w:rPr>
        <w:t>AN AGREEMENT</w:t>
      </w:r>
      <w:r w:rsidRPr="008261E4">
        <w:rPr>
          <w:rFonts w:ascii="Book Antiqua" w:hAnsi="Book Antiqua"/>
        </w:rPr>
        <w:t xml:space="preserve"> made the day and year stated in Item 1 of the First Schedule hereto </w:t>
      </w:r>
      <w:r w:rsidRPr="008261E4">
        <w:rPr>
          <w:rFonts w:ascii="Book Antiqua" w:hAnsi="Book Antiqua"/>
          <w:b/>
        </w:rPr>
        <w:t xml:space="preserve">Between </w:t>
      </w:r>
      <w:r w:rsidRPr="008261E4">
        <w:rPr>
          <w:rFonts w:ascii="Book Antiqua" w:hAnsi="Book Antiqua"/>
        </w:rPr>
        <w:t xml:space="preserve">the party whose name and description are stated in Item 2 of the First Schedule hereto (hereinafter referred to as “the Vendor(s)”) of the one part </w:t>
      </w:r>
      <w:r w:rsidRPr="008261E4">
        <w:rPr>
          <w:rFonts w:ascii="Book Antiqua" w:hAnsi="Book Antiqua"/>
          <w:b/>
        </w:rPr>
        <w:t xml:space="preserve">And </w:t>
      </w:r>
      <w:r w:rsidRPr="008261E4">
        <w:rPr>
          <w:rFonts w:ascii="Book Antiqua" w:hAnsi="Book Antiqua"/>
        </w:rPr>
        <w:t>the party whose name and description are stated in Item 3 of the First Schedule hereto (hereinafter referred to as “the Purchaser(s)”) of the other part.</w:t>
      </w:r>
    </w:p>
    <w:p w14:paraId="3571E015" w14:textId="77777777" w:rsidR="00280BD0" w:rsidRDefault="00280BD0" w:rsidP="00280BD0">
      <w:pPr>
        <w:jc w:val="both"/>
        <w:rPr>
          <w:rFonts w:ascii="Book Antiqua" w:hAnsi="Book Antiqua"/>
        </w:rPr>
      </w:pPr>
    </w:p>
    <w:p w14:paraId="6CAE45B1" w14:textId="77777777" w:rsidR="00A23EF3" w:rsidRPr="008261E4" w:rsidRDefault="00A23EF3" w:rsidP="00280BD0">
      <w:pPr>
        <w:jc w:val="both"/>
        <w:rPr>
          <w:rFonts w:ascii="Book Antiqua" w:hAnsi="Book Antiqua"/>
        </w:rPr>
      </w:pPr>
    </w:p>
    <w:p w14:paraId="74B47CC0" w14:textId="77777777" w:rsidR="00280BD0" w:rsidRPr="008261E4" w:rsidRDefault="00280BD0" w:rsidP="00280BD0">
      <w:pPr>
        <w:jc w:val="both"/>
        <w:rPr>
          <w:rFonts w:ascii="Book Antiqua" w:hAnsi="Book Antiqua"/>
          <w:b/>
        </w:rPr>
      </w:pPr>
      <w:r w:rsidRPr="008261E4">
        <w:rPr>
          <w:rFonts w:ascii="Book Antiqua" w:hAnsi="Book Antiqua"/>
          <w:b/>
        </w:rPr>
        <w:t>WHEREAS: -</w:t>
      </w:r>
    </w:p>
    <w:p w14:paraId="4B22CFDB" w14:textId="77777777" w:rsidR="00280BD0" w:rsidRDefault="00280BD0" w:rsidP="00280BD0">
      <w:pPr>
        <w:jc w:val="both"/>
        <w:rPr>
          <w:rFonts w:ascii="Book Antiqua" w:hAnsi="Book Antiqua"/>
          <w:b/>
        </w:rPr>
      </w:pPr>
    </w:p>
    <w:p w14:paraId="118CD303" w14:textId="77777777" w:rsidR="00A23EF3" w:rsidRPr="008261E4" w:rsidRDefault="00A23EF3" w:rsidP="00280BD0">
      <w:pPr>
        <w:jc w:val="both"/>
        <w:rPr>
          <w:rFonts w:ascii="Book Antiqua" w:hAnsi="Book Antiqua"/>
          <w:b/>
        </w:rPr>
      </w:pPr>
    </w:p>
    <w:p w14:paraId="6287D462" w14:textId="77777777" w:rsidR="00280BD0" w:rsidRPr="008261E4" w:rsidRDefault="00280BD0" w:rsidP="00280BD0">
      <w:pPr>
        <w:pStyle w:val="BodyText"/>
        <w:numPr>
          <w:ilvl w:val="0"/>
          <w:numId w:val="1"/>
        </w:numPr>
        <w:rPr>
          <w:rFonts w:ascii="Book Antiqua" w:hAnsi="Book Antiqua"/>
          <w:sz w:val="20"/>
        </w:rPr>
      </w:pPr>
      <w:r w:rsidRPr="008261E4">
        <w:rPr>
          <w:rFonts w:ascii="Book Antiqua" w:hAnsi="Book Antiqua"/>
          <w:sz w:val="20"/>
        </w:rPr>
        <w:t xml:space="preserve">The Vendor(s) are the registered and beneficial owner of the </w:t>
      </w:r>
      <w:r w:rsidR="00217EF0" w:rsidRPr="008261E4">
        <w:rPr>
          <w:rFonts w:ascii="Book Antiqua" w:hAnsi="Book Antiqua"/>
          <w:sz w:val="20"/>
        </w:rPr>
        <w:t>Issue Document of Title</w:t>
      </w:r>
      <w:r w:rsidRPr="008261E4">
        <w:rPr>
          <w:rFonts w:ascii="Book Antiqua" w:hAnsi="Book Antiqua"/>
          <w:sz w:val="20"/>
        </w:rPr>
        <w:t xml:space="preserve"> more particularly described in Item 4 of the First Schedule hereto together with the Building described in Item 5 of the First Schedule hereto erected thereon</w:t>
      </w:r>
      <w:r w:rsidR="00A92D7F" w:rsidRPr="008261E4">
        <w:rPr>
          <w:rFonts w:ascii="Book Antiqua" w:hAnsi="Book Antiqua"/>
          <w:sz w:val="20"/>
        </w:rPr>
        <w:t xml:space="preserve"> and the Fixtures and Fittings described in Forth Schedule hereto (which said Issue Document of Title, Building and Fixtures and Fittings shall hereinafter be collectively referred to as “the said Property”)</w:t>
      </w:r>
      <w:r w:rsidRPr="008261E4">
        <w:rPr>
          <w:rFonts w:ascii="Book Antiqua" w:hAnsi="Book Antiqua"/>
          <w:sz w:val="20"/>
        </w:rPr>
        <w:t>;</w:t>
      </w:r>
    </w:p>
    <w:p w14:paraId="0FEB9995" w14:textId="77777777" w:rsidR="00280BD0" w:rsidRPr="008261E4" w:rsidRDefault="00280BD0" w:rsidP="00280BD0">
      <w:pPr>
        <w:pStyle w:val="BodyText"/>
        <w:rPr>
          <w:rFonts w:ascii="Book Antiqua" w:hAnsi="Book Antiqua"/>
          <w:sz w:val="20"/>
        </w:rPr>
      </w:pPr>
    </w:p>
    <w:p w14:paraId="5C6FA4C5" w14:textId="77777777" w:rsidR="00280BD0" w:rsidRPr="008261E4" w:rsidRDefault="00280BD0" w:rsidP="00280BD0">
      <w:pPr>
        <w:numPr>
          <w:ilvl w:val="0"/>
          <w:numId w:val="1"/>
        </w:numPr>
        <w:tabs>
          <w:tab w:val="clear" w:pos="720"/>
        </w:tabs>
        <w:jc w:val="both"/>
        <w:rPr>
          <w:rFonts w:ascii="Book Antiqua" w:hAnsi="Book Antiqua"/>
        </w:rPr>
      </w:pPr>
      <w:r w:rsidRPr="008261E4">
        <w:rPr>
          <w:rFonts w:ascii="Book Antiqua" w:hAnsi="Book Antiqua"/>
        </w:rPr>
        <w:t>The said Property is currently charged to the financial institution as stated in Item 6 of the First Schedule hereto (hereinafter referred to as “the Vendor(s)’ Financier”);</w:t>
      </w:r>
    </w:p>
    <w:p w14:paraId="421109E2" w14:textId="77777777" w:rsidR="00280BD0" w:rsidRPr="008261E4" w:rsidRDefault="00280BD0" w:rsidP="00280BD0">
      <w:pPr>
        <w:jc w:val="both"/>
        <w:rPr>
          <w:rFonts w:ascii="Book Antiqua" w:hAnsi="Book Antiqua"/>
        </w:rPr>
      </w:pPr>
    </w:p>
    <w:p w14:paraId="22B507A8" w14:textId="77777777" w:rsidR="00280BD0" w:rsidRPr="008261E4" w:rsidRDefault="00280BD0" w:rsidP="00280BD0">
      <w:pPr>
        <w:numPr>
          <w:ilvl w:val="0"/>
          <w:numId w:val="1"/>
        </w:numPr>
        <w:tabs>
          <w:tab w:val="clear" w:pos="720"/>
        </w:tabs>
        <w:jc w:val="both"/>
        <w:rPr>
          <w:rFonts w:ascii="Book Antiqua" w:hAnsi="Book Antiqua"/>
        </w:rPr>
      </w:pPr>
      <w:r w:rsidRPr="008261E4">
        <w:rPr>
          <w:rFonts w:ascii="Book Antiqua" w:hAnsi="Book Antiqua"/>
        </w:rPr>
        <w:t xml:space="preserve">The Vendor(s) have agreed to sell to the Purchaser(s) and the Purchaser(s) have agreed to purchase from the Vendor(s) the said Property free from all caveats, liens charges and encumbrances with </w:t>
      </w:r>
      <w:r w:rsidRPr="00304428">
        <w:rPr>
          <w:rFonts w:ascii="Book Antiqua" w:hAnsi="Book Antiqua"/>
          <w:highlight w:val="yellow"/>
        </w:rPr>
        <w:t>legal and vacant possession</w:t>
      </w:r>
      <w:r w:rsidRPr="008261E4">
        <w:rPr>
          <w:rFonts w:ascii="Book Antiqua" w:hAnsi="Book Antiqua"/>
        </w:rPr>
        <w:t xml:space="preserve"> but subject to the restrictions in interest (if any) and conditions expressed or implied in the document of title to the said Property and at the consideration and upon the terms and conditions hereinafter contained;</w:t>
      </w:r>
    </w:p>
    <w:p w14:paraId="15F388BB" w14:textId="77777777" w:rsidR="00280BD0" w:rsidRPr="008261E4" w:rsidRDefault="00280BD0" w:rsidP="00280BD0">
      <w:pPr>
        <w:jc w:val="both"/>
        <w:rPr>
          <w:rFonts w:ascii="Book Antiqua" w:hAnsi="Book Antiqua"/>
        </w:rPr>
      </w:pPr>
    </w:p>
    <w:p w14:paraId="3AD13976" w14:textId="77777777" w:rsidR="00C9615B" w:rsidRPr="008261E4" w:rsidRDefault="00280BD0" w:rsidP="00C9615B">
      <w:pPr>
        <w:numPr>
          <w:ilvl w:val="0"/>
          <w:numId w:val="1"/>
        </w:numPr>
        <w:tabs>
          <w:tab w:val="clear" w:pos="720"/>
        </w:tabs>
        <w:jc w:val="both"/>
        <w:rPr>
          <w:rFonts w:ascii="Book Antiqua" w:hAnsi="Book Antiqua"/>
        </w:rPr>
      </w:pPr>
      <w:r w:rsidRPr="008261E4">
        <w:rPr>
          <w:rFonts w:ascii="Book Antiqua" w:hAnsi="Book Antiqua"/>
        </w:rPr>
        <w:t>The Purchaser(s) may be applying to a financial institution (hereinafter referred to as “the Purchaser(s)’ Financier”) for a loan to finance the purchase of the said Property (hereinafter referred to as “the Purchaser(s)’ Loan”);</w:t>
      </w:r>
    </w:p>
    <w:p w14:paraId="0796414E" w14:textId="77777777" w:rsidR="00C9615B" w:rsidRPr="008261E4" w:rsidRDefault="00C9615B" w:rsidP="00C9615B">
      <w:pPr>
        <w:ind w:left="720"/>
        <w:jc w:val="both"/>
        <w:rPr>
          <w:rFonts w:ascii="Book Antiqua" w:hAnsi="Book Antiqua"/>
        </w:rPr>
      </w:pPr>
    </w:p>
    <w:p w14:paraId="2A541438" w14:textId="16E24719" w:rsidR="00280BD0" w:rsidRPr="000D587F" w:rsidRDefault="00280BD0" w:rsidP="00D10676">
      <w:pPr>
        <w:numPr>
          <w:ilvl w:val="0"/>
          <w:numId w:val="1"/>
        </w:numPr>
        <w:tabs>
          <w:tab w:val="clear" w:pos="720"/>
        </w:tabs>
        <w:jc w:val="both"/>
        <w:rPr>
          <w:rFonts w:ascii="Book Antiqua" w:hAnsi="Book Antiqua"/>
          <w:highlight w:val="yellow"/>
        </w:rPr>
      </w:pPr>
      <w:r w:rsidRPr="00D10676">
        <w:rPr>
          <w:rFonts w:ascii="Book Antiqua" w:hAnsi="Book Antiqua"/>
          <w:highlight w:val="yellow"/>
        </w:rPr>
        <w:t>The Solicitors for the Vendor(</w:t>
      </w:r>
      <w:r w:rsidRPr="000D587F">
        <w:rPr>
          <w:rFonts w:ascii="Book Antiqua" w:hAnsi="Book Antiqua"/>
          <w:highlight w:val="yellow"/>
        </w:rPr>
        <w:t>s) shall be</w:t>
      </w:r>
      <w:r w:rsidR="00C253D3" w:rsidRPr="000D587F">
        <w:rPr>
          <w:rFonts w:ascii="Book Antiqua" w:hAnsi="Book Antiqua"/>
          <w:highlight w:val="yellow"/>
        </w:rPr>
        <w:t xml:space="preserve"> </w:t>
      </w:r>
      <w:r w:rsidR="00D10676" w:rsidRPr="000D587F">
        <w:rPr>
          <w:rFonts w:ascii="Book Antiqua" w:hAnsi="Book Antiqua"/>
          <w:highlight w:val="yellow"/>
        </w:rPr>
        <w:t xml:space="preserve"> </w:t>
      </w:r>
      <w:r w:rsidR="000D587F">
        <w:rPr>
          <w:rFonts w:ascii="Book Antiqua" w:hAnsi="Book Antiqua"/>
          <w:highlight w:val="yellow"/>
        </w:rPr>
        <w:t xml:space="preserve">MESSRS </w:t>
      </w:r>
      <w:r w:rsidR="000D587F" w:rsidRPr="000D587F">
        <w:rPr>
          <w:rFonts w:ascii="Book Antiqua" w:hAnsi="Book Antiqua"/>
          <w:highlight w:val="yellow"/>
        </w:rPr>
        <w:t>${</w:t>
      </w:r>
      <w:proofErr w:type="spellStart"/>
      <w:r w:rsidR="000D587F" w:rsidRPr="000D587F">
        <w:rPr>
          <w:rFonts w:ascii="Book Antiqua" w:hAnsi="Book Antiqua"/>
          <w:highlight w:val="yellow"/>
        </w:rPr>
        <w:t>vendor_solicitors_name</w:t>
      </w:r>
      <w:proofErr w:type="spellEnd"/>
      <w:r w:rsidR="000D587F" w:rsidRPr="000D587F">
        <w:rPr>
          <w:rFonts w:ascii="Book Antiqua" w:hAnsi="Book Antiqua"/>
          <w:highlight w:val="yellow"/>
        </w:rPr>
        <w:t>}</w:t>
      </w:r>
      <w:r w:rsidR="000C0C68" w:rsidRPr="000D587F">
        <w:rPr>
          <w:rFonts w:ascii="Book Antiqua" w:hAnsi="Book Antiqua"/>
          <w:highlight w:val="yellow"/>
        </w:rPr>
        <w:t xml:space="preserve"> Advocates &amp; Solicitors of </w:t>
      </w:r>
      <w:r w:rsidR="000D587F" w:rsidRPr="000D587F">
        <w:rPr>
          <w:rFonts w:ascii="Book Antiqua" w:hAnsi="Book Antiqua"/>
          <w:highlight w:val="yellow"/>
        </w:rPr>
        <w:t>${</w:t>
      </w:r>
      <w:proofErr w:type="spellStart"/>
      <w:r w:rsidR="000D587F" w:rsidRPr="000D587F">
        <w:rPr>
          <w:rFonts w:ascii="Book Antiqua" w:hAnsi="Book Antiqua"/>
          <w:highlight w:val="yellow"/>
        </w:rPr>
        <w:t>vendor_solicitors_hq_address</w:t>
      </w:r>
      <w:proofErr w:type="spellEnd"/>
      <w:r w:rsidR="000D587F" w:rsidRPr="000D587F">
        <w:rPr>
          <w:rFonts w:ascii="Book Antiqua" w:hAnsi="Book Antiqua"/>
          <w:highlight w:val="yellow"/>
        </w:rPr>
        <w:t xml:space="preserve">} </w:t>
      </w:r>
      <w:r w:rsidR="000C0C68" w:rsidRPr="000D587F">
        <w:rPr>
          <w:rFonts w:ascii="Book Antiqua" w:hAnsi="Book Antiqua"/>
          <w:highlight w:val="yellow"/>
        </w:rPr>
        <w:t>Tel:</w:t>
      </w:r>
      <w:r w:rsidR="000D587F" w:rsidRPr="000D587F">
        <w:rPr>
          <w:highlight w:val="yellow"/>
        </w:rPr>
        <w:t xml:space="preserve"> </w:t>
      </w:r>
      <w:r w:rsidR="000D587F" w:rsidRPr="000D587F">
        <w:rPr>
          <w:rFonts w:ascii="Book Antiqua" w:hAnsi="Book Antiqua"/>
          <w:highlight w:val="yellow"/>
        </w:rPr>
        <w:t>${</w:t>
      </w:r>
      <w:proofErr w:type="spellStart"/>
      <w:r w:rsidR="000D587F" w:rsidRPr="000D587F">
        <w:rPr>
          <w:rFonts w:ascii="Book Antiqua" w:hAnsi="Book Antiqua"/>
          <w:highlight w:val="yellow"/>
        </w:rPr>
        <w:t>vendor_solicitors_tel</w:t>
      </w:r>
      <w:proofErr w:type="spellEnd"/>
      <w:r w:rsidR="000D587F" w:rsidRPr="000D587F">
        <w:rPr>
          <w:rFonts w:ascii="Book Antiqua" w:hAnsi="Book Antiqua"/>
          <w:highlight w:val="yellow"/>
        </w:rPr>
        <w:t>}</w:t>
      </w:r>
      <w:r w:rsidR="000C0C68" w:rsidRPr="000D587F">
        <w:rPr>
          <w:rFonts w:ascii="Book Antiqua" w:hAnsi="Book Antiqua"/>
          <w:highlight w:val="yellow"/>
        </w:rPr>
        <w:t xml:space="preserve"> Fax:</w:t>
      </w:r>
      <w:r w:rsidR="000D587F" w:rsidRPr="000D587F">
        <w:rPr>
          <w:highlight w:val="yellow"/>
        </w:rPr>
        <w:t xml:space="preserve"> </w:t>
      </w:r>
      <w:r w:rsidR="000D587F" w:rsidRPr="000D587F">
        <w:rPr>
          <w:rFonts w:ascii="Book Antiqua" w:hAnsi="Book Antiqua"/>
          <w:highlight w:val="yellow"/>
        </w:rPr>
        <w:t>${</w:t>
      </w:r>
      <w:proofErr w:type="spellStart"/>
      <w:r w:rsidR="000D587F" w:rsidRPr="000D587F">
        <w:rPr>
          <w:rFonts w:ascii="Book Antiqua" w:hAnsi="Book Antiqua"/>
          <w:highlight w:val="yellow"/>
        </w:rPr>
        <w:t>vendor_solicitors_fax</w:t>
      </w:r>
      <w:proofErr w:type="spellEnd"/>
      <w:r w:rsidR="000D587F" w:rsidRPr="000D587F">
        <w:rPr>
          <w:rFonts w:ascii="Book Antiqua" w:hAnsi="Book Antiqua"/>
          <w:highlight w:val="yellow"/>
        </w:rPr>
        <w:t xml:space="preserve">} </w:t>
      </w:r>
      <w:r w:rsidR="000C0C68" w:rsidRPr="000D587F">
        <w:rPr>
          <w:rFonts w:ascii="Book Antiqua" w:hAnsi="Book Antiqua"/>
          <w:highlight w:val="yellow"/>
        </w:rPr>
        <w:t>Email</w:t>
      </w:r>
      <w:r w:rsidR="000D587F" w:rsidRPr="000D587F">
        <w:rPr>
          <w:rFonts w:ascii="Book Antiqua" w:hAnsi="Book Antiqua"/>
          <w:highlight w:val="yellow"/>
        </w:rPr>
        <w:t xml:space="preserve"> : ${</w:t>
      </w:r>
      <w:proofErr w:type="spellStart"/>
      <w:r w:rsidR="000D587F" w:rsidRPr="000D587F">
        <w:rPr>
          <w:rFonts w:ascii="Book Antiqua" w:hAnsi="Book Antiqua"/>
          <w:highlight w:val="yellow"/>
        </w:rPr>
        <w:t>vendor_solicitors_email</w:t>
      </w:r>
      <w:proofErr w:type="spellEnd"/>
      <w:r w:rsidR="000D587F" w:rsidRPr="000D587F">
        <w:rPr>
          <w:rFonts w:ascii="Book Antiqua" w:hAnsi="Book Antiqua"/>
          <w:highlight w:val="yellow"/>
        </w:rPr>
        <w:t>}</w:t>
      </w:r>
      <w:r w:rsidR="000C0C68" w:rsidRPr="000D587F">
        <w:rPr>
          <w:rFonts w:ascii="Book Antiqua" w:hAnsi="Book Antiqua"/>
          <w:highlight w:val="yellow"/>
        </w:rPr>
        <w:t xml:space="preserve"> Ref:</w:t>
      </w:r>
      <w:r w:rsidR="000D587F" w:rsidRPr="000D587F">
        <w:rPr>
          <w:highlight w:val="yellow"/>
        </w:rPr>
        <w:t xml:space="preserve"> </w:t>
      </w:r>
      <w:r w:rsidR="000D587F" w:rsidRPr="000D587F">
        <w:rPr>
          <w:rFonts w:ascii="Book Antiqua" w:hAnsi="Book Antiqua"/>
          <w:highlight w:val="yellow"/>
        </w:rPr>
        <w:t>${</w:t>
      </w:r>
      <w:proofErr w:type="spellStart"/>
      <w:r w:rsidR="000D587F" w:rsidRPr="000D587F">
        <w:rPr>
          <w:rFonts w:ascii="Book Antiqua" w:hAnsi="Book Antiqua"/>
          <w:highlight w:val="yellow"/>
        </w:rPr>
        <w:t>vendor_solicitors_file_ref</w:t>
      </w:r>
      <w:proofErr w:type="spellEnd"/>
      <w:r w:rsidR="000D587F" w:rsidRPr="000D587F">
        <w:rPr>
          <w:rFonts w:ascii="Book Antiqua" w:hAnsi="Book Antiqua"/>
          <w:highlight w:val="yellow"/>
        </w:rPr>
        <w:t>}</w:t>
      </w:r>
      <w:r w:rsidR="00D10676" w:rsidRPr="000D587F">
        <w:rPr>
          <w:rFonts w:ascii="Book Antiqua" w:hAnsi="Book Antiqua"/>
          <w:highlight w:val="yellow"/>
        </w:rPr>
        <w:t xml:space="preserve"> </w:t>
      </w:r>
      <w:r w:rsidRPr="000D587F">
        <w:rPr>
          <w:rFonts w:ascii="Book Antiqua" w:hAnsi="Book Antiqua"/>
          <w:highlight w:val="yellow"/>
        </w:rPr>
        <w:t>(hereinafter referred to as “the Vendor(s)’ Solicitors”);</w:t>
      </w:r>
    </w:p>
    <w:p w14:paraId="76987BBC" w14:textId="77777777" w:rsidR="00280BD0" w:rsidRPr="008261E4" w:rsidRDefault="00280BD0" w:rsidP="00280BD0">
      <w:pPr>
        <w:jc w:val="both"/>
        <w:rPr>
          <w:rFonts w:ascii="Book Antiqua" w:hAnsi="Book Antiqua"/>
        </w:rPr>
      </w:pPr>
    </w:p>
    <w:p w14:paraId="52CFE1DE" w14:textId="3482C2B1" w:rsidR="00280BD0" w:rsidRPr="008261E4" w:rsidRDefault="00280BD0" w:rsidP="00280BD0">
      <w:pPr>
        <w:numPr>
          <w:ilvl w:val="0"/>
          <w:numId w:val="1"/>
        </w:numPr>
        <w:tabs>
          <w:tab w:val="clear" w:pos="720"/>
        </w:tabs>
        <w:jc w:val="both"/>
        <w:rPr>
          <w:rFonts w:ascii="Book Antiqua" w:hAnsi="Book Antiqua"/>
        </w:rPr>
      </w:pPr>
      <w:r w:rsidRPr="008261E4">
        <w:rPr>
          <w:rFonts w:ascii="Book Antiqua" w:hAnsi="Book Antiqua"/>
        </w:rPr>
        <w:t xml:space="preserve">The Solicitors for the Purchaser(s) shall be </w:t>
      </w:r>
      <w:r w:rsidR="005B711C" w:rsidRPr="000D587F">
        <w:rPr>
          <w:rFonts w:ascii="Book Antiqua" w:hAnsi="Book Antiqua"/>
          <w:caps/>
          <w:highlight w:val="yellow"/>
        </w:rPr>
        <w:t xml:space="preserve">MESSRS </w:t>
      </w:r>
      <w:r w:rsidR="000D587F" w:rsidRPr="000D587F">
        <w:rPr>
          <w:rFonts w:ascii="Book Antiqua" w:hAnsi="Book Antiqua"/>
          <w:caps/>
          <w:highlight w:val="yellow"/>
        </w:rPr>
        <w:t>${purchaser_solicitors_name}</w:t>
      </w:r>
      <w:r w:rsidR="005B711C" w:rsidRPr="000D587F">
        <w:rPr>
          <w:rFonts w:ascii="Book Antiqua" w:hAnsi="Book Antiqua"/>
          <w:highlight w:val="yellow"/>
        </w:rPr>
        <w:t>, Advocates &amp; Solicitors of</w:t>
      </w:r>
      <w:r w:rsidR="005B711C" w:rsidRPr="000D587F">
        <w:rPr>
          <w:rFonts w:ascii="Book Antiqua" w:hAnsi="Book Antiqua"/>
          <w:highlight w:val="yellow"/>
          <w:lang w:val="en-US"/>
        </w:rPr>
        <w:t xml:space="preserve"> </w:t>
      </w:r>
      <w:r w:rsidR="000D587F" w:rsidRPr="000D587F">
        <w:rPr>
          <w:rFonts w:ascii="Book Antiqua" w:hAnsi="Book Antiqua"/>
          <w:highlight w:val="yellow"/>
        </w:rPr>
        <w:t>${</w:t>
      </w:r>
      <w:proofErr w:type="spellStart"/>
      <w:r w:rsidR="000D587F" w:rsidRPr="000D587F">
        <w:rPr>
          <w:rFonts w:ascii="Book Antiqua" w:hAnsi="Book Antiqua"/>
          <w:highlight w:val="yellow"/>
        </w:rPr>
        <w:t>purchaser_solicitors_hq_address</w:t>
      </w:r>
      <w:proofErr w:type="spellEnd"/>
      <w:r w:rsidR="000D587F" w:rsidRPr="000D587F">
        <w:rPr>
          <w:rFonts w:ascii="Book Antiqua" w:hAnsi="Book Antiqua"/>
          <w:highlight w:val="yellow"/>
        </w:rPr>
        <w:t>}</w:t>
      </w:r>
      <w:r w:rsidR="005B711C" w:rsidRPr="000D587F">
        <w:rPr>
          <w:rFonts w:ascii="Book Antiqua" w:hAnsi="Book Antiqua"/>
          <w:highlight w:val="yellow"/>
        </w:rPr>
        <w:t xml:space="preserve">, Tel: </w:t>
      </w:r>
      <w:r w:rsidR="000D587F" w:rsidRPr="000D587F">
        <w:rPr>
          <w:rFonts w:ascii="Book Antiqua" w:hAnsi="Book Antiqua"/>
          <w:highlight w:val="yellow"/>
        </w:rPr>
        <w:t>${</w:t>
      </w:r>
      <w:proofErr w:type="spellStart"/>
      <w:r w:rsidR="000D587F" w:rsidRPr="000D587F">
        <w:rPr>
          <w:rFonts w:ascii="Book Antiqua" w:hAnsi="Book Antiqua"/>
          <w:highlight w:val="yellow"/>
        </w:rPr>
        <w:t>purchaser_solicitors_tel</w:t>
      </w:r>
      <w:proofErr w:type="spellEnd"/>
      <w:r w:rsidR="000D587F" w:rsidRPr="000D587F">
        <w:rPr>
          <w:rFonts w:ascii="Book Antiqua" w:hAnsi="Book Antiqua"/>
          <w:highlight w:val="yellow"/>
        </w:rPr>
        <w:t>}</w:t>
      </w:r>
      <w:r w:rsidR="005B711C" w:rsidRPr="000D587F">
        <w:rPr>
          <w:rFonts w:ascii="Book Antiqua" w:hAnsi="Book Antiqua"/>
          <w:highlight w:val="yellow"/>
        </w:rPr>
        <w:t xml:space="preserve">, Fax: </w:t>
      </w:r>
      <w:r w:rsidR="000D587F" w:rsidRPr="000D587F">
        <w:rPr>
          <w:rFonts w:ascii="Book Antiqua" w:hAnsi="Book Antiqua"/>
          <w:highlight w:val="yellow"/>
        </w:rPr>
        <w:t>${</w:t>
      </w:r>
      <w:proofErr w:type="spellStart"/>
      <w:r w:rsidR="000D587F" w:rsidRPr="000D587F">
        <w:rPr>
          <w:rFonts w:ascii="Book Antiqua" w:hAnsi="Book Antiqua"/>
          <w:highlight w:val="yellow"/>
        </w:rPr>
        <w:t>purchaser_solicitors_fax</w:t>
      </w:r>
      <w:proofErr w:type="spellEnd"/>
      <w:r w:rsidR="000D587F" w:rsidRPr="000D587F">
        <w:rPr>
          <w:rFonts w:ascii="Book Antiqua" w:hAnsi="Book Antiqua"/>
          <w:highlight w:val="yellow"/>
        </w:rPr>
        <w:t>}</w:t>
      </w:r>
      <w:r w:rsidR="005B711C" w:rsidRPr="000D587F">
        <w:rPr>
          <w:rFonts w:ascii="Book Antiqua" w:hAnsi="Book Antiqua"/>
          <w:highlight w:val="yellow"/>
        </w:rPr>
        <w:t xml:space="preserve">, Email: </w:t>
      </w:r>
      <w:r w:rsidR="000D587F" w:rsidRPr="000D587F">
        <w:rPr>
          <w:rFonts w:ascii="Book Antiqua" w:hAnsi="Book Antiqua"/>
          <w:highlight w:val="yellow"/>
        </w:rPr>
        <w:t>${</w:t>
      </w:r>
      <w:proofErr w:type="spellStart"/>
      <w:r w:rsidR="000D587F" w:rsidRPr="000D587F">
        <w:rPr>
          <w:rFonts w:ascii="Book Antiqua" w:hAnsi="Book Antiqua"/>
          <w:highlight w:val="yellow"/>
        </w:rPr>
        <w:t>purchaser_solicitors_email</w:t>
      </w:r>
      <w:proofErr w:type="spellEnd"/>
      <w:r w:rsidR="000D587F" w:rsidRPr="000D587F">
        <w:rPr>
          <w:rFonts w:ascii="Book Antiqua" w:hAnsi="Book Antiqua"/>
          <w:highlight w:val="yellow"/>
        </w:rPr>
        <w:t>}</w:t>
      </w:r>
      <w:r w:rsidR="005B711C" w:rsidRPr="000D587F">
        <w:rPr>
          <w:rFonts w:ascii="Book Antiqua" w:hAnsi="Book Antiqua"/>
          <w:highlight w:val="yellow"/>
        </w:rPr>
        <w:t>,</w:t>
      </w:r>
      <w:r w:rsidR="005B711C">
        <w:rPr>
          <w:rFonts w:ascii="Book Antiqua" w:hAnsi="Book Antiqua"/>
        </w:rPr>
        <w:t xml:space="preserve"> </w:t>
      </w:r>
      <w:r w:rsidR="005B711C" w:rsidRPr="000D587F">
        <w:rPr>
          <w:rFonts w:ascii="Book Antiqua" w:hAnsi="Book Antiqua"/>
          <w:highlight w:val="yellow"/>
        </w:rPr>
        <w:t>Ref:</w:t>
      </w:r>
      <w:r w:rsidR="000D587F" w:rsidRPr="000D587F">
        <w:rPr>
          <w:rFonts w:ascii="Book Antiqua" w:hAnsi="Book Antiqua"/>
          <w:highlight w:val="yellow"/>
        </w:rPr>
        <w:t xml:space="preserve"> ${</w:t>
      </w:r>
      <w:proofErr w:type="spellStart"/>
      <w:r w:rsidR="000D587F" w:rsidRPr="000D587F">
        <w:rPr>
          <w:rFonts w:ascii="Book Antiqua" w:hAnsi="Book Antiqua"/>
          <w:highlight w:val="yellow"/>
        </w:rPr>
        <w:t>file_ref</w:t>
      </w:r>
      <w:proofErr w:type="spellEnd"/>
      <w:r w:rsidR="000D587F" w:rsidRPr="000D587F">
        <w:rPr>
          <w:rFonts w:ascii="Book Antiqua" w:hAnsi="Book Antiqua"/>
          <w:highlight w:val="yellow"/>
        </w:rPr>
        <w:t>}</w:t>
      </w:r>
      <w:r w:rsidR="005B711C">
        <w:rPr>
          <w:rFonts w:ascii="Book Antiqua" w:hAnsi="Book Antiqua"/>
        </w:rPr>
        <w:t xml:space="preserve"> </w:t>
      </w:r>
      <w:r w:rsidRPr="008261E4">
        <w:rPr>
          <w:rFonts w:ascii="Book Antiqua" w:hAnsi="Book Antiqua"/>
        </w:rPr>
        <w:t>(hereinafter referred to as “the Purchaser(s)’ Solicitors”).</w:t>
      </w:r>
    </w:p>
    <w:p w14:paraId="0C18E42F" w14:textId="77777777" w:rsidR="00280BD0" w:rsidRDefault="00280BD0" w:rsidP="00280BD0">
      <w:pPr>
        <w:jc w:val="both"/>
        <w:rPr>
          <w:rFonts w:ascii="Book Antiqua" w:hAnsi="Book Antiqua"/>
          <w:b/>
          <w:u w:val="single"/>
        </w:rPr>
      </w:pPr>
    </w:p>
    <w:p w14:paraId="31F68D15" w14:textId="77777777" w:rsidR="00A23EF3" w:rsidRPr="008261E4" w:rsidRDefault="00A23EF3" w:rsidP="00280BD0">
      <w:pPr>
        <w:jc w:val="both"/>
        <w:rPr>
          <w:rFonts w:ascii="Book Antiqua" w:hAnsi="Book Antiqua"/>
          <w:b/>
          <w:u w:val="single"/>
        </w:rPr>
      </w:pPr>
    </w:p>
    <w:p w14:paraId="5A8F2656" w14:textId="77777777" w:rsidR="00280BD0" w:rsidRPr="008261E4" w:rsidRDefault="00280BD0" w:rsidP="00280BD0">
      <w:pPr>
        <w:jc w:val="both"/>
        <w:rPr>
          <w:rFonts w:ascii="Book Antiqua" w:hAnsi="Book Antiqua"/>
        </w:rPr>
      </w:pPr>
      <w:r w:rsidRPr="008261E4">
        <w:rPr>
          <w:rFonts w:ascii="Book Antiqua" w:hAnsi="Book Antiqua"/>
          <w:b/>
          <w:u w:val="single"/>
        </w:rPr>
        <w:t>NOW IT IS HEREBY AGREED</w:t>
      </w:r>
      <w:r w:rsidRPr="008261E4">
        <w:rPr>
          <w:rFonts w:ascii="Book Antiqua" w:hAnsi="Book Antiqua"/>
          <w:b/>
        </w:rPr>
        <w:t xml:space="preserve"> </w:t>
      </w:r>
      <w:r w:rsidRPr="008261E4">
        <w:rPr>
          <w:rFonts w:ascii="Book Antiqua" w:hAnsi="Book Antiqua"/>
          <w:bCs/>
        </w:rPr>
        <w:t>as follows</w:t>
      </w:r>
      <w:r w:rsidRPr="008261E4">
        <w:rPr>
          <w:rFonts w:ascii="Book Antiqua" w:hAnsi="Book Antiqua"/>
        </w:rPr>
        <w:t>: -</w:t>
      </w:r>
    </w:p>
    <w:p w14:paraId="40BE8490" w14:textId="77777777" w:rsidR="00280BD0" w:rsidRDefault="00280BD0" w:rsidP="00280BD0">
      <w:pPr>
        <w:jc w:val="both"/>
        <w:rPr>
          <w:rFonts w:ascii="Book Antiqua" w:hAnsi="Book Antiqua"/>
        </w:rPr>
      </w:pPr>
    </w:p>
    <w:p w14:paraId="67F0618D" w14:textId="77777777" w:rsidR="00A23EF3" w:rsidRPr="008261E4" w:rsidRDefault="00A23EF3" w:rsidP="00280BD0">
      <w:pPr>
        <w:jc w:val="both"/>
        <w:rPr>
          <w:rFonts w:ascii="Book Antiqua" w:hAnsi="Book Antiqua"/>
        </w:rPr>
      </w:pPr>
    </w:p>
    <w:p w14:paraId="0BDB44E1" w14:textId="77777777" w:rsidR="00280BD0" w:rsidRPr="008261E4" w:rsidRDefault="00280BD0" w:rsidP="00280BD0">
      <w:pPr>
        <w:pStyle w:val="BodyTextIndent"/>
        <w:numPr>
          <w:ilvl w:val="0"/>
          <w:numId w:val="28"/>
        </w:numPr>
        <w:tabs>
          <w:tab w:val="clear" w:pos="990"/>
        </w:tabs>
        <w:ind w:left="720" w:hanging="720"/>
        <w:rPr>
          <w:rFonts w:ascii="Book Antiqua" w:hAnsi="Book Antiqua"/>
          <w:sz w:val="20"/>
        </w:rPr>
      </w:pPr>
      <w:r w:rsidRPr="008261E4">
        <w:rPr>
          <w:rFonts w:ascii="Book Antiqua" w:hAnsi="Book Antiqua"/>
          <w:b/>
          <w:sz w:val="20"/>
        </w:rPr>
        <w:t>AGREEMENT</w:t>
      </w:r>
    </w:p>
    <w:p w14:paraId="75EE195E" w14:textId="77777777" w:rsidR="00280BD0" w:rsidRPr="008261E4" w:rsidRDefault="00280BD0" w:rsidP="00280BD0">
      <w:pPr>
        <w:pStyle w:val="BodyTextIndent"/>
        <w:ind w:left="0" w:firstLine="0"/>
        <w:rPr>
          <w:rFonts w:ascii="Book Antiqua" w:hAnsi="Book Antiqua"/>
          <w:sz w:val="20"/>
        </w:rPr>
      </w:pPr>
    </w:p>
    <w:p w14:paraId="4A501CBD" w14:textId="77777777" w:rsidR="00280BD0" w:rsidRPr="008261E4" w:rsidRDefault="00280BD0" w:rsidP="00280BD0">
      <w:pPr>
        <w:pStyle w:val="BodyTextIndent"/>
        <w:ind w:left="720" w:hanging="720"/>
        <w:rPr>
          <w:rFonts w:ascii="Book Antiqua" w:hAnsi="Book Antiqua"/>
          <w:sz w:val="20"/>
        </w:rPr>
      </w:pPr>
      <w:r w:rsidRPr="008261E4">
        <w:rPr>
          <w:rFonts w:ascii="Book Antiqua" w:hAnsi="Book Antiqua"/>
          <w:sz w:val="20"/>
        </w:rPr>
        <w:t>1.1</w:t>
      </w:r>
      <w:r w:rsidRPr="008261E4">
        <w:rPr>
          <w:rFonts w:ascii="Book Antiqua" w:hAnsi="Book Antiqua"/>
          <w:sz w:val="20"/>
        </w:rPr>
        <w:tab/>
        <w:t>In consideration of the Purchase Price of the said Property stipulated in Item 7 of the First Schedule hereto (hereinafter referred to as “the Purchase Price”) to be paid by the Purchaser(s) to the Vendor(s)’ Solicitors as stakeholders in the manner and within the times as set out in the Second Schedule hereto, the Vendor(s) hereby agree to sell and the Purchaser(s) hereby agree to purchase the said Property free from all caveats, liens charges and encumbrances but subject to the restrictions in interest and all conditions of title whether expressed or implied on an “as it is where it is” basis in the document of title to the said Property at the Purchase Price and subject to the terms and conditions hereinafter contained.</w:t>
      </w:r>
    </w:p>
    <w:p w14:paraId="7E6B6695" w14:textId="77777777" w:rsidR="00280BD0" w:rsidRPr="008261E4" w:rsidRDefault="00280BD0" w:rsidP="00280BD0">
      <w:pPr>
        <w:pStyle w:val="BodyText"/>
        <w:ind w:left="1440"/>
        <w:jc w:val="left"/>
        <w:rPr>
          <w:rFonts w:ascii="Book Antiqua" w:hAnsi="Book Antiqua"/>
          <w:sz w:val="20"/>
        </w:rPr>
      </w:pPr>
    </w:p>
    <w:p w14:paraId="794B5FDB" w14:textId="77777777" w:rsidR="00280BD0" w:rsidRPr="008261E4" w:rsidRDefault="00280BD0" w:rsidP="00280BD0">
      <w:pPr>
        <w:pStyle w:val="BodyText"/>
        <w:numPr>
          <w:ilvl w:val="0"/>
          <w:numId w:val="23"/>
        </w:numPr>
        <w:tabs>
          <w:tab w:val="clear" w:pos="990"/>
        </w:tabs>
        <w:ind w:left="720" w:hanging="720"/>
        <w:rPr>
          <w:rFonts w:ascii="Book Antiqua" w:hAnsi="Book Antiqua"/>
          <w:sz w:val="20"/>
        </w:rPr>
      </w:pPr>
      <w:r w:rsidRPr="008261E4">
        <w:rPr>
          <w:rFonts w:ascii="Book Antiqua" w:hAnsi="Book Antiqua"/>
          <w:b/>
          <w:sz w:val="20"/>
        </w:rPr>
        <w:t>EXECUTION OF THE TRANSFER</w:t>
      </w:r>
    </w:p>
    <w:p w14:paraId="5BA94CF8" w14:textId="77777777" w:rsidR="00280BD0" w:rsidRPr="008261E4" w:rsidRDefault="00280BD0" w:rsidP="00280BD0">
      <w:pPr>
        <w:pStyle w:val="BodyText"/>
        <w:rPr>
          <w:rFonts w:ascii="Book Antiqua" w:hAnsi="Book Antiqua"/>
          <w:sz w:val="20"/>
        </w:rPr>
      </w:pPr>
    </w:p>
    <w:p w14:paraId="08FA9C0A"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2.1</w:t>
      </w:r>
      <w:r w:rsidRPr="008261E4">
        <w:rPr>
          <w:rFonts w:ascii="Book Antiqua" w:hAnsi="Book Antiqua"/>
          <w:sz w:val="20"/>
        </w:rPr>
        <w:tab/>
        <w:t>Simultaneously with the execution of this Agreement the Vendor(s) shall execute the Memorandum of Transfer (hereinafter referred to as “the said Transfer”) in favour of the Purchaser(s) and shall deposit the same together with this Agreement with the Purchaser(s)’ Solicitor who are authorised by the parties hereto to proceed with the adjudication for stamp duty payable of the said Transfer only and shall not present the same for registration or forward the same to the solicitors for the Purchaser(s)’ Financier, as the case may be, until the Balance Purchase Price has been paid or until the Purchaser(s)’ Financier has confirmed in writing that the Purchaser(s)' Loan has been approved and will be released upon presentation of the said Transfer in favour of the Purchaser(s) and the Charge in favour of the Purchaser(s)’ Financier at the relevant Land Office for registration and upon payment by the Purchaser(s) of the difference between the Purchase Price and the Purchaser(s)’ Loan.</w:t>
      </w:r>
    </w:p>
    <w:p w14:paraId="1140EC39" w14:textId="77777777" w:rsidR="00850E45" w:rsidRPr="008261E4" w:rsidRDefault="00850E45" w:rsidP="00280BD0">
      <w:pPr>
        <w:pStyle w:val="BodyText"/>
        <w:ind w:left="720" w:hanging="720"/>
        <w:rPr>
          <w:rFonts w:ascii="Book Antiqua" w:hAnsi="Book Antiqua"/>
          <w:sz w:val="20"/>
        </w:rPr>
      </w:pPr>
    </w:p>
    <w:p w14:paraId="02B31037" w14:textId="77777777" w:rsidR="00850E45" w:rsidRPr="008261E4" w:rsidRDefault="00850E45" w:rsidP="00850E45">
      <w:pPr>
        <w:pStyle w:val="BodyText"/>
        <w:ind w:left="720" w:hanging="720"/>
        <w:rPr>
          <w:rFonts w:ascii="Book Antiqua" w:hAnsi="Book Antiqua"/>
          <w:sz w:val="20"/>
        </w:rPr>
      </w:pPr>
      <w:r w:rsidRPr="008261E4">
        <w:rPr>
          <w:rFonts w:ascii="Book Antiqua" w:hAnsi="Book Antiqua"/>
          <w:sz w:val="20"/>
        </w:rPr>
        <w:t>2.2</w:t>
      </w:r>
      <w:r w:rsidRPr="008261E4">
        <w:rPr>
          <w:rFonts w:ascii="Book Antiqua" w:hAnsi="Book Antiqua"/>
          <w:sz w:val="20"/>
        </w:rPr>
        <w:tab/>
        <w:t>In the event that relevant authority shall fail to issue the notice of assessment of the stamp duty payable on the memorandum of transfer within thirty (30) days from the date of submission of the memorandum of transfer for adjudication, the Completion Date shall be extended free of interest till the Purchaser(s)’ Solicitors’ actual receipt of such notice of assessment from the relevant authority.</w:t>
      </w:r>
    </w:p>
    <w:p w14:paraId="2A81C8BA" w14:textId="77777777" w:rsidR="00280BD0" w:rsidRPr="008261E4" w:rsidRDefault="00280BD0" w:rsidP="00280BD0">
      <w:pPr>
        <w:pStyle w:val="BodyText"/>
        <w:rPr>
          <w:rFonts w:ascii="Book Antiqua" w:hAnsi="Book Antiqua"/>
          <w:sz w:val="20"/>
        </w:rPr>
      </w:pPr>
    </w:p>
    <w:p w14:paraId="4FFE4AA2" w14:textId="77777777" w:rsidR="00280BD0" w:rsidRPr="008261E4" w:rsidRDefault="00280BD0" w:rsidP="00280BD0">
      <w:pPr>
        <w:pStyle w:val="BodyText"/>
        <w:numPr>
          <w:ilvl w:val="0"/>
          <w:numId w:val="23"/>
        </w:numPr>
        <w:tabs>
          <w:tab w:val="clear" w:pos="990"/>
        </w:tabs>
        <w:ind w:left="720" w:hanging="720"/>
        <w:rPr>
          <w:rFonts w:ascii="Book Antiqua" w:hAnsi="Book Antiqua"/>
          <w:sz w:val="20"/>
        </w:rPr>
      </w:pPr>
      <w:r w:rsidRPr="008261E4">
        <w:rPr>
          <w:rFonts w:ascii="Book Antiqua" w:hAnsi="Book Antiqua"/>
          <w:b/>
          <w:sz w:val="20"/>
        </w:rPr>
        <w:t>CONSENT</w:t>
      </w:r>
    </w:p>
    <w:p w14:paraId="69820922" w14:textId="77777777" w:rsidR="00280BD0" w:rsidRPr="008261E4" w:rsidRDefault="00280BD0" w:rsidP="00280BD0">
      <w:pPr>
        <w:pStyle w:val="BodyText"/>
        <w:rPr>
          <w:rFonts w:ascii="Book Antiqua" w:hAnsi="Book Antiqua"/>
          <w:sz w:val="20"/>
        </w:rPr>
      </w:pPr>
    </w:p>
    <w:p w14:paraId="3CA546DA"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3.1</w:t>
      </w:r>
      <w:r w:rsidRPr="008261E4">
        <w:rPr>
          <w:rFonts w:ascii="Book Antiqua" w:hAnsi="Book Antiqua"/>
          <w:sz w:val="20"/>
        </w:rPr>
        <w:tab/>
        <w:t>In the event that supervening circumstances hereafter necessitate the making of an application to the relevant State Authority or other relevant Authority(</w:t>
      </w:r>
      <w:proofErr w:type="spellStart"/>
      <w:r w:rsidRPr="008261E4">
        <w:rPr>
          <w:rFonts w:ascii="Book Antiqua" w:hAnsi="Book Antiqua"/>
          <w:sz w:val="20"/>
        </w:rPr>
        <w:t>ies</w:t>
      </w:r>
      <w:proofErr w:type="spellEnd"/>
      <w:r w:rsidRPr="008261E4">
        <w:rPr>
          <w:rFonts w:ascii="Book Antiqua" w:hAnsi="Book Antiqua"/>
          <w:sz w:val="20"/>
        </w:rPr>
        <w:t>) for its written consent to the transfer</w:t>
      </w:r>
      <w:r w:rsidR="0030015B" w:rsidRPr="008261E4">
        <w:rPr>
          <w:rFonts w:ascii="Book Antiqua" w:hAnsi="Book Antiqua"/>
          <w:sz w:val="20"/>
        </w:rPr>
        <w:t xml:space="preserve"> and/or charge</w:t>
      </w:r>
      <w:r w:rsidRPr="008261E4">
        <w:rPr>
          <w:rFonts w:ascii="Book Antiqua" w:hAnsi="Book Antiqua"/>
          <w:sz w:val="20"/>
        </w:rPr>
        <w:t xml:space="preserve"> of the said Property to the Purchaser(s)</w:t>
      </w:r>
      <w:r w:rsidR="0030015B" w:rsidRPr="008261E4">
        <w:rPr>
          <w:rFonts w:ascii="Book Antiqua" w:hAnsi="Book Antiqua"/>
          <w:sz w:val="20"/>
        </w:rPr>
        <w:t xml:space="preserve"> and/or Purchaser(s)’ Financier</w:t>
      </w:r>
      <w:r w:rsidRPr="008261E4">
        <w:rPr>
          <w:rFonts w:ascii="Book Antiqua" w:hAnsi="Book Antiqua"/>
          <w:sz w:val="20"/>
        </w:rPr>
        <w:t>, then the Vendor(s) shall execute and do all documents acts and things necessary for such application and notwithstanding anything herein stated to the contrary, the Completion Date shall commence from the date the said written consent</w:t>
      </w:r>
      <w:r w:rsidR="0030015B" w:rsidRPr="008261E4">
        <w:rPr>
          <w:rFonts w:ascii="Book Antiqua" w:hAnsi="Book Antiqua"/>
          <w:sz w:val="20"/>
        </w:rPr>
        <w:t xml:space="preserve"> to the transfer and/or charge</w:t>
      </w:r>
      <w:r w:rsidRPr="008261E4">
        <w:rPr>
          <w:rFonts w:ascii="Book Antiqua" w:hAnsi="Book Antiqua"/>
          <w:sz w:val="20"/>
        </w:rPr>
        <w:t xml:space="preserve"> is obtained by the Vendor(s) and a copy of the duly certified State Authority’s Consent </w:t>
      </w:r>
      <w:r w:rsidR="0030015B" w:rsidRPr="008261E4">
        <w:rPr>
          <w:rFonts w:ascii="Book Antiqua" w:hAnsi="Book Antiqua"/>
          <w:sz w:val="20"/>
        </w:rPr>
        <w:t xml:space="preserve">to the transfer and/or charge </w:t>
      </w:r>
      <w:r w:rsidRPr="008261E4">
        <w:rPr>
          <w:rFonts w:ascii="Book Antiqua" w:hAnsi="Book Antiqua"/>
          <w:sz w:val="20"/>
        </w:rPr>
        <w:t>has been received by the Purchaser(s)’ Solicitors. If the Vendor(s) shall fail to procure aforesaid written consent within Three (3) Months from the date hereof or such other period which is mutually agreed by the parties hereto, then this Agreement shall at the absolute option of the Purchaser(s) be determined whereupon the Deposit (as defined below) shall be refunded without any deduction to the Purchaser(s) within Seven (7) days from the day after the expiration of the Three (3) Months period, failing which the Vendor(s) shall pay interest at the rate of Eight per centum (8%) per annum on the Deposit calculated on a day to day basis until the date of full refund to the Purchaser(s) of the Deposit with interest thereto.</w:t>
      </w:r>
      <w:r w:rsidR="0030015B" w:rsidRPr="008261E4">
        <w:rPr>
          <w:rFonts w:ascii="Book Antiqua" w:hAnsi="Book Antiqua"/>
          <w:sz w:val="20"/>
        </w:rPr>
        <w:t xml:space="preserve"> </w:t>
      </w:r>
    </w:p>
    <w:p w14:paraId="2B9BE972" w14:textId="77777777" w:rsidR="00280BD0" w:rsidRPr="008261E4" w:rsidRDefault="00280BD0" w:rsidP="00280BD0">
      <w:pPr>
        <w:pStyle w:val="BodyText"/>
        <w:rPr>
          <w:rFonts w:ascii="Book Antiqua" w:hAnsi="Book Antiqua"/>
          <w:sz w:val="20"/>
        </w:rPr>
      </w:pPr>
    </w:p>
    <w:p w14:paraId="1757827F" w14:textId="77777777" w:rsidR="00280BD0" w:rsidRPr="008261E4" w:rsidRDefault="00280BD0" w:rsidP="00280BD0">
      <w:pPr>
        <w:pStyle w:val="BodyText"/>
        <w:rPr>
          <w:rFonts w:ascii="Book Antiqua" w:hAnsi="Book Antiqua"/>
          <w:b/>
          <w:sz w:val="20"/>
        </w:rPr>
      </w:pPr>
      <w:r w:rsidRPr="008261E4">
        <w:rPr>
          <w:rFonts w:ascii="Book Antiqua" w:hAnsi="Book Antiqua"/>
          <w:sz w:val="20"/>
        </w:rPr>
        <w:t>4A.</w:t>
      </w:r>
      <w:r w:rsidRPr="008261E4">
        <w:rPr>
          <w:rFonts w:ascii="Book Antiqua" w:hAnsi="Book Antiqua"/>
          <w:sz w:val="20"/>
        </w:rPr>
        <w:tab/>
      </w:r>
      <w:r w:rsidRPr="008261E4">
        <w:rPr>
          <w:rFonts w:ascii="Book Antiqua" w:hAnsi="Book Antiqua"/>
          <w:b/>
          <w:sz w:val="20"/>
        </w:rPr>
        <w:t>VENDOR(S)’ DUTY TO DEPOSIT DOCUMENTS</w:t>
      </w:r>
      <w:r w:rsidRPr="008261E4">
        <w:rPr>
          <w:rFonts w:ascii="Book Antiqua" w:hAnsi="Book Antiqua"/>
          <w:sz w:val="20"/>
        </w:rPr>
        <w:tab/>
      </w:r>
    </w:p>
    <w:p w14:paraId="133611F0" w14:textId="77777777" w:rsidR="00280BD0" w:rsidRPr="008261E4" w:rsidRDefault="00280BD0" w:rsidP="00280BD0">
      <w:pPr>
        <w:ind w:left="1440" w:hanging="720"/>
        <w:jc w:val="both"/>
        <w:rPr>
          <w:rFonts w:ascii="Book Antiqua" w:hAnsi="Book Antiqua"/>
        </w:rPr>
      </w:pPr>
    </w:p>
    <w:p w14:paraId="1C5AE8D3" w14:textId="77777777" w:rsidR="00280BD0" w:rsidRPr="008261E4" w:rsidRDefault="00280BD0" w:rsidP="00280BD0">
      <w:pPr>
        <w:ind w:left="720" w:hanging="720"/>
        <w:jc w:val="both"/>
        <w:rPr>
          <w:rFonts w:ascii="Book Antiqua" w:hAnsi="Book Antiqua"/>
        </w:rPr>
      </w:pPr>
      <w:r w:rsidRPr="008261E4">
        <w:rPr>
          <w:rFonts w:ascii="Book Antiqua" w:hAnsi="Book Antiqua"/>
        </w:rPr>
        <w:t>4A.1</w:t>
      </w:r>
      <w:r w:rsidRPr="008261E4">
        <w:rPr>
          <w:rFonts w:ascii="Book Antiqua" w:hAnsi="Book Antiqua"/>
        </w:rPr>
        <w:tab/>
        <w:t>Simultaneously with the execution of this Agreement, the Vendor(s) shall execute and/or deposit with the Purchaser(s)’ Solicitors the following documents failing which the Vendor(s) shall allow the Purchaser(s) an extension of time which corresponds with the period of such delay free of interest to pay the outstanding Balance Purchase Price: -</w:t>
      </w:r>
    </w:p>
    <w:p w14:paraId="66A2A8D0" w14:textId="77777777" w:rsidR="00280BD0" w:rsidRPr="008261E4" w:rsidRDefault="00280BD0" w:rsidP="00280BD0">
      <w:pPr>
        <w:ind w:left="720"/>
        <w:jc w:val="both"/>
        <w:rPr>
          <w:rFonts w:ascii="Book Antiqua" w:hAnsi="Book Antiqua"/>
        </w:rPr>
      </w:pPr>
    </w:p>
    <w:p w14:paraId="09331C51" w14:textId="77777777" w:rsidR="00280BD0"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the Memorandum of Transfer in favour of the Purchaser(s); </w:t>
      </w:r>
    </w:p>
    <w:p w14:paraId="08D2005C" w14:textId="77777777" w:rsidR="009D408F" w:rsidRDefault="009D408F" w:rsidP="009D408F">
      <w:pPr>
        <w:ind w:left="1440"/>
        <w:jc w:val="both"/>
        <w:rPr>
          <w:rFonts w:ascii="Book Antiqua" w:hAnsi="Book Antiqua"/>
        </w:rPr>
      </w:pPr>
    </w:p>
    <w:p w14:paraId="7B646DFC" w14:textId="77777777" w:rsidR="009D408F" w:rsidRPr="009D408F" w:rsidRDefault="009D408F" w:rsidP="009D408F">
      <w:pPr>
        <w:numPr>
          <w:ilvl w:val="0"/>
          <w:numId w:val="37"/>
        </w:numPr>
        <w:tabs>
          <w:tab w:val="clear" w:pos="1080"/>
        </w:tabs>
        <w:ind w:left="1440" w:hanging="720"/>
        <w:jc w:val="both"/>
        <w:rPr>
          <w:rFonts w:ascii="Book Antiqua" w:hAnsi="Book Antiqua"/>
        </w:rPr>
      </w:pPr>
      <w:r>
        <w:rPr>
          <w:rFonts w:ascii="Book Antiqua" w:hAnsi="Book Antiqua"/>
        </w:rPr>
        <w:t>One (1) complete copy of the Issue D</w:t>
      </w:r>
      <w:r w:rsidRPr="008261E4">
        <w:rPr>
          <w:rFonts w:ascii="Book Antiqua" w:hAnsi="Book Antiqua"/>
        </w:rPr>
        <w:t xml:space="preserve">ocument of </w:t>
      </w:r>
      <w:r>
        <w:rPr>
          <w:rFonts w:ascii="Book Antiqua" w:hAnsi="Book Antiqua"/>
        </w:rPr>
        <w:t>Ti</w:t>
      </w:r>
      <w:r w:rsidRPr="008261E4">
        <w:rPr>
          <w:rFonts w:ascii="Book Antiqua" w:hAnsi="Book Antiqua"/>
        </w:rPr>
        <w:t xml:space="preserve">tle to the said </w:t>
      </w:r>
      <w:r>
        <w:rPr>
          <w:rFonts w:ascii="Book Antiqua" w:hAnsi="Book Antiqua"/>
        </w:rPr>
        <w:t>Property together with the relevant plan.</w:t>
      </w:r>
    </w:p>
    <w:p w14:paraId="56DC4EF6" w14:textId="77777777" w:rsidR="00280BD0" w:rsidRPr="008261E4" w:rsidRDefault="00280BD0" w:rsidP="00280BD0">
      <w:pPr>
        <w:ind w:left="1440"/>
        <w:jc w:val="both"/>
        <w:rPr>
          <w:rFonts w:ascii="Book Antiqua" w:hAnsi="Book Antiqua"/>
        </w:rPr>
      </w:pPr>
    </w:p>
    <w:p w14:paraId="5CCE1B4B"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one (1) </w:t>
      </w:r>
      <w:r w:rsidR="00A751EE" w:rsidRPr="008261E4">
        <w:rPr>
          <w:rFonts w:ascii="Book Antiqua" w:hAnsi="Book Antiqua"/>
        </w:rPr>
        <w:t xml:space="preserve">certified true </w:t>
      </w:r>
      <w:r w:rsidRPr="008261E4">
        <w:rPr>
          <w:rFonts w:ascii="Book Antiqua" w:hAnsi="Book Antiqua"/>
        </w:rPr>
        <w:t>copy each of the current year quit rent and assessment receipt in respect of the said Property;</w:t>
      </w:r>
    </w:p>
    <w:p w14:paraId="69F9E39C" w14:textId="77777777" w:rsidR="00280BD0" w:rsidRPr="008261E4" w:rsidRDefault="00280BD0" w:rsidP="00280BD0">
      <w:pPr>
        <w:jc w:val="both"/>
        <w:rPr>
          <w:rFonts w:ascii="Book Antiqua" w:hAnsi="Book Antiqua"/>
        </w:rPr>
      </w:pPr>
    </w:p>
    <w:p w14:paraId="329DCFEF"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one (1) </w:t>
      </w:r>
      <w:r w:rsidR="000C5764" w:rsidRPr="008261E4">
        <w:rPr>
          <w:rFonts w:ascii="Book Antiqua" w:hAnsi="Book Antiqua"/>
        </w:rPr>
        <w:t xml:space="preserve">certified true </w:t>
      </w:r>
      <w:r w:rsidRPr="008261E4">
        <w:rPr>
          <w:rFonts w:ascii="Book Antiqua" w:hAnsi="Book Antiqua"/>
        </w:rPr>
        <w:t xml:space="preserve">copy each of the current electricity, water, sewerage, maintenance charges, sinking funds, fire insurances, telephone receipts in respect of the said Property; </w:t>
      </w:r>
    </w:p>
    <w:p w14:paraId="6B3ECBC1" w14:textId="77777777" w:rsidR="00280BD0" w:rsidRPr="008261E4" w:rsidRDefault="00280BD0" w:rsidP="00280BD0">
      <w:pPr>
        <w:jc w:val="both"/>
        <w:rPr>
          <w:rFonts w:ascii="Book Antiqua" w:hAnsi="Book Antiqua"/>
        </w:rPr>
      </w:pPr>
    </w:p>
    <w:p w14:paraId="631B9356"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one (1) </w:t>
      </w:r>
      <w:r w:rsidR="000C5764" w:rsidRPr="008261E4">
        <w:rPr>
          <w:rFonts w:ascii="Book Antiqua" w:hAnsi="Book Antiqua"/>
        </w:rPr>
        <w:t xml:space="preserve">certified true </w:t>
      </w:r>
      <w:r w:rsidRPr="008261E4">
        <w:rPr>
          <w:rFonts w:ascii="Book Antiqua" w:hAnsi="Book Antiqua"/>
        </w:rPr>
        <w:t>copy of the certificate of completion and compliance for occupation in respect of the said Property;</w:t>
      </w:r>
    </w:p>
    <w:p w14:paraId="33F03D8F" w14:textId="77777777" w:rsidR="00280BD0" w:rsidRPr="008261E4" w:rsidRDefault="00280BD0" w:rsidP="00280BD0">
      <w:pPr>
        <w:pStyle w:val="LightGrid-Accent31"/>
        <w:rPr>
          <w:rFonts w:ascii="Book Antiqua" w:hAnsi="Book Antiqua"/>
        </w:rPr>
      </w:pPr>
    </w:p>
    <w:p w14:paraId="22765F55"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one (1) copy of each of all approved plans for all renovations (if any) carried out in respect of the said Property; </w:t>
      </w:r>
    </w:p>
    <w:p w14:paraId="32340530" w14:textId="77777777" w:rsidR="00280BD0" w:rsidRPr="008261E4" w:rsidRDefault="00280BD0" w:rsidP="00280BD0">
      <w:pPr>
        <w:pStyle w:val="LightGrid-Accent31"/>
        <w:rPr>
          <w:rFonts w:ascii="Book Antiqua" w:hAnsi="Book Antiqua"/>
        </w:rPr>
      </w:pPr>
    </w:p>
    <w:p w14:paraId="10B7DCF4"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one (1) </w:t>
      </w:r>
      <w:r w:rsidR="000C5764" w:rsidRPr="008261E4">
        <w:rPr>
          <w:rFonts w:ascii="Book Antiqua" w:hAnsi="Book Antiqua"/>
        </w:rPr>
        <w:t xml:space="preserve">certified true </w:t>
      </w:r>
      <w:r w:rsidRPr="008261E4">
        <w:rPr>
          <w:rFonts w:ascii="Book Antiqua" w:hAnsi="Book Antiqua"/>
        </w:rPr>
        <w:t xml:space="preserve">copy of the Vendor(s)’ identity card; </w:t>
      </w:r>
    </w:p>
    <w:p w14:paraId="78A4404C" w14:textId="77777777" w:rsidR="00280BD0" w:rsidRPr="008261E4" w:rsidRDefault="00280BD0" w:rsidP="00280BD0">
      <w:pPr>
        <w:jc w:val="both"/>
        <w:rPr>
          <w:rFonts w:ascii="Book Antiqua" w:hAnsi="Book Antiqua"/>
        </w:rPr>
      </w:pPr>
    </w:p>
    <w:p w14:paraId="5043A4A3" w14:textId="38C4CA2A"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 xml:space="preserve">copies of relevant pages of the Loan/Security </w:t>
      </w:r>
      <w:r w:rsidRPr="008261E4">
        <w:rPr>
          <w:rFonts w:ascii="Book Antiqua" w:hAnsi="Book Antiqua"/>
        </w:rPr>
        <w:t>Documents</w:t>
      </w:r>
      <w:r w:rsidR="00ED79C5">
        <w:rPr>
          <w:rFonts w:ascii="Book Antiqua" w:hAnsi="Book Antiqua"/>
        </w:rPr>
        <w:t xml:space="preserve"> </w:t>
      </w:r>
      <w:r w:rsidR="00ED79C5">
        <w:rPr>
          <w:rFonts w:ascii="Book Antiqua" w:hAnsi="Book Antiqua"/>
        </w:rPr>
        <w:t>together with the latest bank statement to confirm the outstanding loan does not exceed the Balance Purchase Price</w:t>
      </w:r>
      <w:r w:rsidRPr="008261E4">
        <w:rPr>
          <w:rFonts w:ascii="Book Antiqua" w:hAnsi="Book Antiqua"/>
        </w:rPr>
        <w:t xml:space="preserve">; </w:t>
      </w:r>
    </w:p>
    <w:p w14:paraId="4E0FD2F6" w14:textId="77777777" w:rsidR="00280BD0" w:rsidRPr="008261E4" w:rsidRDefault="00280BD0" w:rsidP="00280BD0">
      <w:pPr>
        <w:jc w:val="both"/>
        <w:rPr>
          <w:rFonts w:ascii="Book Antiqua" w:hAnsi="Book Antiqua"/>
        </w:rPr>
      </w:pPr>
    </w:p>
    <w:p w14:paraId="501D07B9"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one (1) copy each of RPGT Form 3 and “Lampiran 4”, duly signed by the Vendor(s) for the purpose of seeking an exemption of the real property gain tax payable in respect of the disposal of the said Property (if any);</w:t>
      </w:r>
    </w:p>
    <w:p w14:paraId="04BE34AE" w14:textId="77777777" w:rsidR="00280BD0" w:rsidRPr="008261E4" w:rsidRDefault="00280BD0" w:rsidP="00280BD0">
      <w:pPr>
        <w:jc w:val="both"/>
        <w:rPr>
          <w:rFonts w:ascii="Book Antiqua" w:hAnsi="Book Antiqua"/>
        </w:rPr>
      </w:pPr>
    </w:p>
    <w:p w14:paraId="0FF79CFA" w14:textId="77777777" w:rsidR="00280BD0" w:rsidRPr="008261E4" w:rsidRDefault="00280BD0" w:rsidP="00280BD0">
      <w:pPr>
        <w:numPr>
          <w:ilvl w:val="0"/>
          <w:numId w:val="37"/>
        </w:numPr>
        <w:tabs>
          <w:tab w:val="clear" w:pos="1080"/>
          <w:tab w:val="num" w:pos="1440"/>
        </w:tabs>
        <w:ind w:left="1440" w:hanging="720"/>
        <w:jc w:val="both"/>
        <w:rPr>
          <w:rFonts w:ascii="Book Antiqua" w:hAnsi="Book Antiqua"/>
        </w:rPr>
      </w:pPr>
      <w:r w:rsidRPr="008261E4">
        <w:rPr>
          <w:rFonts w:ascii="Book Antiqua" w:hAnsi="Book Antiqua"/>
        </w:rPr>
        <w:t xml:space="preserve">one (1) complete copy of the Principal Sale and Purchase Agreement and Deed of Mutual Covenants (if any); </w:t>
      </w:r>
    </w:p>
    <w:p w14:paraId="294DEB47" w14:textId="77777777" w:rsidR="00280BD0" w:rsidRPr="008261E4" w:rsidRDefault="00280BD0" w:rsidP="00280BD0">
      <w:pPr>
        <w:jc w:val="both"/>
        <w:rPr>
          <w:rFonts w:ascii="Book Antiqua" w:hAnsi="Book Antiqua"/>
        </w:rPr>
      </w:pPr>
    </w:p>
    <w:p w14:paraId="2D47CF12"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in the event any of the parties hereto shall be a limited company, the following documents duly certified by its company secretary: -</w:t>
      </w:r>
    </w:p>
    <w:p w14:paraId="36DFBBEF" w14:textId="77777777" w:rsidR="00280BD0" w:rsidRPr="008261E4" w:rsidRDefault="00280BD0" w:rsidP="00280BD0">
      <w:pPr>
        <w:ind w:left="720"/>
        <w:jc w:val="both"/>
        <w:rPr>
          <w:rFonts w:ascii="Book Antiqua" w:hAnsi="Book Antiqua"/>
        </w:rPr>
      </w:pPr>
    </w:p>
    <w:p w14:paraId="403983DC" w14:textId="77777777" w:rsidR="00280BD0" w:rsidRPr="008261E4" w:rsidRDefault="00280BD0" w:rsidP="00280BD0">
      <w:pPr>
        <w:numPr>
          <w:ilvl w:val="1"/>
          <w:numId w:val="37"/>
        </w:numPr>
        <w:jc w:val="both"/>
        <w:rPr>
          <w:rFonts w:ascii="Book Antiqua" w:hAnsi="Book Antiqua"/>
        </w:rPr>
      </w:pPr>
      <w:r w:rsidRPr="008261E4">
        <w:rPr>
          <w:rFonts w:ascii="Book Antiqua" w:hAnsi="Book Antiqua"/>
        </w:rPr>
        <w:t>Memorandum and Article of Association;</w:t>
      </w:r>
    </w:p>
    <w:p w14:paraId="7984660F" w14:textId="77777777" w:rsidR="00280BD0" w:rsidRPr="008261E4" w:rsidRDefault="00280BD0" w:rsidP="00280BD0">
      <w:pPr>
        <w:numPr>
          <w:ilvl w:val="1"/>
          <w:numId w:val="37"/>
        </w:numPr>
        <w:jc w:val="both"/>
        <w:rPr>
          <w:rFonts w:ascii="Book Antiqua" w:hAnsi="Book Antiqua"/>
        </w:rPr>
      </w:pPr>
      <w:r w:rsidRPr="008261E4">
        <w:rPr>
          <w:rFonts w:ascii="Book Antiqua" w:hAnsi="Book Antiqua"/>
        </w:rPr>
        <w:t>Form 24 and 49;</w:t>
      </w:r>
    </w:p>
    <w:p w14:paraId="674C572A" w14:textId="77777777" w:rsidR="00280BD0" w:rsidRPr="008261E4" w:rsidRDefault="00280BD0" w:rsidP="00280BD0">
      <w:pPr>
        <w:numPr>
          <w:ilvl w:val="1"/>
          <w:numId w:val="37"/>
        </w:numPr>
        <w:jc w:val="both"/>
        <w:rPr>
          <w:rFonts w:ascii="Book Antiqua" w:hAnsi="Book Antiqua"/>
        </w:rPr>
      </w:pPr>
      <w:r w:rsidRPr="008261E4">
        <w:rPr>
          <w:rFonts w:ascii="Book Antiqua" w:hAnsi="Book Antiqua"/>
        </w:rPr>
        <w:t>Relevant resolution from the board of directors authorising the sale or the purchase, as the case may be, of the said Property; and</w:t>
      </w:r>
    </w:p>
    <w:p w14:paraId="76B8E110" w14:textId="77777777" w:rsidR="00280BD0" w:rsidRPr="008261E4" w:rsidRDefault="00280BD0" w:rsidP="00280BD0">
      <w:pPr>
        <w:jc w:val="both"/>
        <w:rPr>
          <w:rFonts w:ascii="Book Antiqua" w:hAnsi="Book Antiqua"/>
        </w:rPr>
      </w:pPr>
    </w:p>
    <w:p w14:paraId="2D9F17DA"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All prior agreements and assignments (if any);</w:t>
      </w:r>
    </w:p>
    <w:p w14:paraId="4B62D58B" w14:textId="77777777" w:rsidR="00280BD0" w:rsidRPr="008261E4" w:rsidRDefault="00280BD0" w:rsidP="00280BD0">
      <w:pPr>
        <w:ind w:left="1440"/>
        <w:jc w:val="both"/>
        <w:rPr>
          <w:rFonts w:ascii="Book Antiqua" w:hAnsi="Book Antiqua"/>
        </w:rPr>
      </w:pPr>
    </w:p>
    <w:p w14:paraId="29A71D0C" w14:textId="77777777" w:rsidR="00280BD0" w:rsidRPr="008261E4" w:rsidRDefault="00280BD0" w:rsidP="00280BD0">
      <w:pPr>
        <w:numPr>
          <w:ilvl w:val="0"/>
          <w:numId w:val="37"/>
        </w:numPr>
        <w:tabs>
          <w:tab w:val="clear" w:pos="1080"/>
        </w:tabs>
        <w:ind w:left="1440" w:hanging="720"/>
        <w:jc w:val="both"/>
        <w:rPr>
          <w:rFonts w:ascii="Book Antiqua" w:hAnsi="Book Antiqua"/>
        </w:rPr>
      </w:pPr>
      <w:r w:rsidRPr="008261E4">
        <w:rPr>
          <w:rFonts w:ascii="Book Antiqua" w:hAnsi="Book Antiqua"/>
        </w:rPr>
        <w:t>all other documents as may be necessary to give effect to the Transfer .</w:t>
      </w:r>
    </w:p>
    <w:p w14:paraId="0B123040" w14:textId="77777777" w:rsidR="00280BD0" w:rsidRPr="008261E4" w:rsidRDefault="00280BD0" w:rsidP="00280BD0">
      <w:pPr>
        <w:pStyle w:val="BodyText"/>
        <w:rPr>
          <w:rFonts w:ascii="Book Antiqua" w:hAnsi="Book Antiqua"/>
          <w:sz w:val="20"/>
        </w:rPr>
      </w:pPr>
    </w:p>
    <w:p w14:paraId="53D1C763"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4A.2</w:t>
      </w:r>
      <w:r w:rsidRPr="008261E4">
        <w:rPr>
          <w:rFonts w:ascii="Book Antiqua" w:hAnsi="Book Antiqua"/>
          <w:sz w:val="20"/>
        </w:rPr>
        <w:tab/>
        <w:t xml:space="preserve">In the event that the quit rent and/or assessment receipts deposited with Purchaser(s)’ Solicitors pursuant to sub-clause 4A.1(b) above is no longer valid for the purpose of registration of the Transfer, the Vendor(s) hereby agrees to deliver to the Purchaser(s)’ Solicitors or the solicitors for the Purchaser(s)’ Financier, as the case may be, within seven (7) days from the date of receipt of such written request by the Purchaser(s)’ Solicitors or the solicitors for the Purchaser(s)’ Financier, as the case may be, the valid quit rent and/or assessment receipts in respect of the Property to facilitate the presentation of the Transfer for registration at the relevant land office/registry provided that any time exceeding seven (7) days that is taken by the Vendor(s) to deliver the valid quit rent and/or assessment receipts shall not be taken into account in computing the time taken by the Purchaser(s) to settle the Balance Purchase Price and if the Memorandum of Transfer has expired solely as a result of the </w:t>
      </w:r>
      <w:r w:rsidR="00F9307E" w:rsidRPr="008261E4">
        <w:rPr>
          <w:rFonts w:ascii="Book Antiqua" w:hAnsi="Book Antiqua"/>
          <w:sz w:val="20"/>
        </w:rPr>
        <w:t xml:space="preserve">Vendor’s delay in providing </w:t>
      </w:r>
      <w:r w:rsidRPr="008261E4">
        <w:rPr>
          <w:rFonts w:ascii="Book Antiqua" w:hAnsi="Book Antiqua"/>
          <w:sz w:val="20"/>
        </w:rPr>
        <w:t>the valid quit rent and assessment receipts in excess of the said seven (7) days, the Vendor(s) shall be liable to pay for the penalty charges imposed on the registration fees for Transfer.</w:t>
      </w:r>
    </w:p>
    <w:p w14:paraId="31DB0D63" w14:textId="77777777" w:rsidR="00280BD0" w:rsidRPr="008261E4" w:rsidRDefault="00280BD0" w:rsidP="00280BD0">
      <w:pPr>
        <w:pStyle w:val="BodyText"/>
        <w:rPr>
          <w:rFonts w:ascii="Book Antiqua" w:hAnsi="Book Antiqua"/>
          <w:sz w:val="20"/>
        </w:rPr>
      </w:pPr>
    </w:p>
    <w:p w14:paraId="3B9D6270" w14:textId="77777777" w:rsidR="00280BD0" w:rsidRPr="008261E4" w:rsidRDefault="00280BD0" w:rsidP="00280BD0">
      <w:pPr>
        <w:pStyle w:val="BodyText"/>
        <w:tabs>
          <w:tab w:val="left" w:pos="720"/>
        </w:tabs>
        <w:ind w:left="1440" w:hanging="1440"/>
        <w:rPr>
          <w:rFonts w:ascii="Book Antiqua" w:hAnsi="Book Antiqua"/>
          <w:b/>
          <w:sz w:val="20"/>
        </w:rPr>
      </w:pPr>
      <w:r w:rsidRPr="008261E4">
        <w:rPr>
          <w:rFonts w:ascii="Book Antiqua" w:hAnsi="Book Antiqua"/>
          <w:sz w:val="20"/>
        </w:rPr>
        <w:t>4.</w:t>
      </w:r>
      <w:r w:rsidRPr="008261E4">
        <w:rPr>
          <w:rFonts w:ascii="Book Antiqua" w:hAnsi="Book Antiqua"/>
          <w:sz w:val="20"/>
        </w:rPr>
        <w:tab/>
      </w:r>
      <w:r w:rsidRPr="008261E4">
        <w:rPr>
          <w:rFonts w:ascii="Book Antiqua" w:hAnsi="Book Antiqua"/>
          <w:b/>
          <w:sz w:val="20"/>
        </w:rPr>
        <w:t>REDEMPTION OF PROPERTY &amp; ISSUE DOCUMENT OF TITLE</w:t>
      </w:r>
    </w:p>
    <w:p w14:paraId="1FD62381" w14:textId="77777777" w:rsidR="00280BD0" w:rsidRPr="008261E4" w:rsidRDefault="00280BD0" w:rsidP="00280BD0">
      <w:pPr>
        <w:pStyle w:val="BodyText"/>
        <w:tabs>
          <w:tab w:val="left" w:pos="720"/>
        </w:tabs>
        <w:ind w:left="1440" w:hanging="720"/>
        <w:rPr>
          <w:rFonts w:ascii="Book Antiqua" w:hAnsi="Book Antiqua"/>
          <w:sz w:val="20"/>
        </w:rPr>
      </w:pPr>
    </w:p>
    <w:p w14:paraId="751CC3E8" w14:textId="77777777" w:rsidR="00280BD0" w:rsidRPr="008261E4" w:rsidRDefault="00280BD0" w:rsidP="00280BD0">
      <w:pPr>
        <w:pStyle w:val="BodyText"/>
        <w:tabs>
          <w:tab w:val="left" w:pos="720"/>
        </w:tabs>
        <w:ind w:left="720" w:hanging="720"/>
        <w:rPr>
          <w:rFonts w:ascii="Book Antiqua" w:hAnsi="Book Antiqua"/>
          <w:sz w:val="20"/>
        </w:rPr>
      </w:pPr>
      <w:r w:rsidRPr="008261E4">
        <w:rPr>
          <w:rFonts w:ascii="Book Antiqua" w:hAnsi="Book Antiqua"/>
          <w:sz w:val="20"/>
        </w:rPr>
        <w:t>4.1</w:t>
      </w:r>
      <w:r w:rsidRPr="008261E4">
        <w:rPr>
          <w:rFonts w:ascii="Book Antiqua" w:hAnsi="Book Antiqua"/>
          <w:sz w:val="20"/>
        </w:rPr>
        <w:tab/>
        <w:t>In the event the said Property is charged to the Vendor(s)’ Financier: -</w:t>
      </w:r>
    </w:p>
    <w:p w14:paraId="6B949663" w14:textId="77777777" w:rsidR="00280BD0" w:rsidRPr="008261E4" w:rsidRDefault="00280BD0" w:rsidP="00280BD0">
      <w:pPr>
        <w:pStyle w:val="BodyText"/>
        <w:tabs>
          <w:tab w:val="left" w:pos="720"/>
        </w:tabs>
        <w:ind w:left="1440" w:hanging="720"/>
        <w:rPr>
          <w:rFonts w:ascii="Book Antiqua" w:hAnsi="Book Antiqua"/>
          <w:sz w:val="20"/>
        </w:rPr>
      </w:pPr>
    </w:p>
    <w:p w14:paraId="3E5A3E97" w14:textId="77777777" w:rsidR="00280BD0" w:rsidRPr="008261E4" w:rsidRDefault="00280BD0" w:rsidP="00280BD0">
      <w:pPr>
        <w:pStyle w:val="BodyText"/>
        <w:tabs>
          <w:tab w:val="left" w:pos="720"/>
        </w:tabs>
        <w:ind w:left="1440" w:hanging="720"/>
        <w:rPr>
          <w:rFonts w:ascii="Book Antiqua" w:hAnsi="Book Antiqua"/>
          <w:sz w:val="20"/>
        </w:rPr>
      </w:pPr>
      <w:r w:rsidRPr="008261E4">
        <w:rPr>
          <w:rFonts w:ascii="Book Antiqua" w:hAnsi="Book Antiqua"/>
          <w:sz w:val="20"/>
        </w:rPr>
        <w:t>(a)</w:t>
      </w:r>
      <w:r w:rsidRPr="008261E4">
        <w:rPr>
          <w:rFonts w:ascii="Book Antiqua" w:hAnsi="Book Antiqua"/>
          <w:sz w:val="20"/>
        </w:rPr>
        <w:tab/>
        <w:t>the Vendor(s) shall procure the Redemption Statement from the Vendor(s)’ Financier and deliver the same to the Purchaser(s)’ Solicitors or Purchaser(s) Financier’s Solicitors together with the Vendor(s) Undertaking to refund, Statutory Declaration, the current quit rent and assessment receipts, as the case may be, within Fourteen (14) days from the date of request made by the Purchaser(s) Solicitor or the Purchaser(s) Financier’s Solicitors, as the case may be, failing which the Vendor(s) shall allow the Purchaser(s) an extension of time which corresponds with the period of such delay without interest to pay the outstanding Balance Purchase Price</w:t>
      </w:r>
      <w:r w:rsidR="00F533DD" w:rsidRPr="008261E4">
        <w:rPr>
          <w:rFonts w:ascii="Book Antiqua" w:hAnsi="Book Antiqua"/>
          <w:sz w:val="20"/>
        </w:rPr>
        <w:t xml:space="preserve"> and further, if such delay is in excess of Thirty (30) days from the date of receipt by the Vendor(s)’ Solicitors of the written request the Purchaser(s) shall have the right at their absolute discretion to terminate this Agreement and the remedy in the Clause 8 shall apply</w:t>
      </w:r>
      <w:r w:rsidR="00C56A60" w:rsidRPr="008261E4">
        <w:rPr>
          <w:rFonts w:ascii="Book Antiqua" w:hAnsi="Book Antiqua"/>
          <w:sz w:val="20"/>
        </w:rPr>
        <w:t xml:space="preserve"> OR if the Memorandum of Transfer has expired solely as a result of the Vendor(s)’ delay in providing the Discharge Documents in excess of the said fourteen (14) days, the Vendor(s) shall be liable to pay for the penalty charges imposed on the registration fees for Transfer</w:t>
      </w:r>
      <w:r w:rsidRPr="008261E4">
        <w:rPr>
          <w:rFonts w:ascii="Book Antiqua" w:hAnsi="Book Antiqua"/>
          <w:sz w:val="20"/>
        </w:rPr>
        <w:t>;</w:t>
      </w:r>
    </w:p>
    <w:p w14:paraId="271FEC9E" w14:textId="77777777" w:rsidR="00280BD0" w:rsidRPr="008261E4" w:rsidRDefault="00280BD0" w:rsidP="00280BD0">
      <w:pPr>
        <w:pStyle w:val="BodyText"/>
        <w:tabs>
          <w:tab w:val="left" w:pos="720"/>
        </w:tabs>
        <w:rPr>
          <w:rFonts w:ascii="Book Antiqua" w:hAnsi="Book Antiqua"/>
          <w:sz w:val="20"/>
        </w:rPr>
      </w:pPr>
    </w:p>
    <w:p w14:paraId="0EC52100" w14:textId="77777777" w:rsidR="00280BD0" w:rsidRPr="008261E4" w:rsidRDefault="00280BD0" w:rsidP="00280BD0">
      <w:pPr>
        <w:pStyle w:val="BodyText"/>
        <w:ind w:left="1440" w:hanging="720"/>
        <w:rPr>
          <w:rFonts w:ascii="Book Antiqua" w:hAnsi="Book Antiqua"/>
          <w:sz w:val="20"/>
        </w:rPr>
      </w:pPr>
      <w:r w:rsidRPr="008261E4">
        <w:rPr>
          <w:rFonts w:ascii="Book Antiqua" w:hAnsi="Book Antiqua"/>
          <w:sz w:val="20"/>
        </w:rPr>
        <w:t>(b)</w:t>
      </w:r>
      <w:r w:rsidRPr="008261E4">
        <w:rPr>
          <w:rFonts w:ascii="Book Antiqua" w:hAnsi="Book Antiqua"/>
          <w:sz w:val="20"/>
        </w:rPr>
        <w:tab/>
        <w:t>The parties hereby irrevocably authorise the Vendor(s)’ Solicitors to redeem the said Property from the Vendor(s)’ Financier out of the Balance Purchase Price payable under the Second Schedule hereto Provided Always that if the Balance Purchase Price is insufficient to redeem the said Property from the Vendor(s)’ Financier, the Vendor(s) undertake to pay within fourteen (14) days any sum or sums outstanding and due to the Vendor(s)’s Financier, failing which the Vendor(s) shall allow the Purchaser(s) an extension of time which corresponds with the period of such delay without interest to pay the outstanding Balance Purchase Price;</w:t>
      </w:r>
    </w:p>
    <w:p w14:paraId="3B8FA7EF" w14:textId="77777777" w:rsidR="00280BD0" w:rsidRPr="008261E4" w:rsidRDefault="00280BD0" w:rsidP="00280BD0">
      <w:pPr>
        <w:pStyle w:val="BodyText"/>
        <w:rPr>
          <w:rFonts w:ascii="Book Antiqua" w:hAnsi="Book Antiqua"/>
          <w:sz w:val="20"/>
        </w:rPr>
      </w:pPr>
    </w:p>
    <w:p w14:paraId="112A58BD" w14:textId="77777777" w:rsidR="00280BD0" w:rsidRPr="008261E4" w:rsidRDefault="00280BD0" w:rsidP="00280BD0">
      <w:pPr>
        <w:pStyle w:val="BodyText"/>
        <w:numPr>
          <w:ilvl w:val="0"/>
          <w:numId w:val="30"/>
        </w:numPr>
        <w:tabs>
          <w:tab w:val="clear" w:pos="1080"/>
        </w:tabs>
        <w:ind w:left="1440" w:hanging="720"/>
        <w:rPr>
          <w:rFonts w:ascii="Book Antiqua" w:hAnsi="Book Antiqua"/>
          <w:sz w:val="20"/>
        </w:rPr>
      </w:pPr>
      <w:r w:rsidRPr="008261E4">
        <w:rPr>
          <w:rFonts w:ascii="Book Antiqua" w:hAnsi="Book Antiqua"/>
          <w:sz w:val="20"/>
        </w:rPr>
        <w:t xml:space="preserve">Upon payment of the redemption sum to the Vendor(s)’ Financier for the redemption of the said Property, the Vendor(s) shall obtain and /or cause to be delivered to the Purchaser(s)’ Solicitors or the Purchaser(s)’ Financier’s Solicitors, as the case may be, the following documents (hereinafter collectively be referred to as “the Discharge Documents”) within Fourteen (14) days from the date of such payment, failing which the Vendor(s) shall allow the Purchaser(s) an extension of time which corresponds with the period of such delay without interest to pay the outstanding Balance Purchase Price and if the Memorandum of Transfer has expired solely as a result of the Vendor(s)’ delay in providing the Discharge Documents in excess of the said fourteen (14) days, the Vendor(s) shall be liable to pay for the penalty charges imposed on the registration fees for Transfer.: - </w:t>
      </w:r>
    </w:p>
    <w:p w14:paraId="209B0721" w14:textId="77777777" w:rsidR="00280BD0" w:rsidRPr="008261E4" w:rsidRDefault="00280BD0" w:rsidP="00280BD0">
      <w:pPr>
        <w:pStyle w:val="BodyText"/>
        <w:rPr>
          <w:rFonts w:ascii="Book Antiqua" w:hAnsi="Book Antiqua"/>
          <w:sz w:val="20"/>
        </w:rPr>
      </w:pPr>
    </w:p>
    <w:p w14:paraId="766D46DD"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the Original Issue Document of Title in respect of the said Property;</w:t>
      </w:r>
    </w:p>
    <w:p w14:paraId="5944903C" w14:textId="77777777" w:rsidR="00280BD0" w:rsidRPr="008261E4" w:rsidRDefault="00280BD0" w:rsidP="00280BD0">
      <w:pPr>
        <w:pStyle w:val="BodyText"/>
        <w:rPr>
          <w:rFonts w:ascii="Book Antiqua" w:hAnsi="Book Antiqua"/>
          <w:sz w:val="20"/>
        </w:rPr>
      </w:pPr>
    </w:p>
    <w:p w14:paraId="365E22B1"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the Duplicate Charge;</w:t>
      </w:r>
    </w:p>
    <w:p w14:paraId="5465B26C" w14:textId="77777777" w:rsidR="00280BD0" w:rsidRPr="008261E4" w:rsidRDefault="00280BD0" w:rsidP="00280BD0">
      <w:pPr>
        <w:pStyle w:val="BodyText"/>
        <w:rPr>
          <w:rFonts w:ascii="Book Antiqua" w:hAnsi="Book Antiqua"/>
          <w:sz w:val="20"/>
        </w:rPr>
      </w:pPr>
    </w:p>
    <w:p w14:paraId="5C7AB612"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 xml:space="preserve">the </w:t>
      </w:r>
      <w:r w:rsidR="00B1447D" w:rsidRPr="008261E4">
        <w:rPr>
          <w:rFonts w:ascii="Book Antiqua" w:hAnsi="Book Antiqua"/>
          <w:sz w:val="20"/>
        </w:rPr>
        <w:t xml:space="preserve">duly stamped </w:t>
      </w:r>
      <w:r w:rsidRPr="008261E4">
        <w:rPr>
          <w:rFonts w:ascii="Book Antiqua" w:hAnsi="Book Antiqua"/>
          <w:sz w:val="20"/>
        </w:rPr>
        <w:t xml:space="preserve">Discharge of Charge duly executed by the Vendor(s)’ Financier; </w:t>
      </w:r>
    </w:p>
    <w:p w14:paraId="6AA7AC66" w14:textId="77777777" w:rsidR="00280BD0" w:rsidRPr="008261E4" w:rsidRDefault="00280BD0" w:rsidP="00280BD0">
      <w:pPr>
        <w:pStyle w:val="BodyText"/>
        <w:rPr>
          <w:rFonts w:ascii="Book Antiqua" w:hAnsi="Book Antiqua"/>
          <w:sz w:val="20"/>
        </w:rPr>
      </w:pPr>
    </w:p>
    <w:p w14:paraId="3D8DB96B"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 xml:space="preserve">the Withdrawal of Caveat (if any); </w:t>
      </w:r>
    </w:p>
    <w:p w14:paraId="010F1B16" w14:textId="77777777" w:rsidR="00280BD0" w:rsidRPr="008261E4" w:rsidRDefault="00280BD0" w:rsidP="00280BD0">
      <w:pPr>
        <w:pStyle w:val="LightGrid-Accent31"/>
        <w:rPr>
          <w:rFonts w:ascii="Book Antiqua" w:hAnsi="Book Antiqua"/>
        </w:rPr>
      </w:pPr>
    </w:p>
    <w:p w14:paraId="3B8ECCF8"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 xml:space="preserve">The </w:t>
      </w:r>
      <w:r w:rsidR="00B1447D" w:rsidRPr="008261E4">
        <w:rPr>
          <w:rFonts w:ascii="Book Antiqua" w:hAnsi="Book Antiqua"/>
          <w:sz w:val="20"/>
        </w:rPr>
        <w:t xml:space="preserve">certified true copy each of </w:t>
      </w:r>
      <w:r w:rsidRPr="008261E4">
        <w:rPr>
          <w:rFonts w:ascii="Book Antiqua" w:hAnsi="Book Antiqua"/>
          <w:sz w:val="20"/>
        </w:rPr>
        <w:t>current quit rent and assessment receipts;</w:t>
      </w:r>
    </w:p>
    <w:p w14:paraId="705A25DA" w14:textId="77777777" w:rsidR="00280BD0" w:rsidRPr="008261E4" w:rsidRDefault="00280BD0" w:rsidP="00280BD0">
      <w:pPr>
        <w:pStyle w:val="LightGrid-Accent31"/>
        <w:rPr>
          <w:rFonts w:ascii="Book Antiqua" w:hAnsi="Book Antiqua"/>
        </w:rPr>
      </w:pPr>
    </w:p>
    <w:p w14:paraId="4D6B06BE"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The current Fire Insurance Certificate;</w:t>
      </w:r>
    </w:p>
    <w:p w14:paraId="1DEE8C41" w14:textId="77777777" w:rsidR="00280BD0" w:rsidRPr="008261E4" w:rsidRDefault="00280BD0" w:rsidP="00280BD0">
      <w:pPr>
        <w:pStyle w:val="LightGrid-Accent31"/>
        <w:rPr>
          <w:rFonts w:ascii="Book Antiqua" w:hAnsi="Book Antiqua"/>
        </w:rPr>
      </w:pPr>
    </w:p>
    <w:p w14:paraId="63875C4C"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 xml:space="preserve">The </w:t>
      </w:r>
      <w:r w:rsidRPr="008261E4">
        <w:rPr>
          <w:rFonts w:ascii="Book Antiqua" w:hAnsi="Book Antiqua"/>
          <w:bCs/>
          <w:sz w:val="20"/>
        </w:rPr>
        <w:t xml:space="preserve">Certificate of Completion and Compliance; </w:t>
      </w:r>
      <w:r w:rsidRPr="008261E4">
        <w:rPr>
          <w:rFonts w:ascii="Book Antiqua" w:hAnsi="Book Antiqua"/>
          <w:sz w:val="20"/>
        </w:rPr>
        <w:t>and</w:t>
      </w:r>
    </w:p>
    <w:p w14:paraId="5AECC2C6" w14:textId="77777777" w:rsidR="00280BD0" w:rsidRPr="008261E4" w:rsidRDefault="00280BD0" w:rsidP="00280BD0">
      <w:pPr>
        <w:pStyle w:val="BodyText"/>
        <w:rPr>
          <w:rFonts w:ascii="Book Antiqua" w:hAnsi="Book Antiqua"/>
          <w:sz w:val="20"/>
        </w:rPr>
      </w:pPr>
    </w:p>
    <w:p w14:paraId="47F906BD" w14:textId="77777777" w:rsidR="00280BD0" w:rsidRPr="008261E4" w:rsidRDefault="00280BD0" w:rsidP="00280BD0">
      <w:pPr>
        <w:pStyle w:val="BodyText"/>
        <w:numPr>
          <w:ilvl w:val="1"/>
          <w:numId w:val="30"/>
        </w:numPr>
        <w:rPr>
          <w:rFonts w:ascii="Book Antiqua" w:hAnsi="Book Antiqua"/>
          <w:sz w:val="20"/>
        </w:rPr>
      </w:pPr>
      <w:r w:rsidRPr="008261E4">
        <w:rPr>
          <w:rFonts w:ascii="Book Antiqua" w:hAnsi="Book Antiqua"/>
          <w:sz w:val="20"/>
        </w:rPr>
        <w:t>such other documents as may be necessary to render the said Property free from all encumbrances created in favour of the Vendor(s)’ Financier.</w:t>
      </w:r>
    </w:p>
    <w:p w14:paraId="37844E36" w14:textId="77777777" w:rsidR="00280BD0" w:rsidRPr="008261E4" w:rsidRDefault="00280BD0" w:rsidP="00280BD0">
      <w:pPr>
        <w:pStyle w:val="LightGrid-Accent31"/>
        <w:rPr>
          <w:rFonts w:ascii="Book Antiqua" w:hAnsi="Book Antiqua"/>
        </w:rPr>
      </w:pPr>
    </w:p>
    <w:p w14:paraId="69B94761" w14:textId="77777777" w:rsidR="00280BD0" w:rsidRPr="008261E4" w:rsidRDefault="00280BD0" w:rsidP="00280BD0">
      <w:pPr>
        <w:pStyle w:val="BodyText"/>
        <w:ind w:left="1440"/>
        <w:rPr>
          <w:rFonts w:ascii="Book Antiqua" w:hAnsi="Book Antiqua"/>
          <w:sz w:val="20"/>
        </w:rPr>
      </w:pPr>
      <w:r w:rsidRPr="008261E4">
        <w:rPr>
          <w:rFonts w:ascii="Book Antiqua" w:hAnsi="Book Antiqua"/>
          <w:sz w:val="20"/>
        </w:rPr>
        <w:t>Should there be any delay thereof, such number of days delayed in excess of the aforesaid Fourteen (14) days’ period shall be excluded from the computation of the Completion Date or the Extended Completion Date, as the case may be, and further, if such delay is in excess of Thirty (30) working days from the date of receipt by the Vendor(s)’ Solicitors of the redemption sum payable in respect of the said Property, the Vendor(s) shall indemnify and keep the Purchaser(s) fully indemnified against all interest imposed by the Purchaser(s)’ Financier on the redemption sum for the period from the date of release of the redemption sum by the Purchaser(s)’ Financier till the date of receipt by the Purchaser(s)’ Financier or its solicitors, of the Discharge Documents</w:t>
      </w:r>
      <w:r w:rsidR="002B5FEB" w:rsidRPr="008261E4">
        <w:rPr>
          <w:rFonts w:ascii="Book Antiqua" w:hAnsi="Book Antiqua"/>
          <w:sz w:val="20"/>
        </w:rPr>
        <w:t xml:space="preserve"> OR alternative the Purchaser(s) shall have the right at their absolute discretion to terminate this Agreement and the remedy in the Clause </w:t>
      </w:r>
      <w:r w:rsidR="00413FA8" w:rsidRPr="008261E4">
        <w:rPr>
          <w:rFonts w:ascii="Book Antiqua" w:hAnsi="Book Antiqua"/>
          <w:sz w:val="20"/>
        </w:rPr>
        <w:t>8</w:t>
      </w:r>
      <w:r w:rsidR="002B5FEB" w:rsidRPr="008261E4">
        <w:rPr>
          <w:rFonts w:ascii="Book Antiqua" w:hAnsi="Book Antiqua"/>
          <w:sz w:val="20"/>
        </w:rPr>
        <w:t xml:space="preserve"> shall apply</w:t>
      </w:r>
      <w:r w:rsidRPr="008261E4">
        <w:rPr>
          <w:rFonts w:ascii="Book Antiqua" w:hAnsi="Book Antiqua"/>
          <w:sz w:val="20"/>
        </w:rPr>
        <w:t xml:space="preserve">. </w:t>
      </w:r>
      <w:r w:rsidR="00F43D08" w:rsidRPr="008261E4">
        <w:rPr>
          <w:rFonts w:ascii="Book Antiqua" w:hAnsi="Book Antiqua"/>
          <w:sz w:val="20"/>
        </w:rPr>
        <w:t>Any change or defect in the Original Issue Document of Title of to the said Property occurring prior to the registration of the Transfer and relevant documents for registration in favour of the Purchaser(s) at the relevant land registry shall be rectified and perfected by and at the expense of the Vendor(s) (in which event the time taken by the Vendor(s) to rectify the matter shall be deemed to be time extended in favour of the Purchaser(s) free of interest and the Completion Date or Extended Completion Date (as the case may be) shall automatically be extended accordingly).</w:t>
      </w:r>
    </w:p>
    <w:p w14:paraId="03F4454F" w14:textId="77777777" w:rsidR="00280BD0" w:rsidRPr="008261E4" w:rsidRDefault="00280BD0" w:rsidP="00280BD0">
      <w:pPr>
        <w:pStyle w:val="BodyText"/>
        <w:rPr>
          <w:rFonts w:ascii="Book Antiqua" w:hAnsi="Book Antiqua"/>
          <w:sz w:val="20"/>
        </w:rPr>
      </w:pPr>
    </w:p>
    <w:p w14:paraId="4D139ED9"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4.2</w:t>
      </w:r>
      <w:r w:rsidRPr="008261E4">
        <w:rPr>
          <w:rFonts w:ascii="Book Antiqua" w:hAnsi="Book Antiqua"/>
          <w:sz w:val="20"/>
        </w:rPr>
        <w:tab/>
        <w:t>In the event the said Property is free from all encumbrances, then the Vendor(s) shall simultaneously with the execution of this Agreement deposit with the Vendor(s)’ Solicitors as stakeholders the original issue documents of title together with the current year quit rent and assessment receipts for the said Property (hereinafter referred to as “the Title Documents”) who are hereby instructed to present the Title Documents or release the same to the Purchaser(s)</w:t>
      </w:r>
      <w:r w:rsidR="00F25E91" w:rsidRPr="008261E4">
        <w:rPr>
          <w:rFonts w:ascii="Book Antiqua" w:hAnsi="Book Antiqua"/>
          <w:sz w:val="20"/>
        </w:rPr>
        <w:t>’</w:t>
      </w:r>
      <w:r w:rsidRPr="008261E4">
        <w:rPr>
          <w:rFonts w:ascii="Book Antiqua" w:hAnsi="Book Antiqua"/>
          <w:sz w:val="20"/>
        </w:rPr>
        <w:t xml:space="preserve"> </w:t>
      </w:r>
      <w:r w:rsidR="00F25E91" w:rsidRPr="008261E4">
        <w:rPr>
          <w:rFonts w:ascii="Book Antiqua" w:hAnsi="Book Antiqua"/>
          <w:sz w:val="20"/>
        </w:rPr>
        <w:t xml:space="preserve">Solicitors or the Purchaser(s)’ </w:t>
      </w:r>
      <w:r w:rsidRPr="008261E4">
        <w:rPr>
          <w:rFonts w:ascii="Book Antiqua" w:hAnsi="Book Antiqua"/>
          <w:sz w:val="20"/>
        </w:rPr>
        <w:t xml:space="preserve">Financier’s Solicitors, as the case may be, </w:t>
      </w:r>
      <w:r w:rsidR="00F25E91" w:rsidRPr="008261E4">
        <w:rPr>
          <w:rFonts w:ascii="Book Antiqua" w:hAnsi="Book Antiqua"/>
          <w:sz w:val="20"/>
        </w:rPr>
        <w:t xml:space="preserve">within five (5) working days </w:t>
      </w:r>
      <w:r w:rsidRPr="008261E4">
        <w:rPr>
          <w:rFonts w:ascii="Book Antiqua" w:hAnsi="Book Antiqua"/>
          <w:sz w:val="20"/>
        </w:rPr>
        <w:t>upon the full payment of the Balance Purchase Price by the Purchaser(s) or until the Purchaser(s)’ Financier has confirmed in writing that the Purchaser's Loan has been approved and has furnished its undertaking to release the Purchaser’s Loan upon presentation of the said Transfer in favour of the Purchaser(s) and the Charge in favour of the Purchaser(s)’ Financier at the relevant Land Office for registration Provided that the Purchaser(s) have deposited the difference between the Balance Purchase Price and the Purchaser(s)’s Loan with the Vendor(s)’ Solicitors as stakeholders.</w:t>
      </w:r>
    </w:p>
    <w:p w14:paraId="04C1B8B0" w14:textId="77777777" w:rsidR="00D60456" w:rsidRPr="008261E4" w:rsidRDefault="00D60456" w:rsidP="00D60456">
      <w:pPr>
        <w:pStyle w:val="BodyText"/>
        <w:rPr>
          <w:rFonts w:ascii="Book Antiqua" w:hAnsi="Book Antiqua"/>
          <w:sz w:val="20"/>
        </w:rPr>
      </w:pPr>
    </w:p>
    <w:p w14:paraId="16D6E0DA" w14:textId="77777777" w:rsidR="00280BD0" w:rsidRPr="008261E4" w:rsidRDefault="00280BD0" w:rsidP="00280BD0">
      <w:pPr>
        <w:pStyle w:val="BodyText"/>
        <w:rPr>
          <w:rFonts w:ascii="Book Antiqua" w:hAnsi="Book Antiqua"/>
          <w:sz w:val="20"/>
        </w:rPr>
      </w:pPr>
    </w:p>
    <w:p w14:paraId="4C7CC56A" w14:textId="77777777" w:rsidR="00280BD0" w:rsidRPr="008261E4" w:rsidRDefault="00280BD0" w:rsidP="00280BD0">
      <w:pPr>
        <w:pStyle w:val="BodyText"/>
        <w:numPr>
          <w:ilvl w:val="0"/>
          <w:numId w:val="8"/>
        </w:numPr>
        <w:rPr>
          <w:rFonts w:ascii="Book Antiqua" w:hAnsi="Book Antiqua"/>
          <w:sz w:val="20"/>
        </w:rPr>
      </w:pPr>
      <w:r w:rsidRPr="008261E4">
        <w:rPr>
          <w:rFonts w:ascii="Book Antiqua" w:hAnsi="Book Antiqua"/>
          <w:b/>
          <w:sz w:val="20"/>
        </w:rPr>
        <w:t xml:space="preserve">DELIVERY OF </w:t>
      </w:r>
      <w:r w:rsidRPr="00304428">
        <w:rPr>
          <w:rFonts w:ascii="Book Antiqua" w:hAnsi="Book Antiqua"/>
          <w:b/>
          <w:sz w:val="20"/>
          <w:highlight w:val="yellow"/>
        </w:rPr>
        <w:t>LEGAL AND VACANT</w:t>
      </w:r>
      <w:r w:rsidRPr="008261E4">
        <w:rPr>
          <w:rFonts w:ascii="Book Antiqua" w:hAnsi="Book Antiqua"/>
          <w:b/>
          <w:sz w:val="20"/>
        </w:rPr>
        <w:t xml:space="preserve"> POSSESSION</w:t>
      </w:r>
    </w:p>
    <w:p w14:paraId="69AE5284" w14:textId="77777777" w:rsidR="00280BD0" w:rsidRPr="008261E4" w:rsidRDefault="00280BD0" w:rsidP="00280BD0">
      <w:pPr>
        <w:pStyle w:val="BodyText"/>
        <w:rPr>
          <w:rFonts w:ascii="Book Antiqua" w:hAnsi="Book Antiqua"/>
          <w:sz w:val="20"/>
        </w:rPr>
      </w:pPr>
    </w:p>
    <w:p w14:paraId="5FA07814"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5.1</w:t>
      </w:r>
      <w:r w:rsidRPr="008261E4">
        <w:rPr>
          <w:rFonts w:ascii="Book Antiqua" w:hAnsi="Book Antiqua"/>
          <w:sz w:val="20"/>
        </w:rPr>
        <w:tab/>
        <w:t xml:space="preserve">The Vendor(s) shall deliver </w:t>
      </w:r>
      <w:r w:rsidRPr="00304428">
        <w:rPr>
          <w:rFonts w:ascii="Book Antiqua" w:hAnsi="Book Antiqua"/>
          <w:sz w:val="20"/>
          <w:highlight w:val="yellow"/>
        </w:rPr>
        <w:t>legal and vacant</w:t>
      </w:r>
      <w:r w:rsidRPr="008261E4">
        <w:rPr>
          <w:rFonts w:ascii="Book Antiqua" w:hAnsi="Book Antiqua"/>
          <w:sz w:val="20"/>
        </w:rPr>
        <w:t xml:space="preserve"> possession of the said Property</w:t>
      </w:r>
      <w:r w:rsidR="00E25B73" w:rsidRPr="008261E4">
        <w:rPr>
          <w:rFonts w:ascii="Book Antiqua" w:hAnsi="Book Antiqua"/>
          <w:sz w:val="20"/>
        </w:rPr>
        <w:t xml:space="preserve"> </w:t>
      </w:r>
      <w:r w:rsidR="00F0714C" w:rsidRPr="008261E4">
        <w:rPr>
          <w:rFonts w:ascii="Book Antiqua" w:hAnsi="Book Antiqua"/>
          <w:bCs/>
          <w:sz w:val="20"/>
        </w:rPr>
        <w:t>in the same state and condition as at the date of inspection by the Purchaser(s) prior to the execution of this Agreement (including but not limited to complete set of keys, access cards and car sticker (if any))</w:t>
      </w:r>
      <w:r w:rsidRPr="008261E4">
        <w:rPr>
          <w:rFonts w:ascii="Book Antiqua" w:hAnsi="Book Antiqua"/>
          <w:sz w:val="20"/>
        </w:rPr>
        <w:t xml:space="preserve"> to the Purchaser(s) within Three (3) working days upon receipt of the Purchase Price together with interest (if any) by the Vendor(s)’ Solicitors Provided Always that in default of which the Vendor(s) shall pay to the Purchaser(s) interest at the rate of Eight per centum (8%) per annum on the Purchase Price calculated on a day to day basis from the date of such receipt of the Purchase Price together with interest (if any) by the Vendor(s)’ Solicitors to the actual date of delivery of </w:t>
      </w:r>
      <w:r w:rsidRPr="00304428">
        <w:rPr>
          <w:rFonts w:ascii="Book Antiqua" w:hAnsi="Book Antiqua"/>
          <w:sz w:val="20"/>
          <w:highlight w:val="yellow"/>
        </w:rPr>
        <w:t>legal and vacant possession</w:t>
      </w:r>
      <w:r w:rsidRPr="008261E4">
        <w:rPr>
          <w:rFonts w:ascii="Book Antiqua" w:hAnsi="Book Antiqua"/>
          <w:sz w:val="20"/>
        </w:rPr>
        <w:t xml:space="preserve"> of the said Property by the Vendor(s) to the Purchaser(s).</w:t>
      </w:r>
    </w:p>
    <w:p w14:paraId="2A2B8736" w14:textId="77777777" w:rsidR="00D60456" w:rsidRPr="008261E4" w:rsidRDefault="00D60456" w:rsidP="00280BD0">
      <w:pPr>
        <w:pStyle w:val="BodyText"/>
        <w:ind w:left="720" w:hanging="720"/>
        <w:rPr>
          <w:rFonts w:ascii="Book Antiqua" w:hAnsi="Book Antiqua"/>
          <w:sz w:val="20"/>
        </w:rPr>
      </w:pPr>
    </w:p>
    <w:p w14:paraId="62EEE454" w14:textId="77777777" w:rsidR="00D60456" w:rsidRPr="008223DE" w:rsidRDefault="00D60456" w:rsidP="00D60456">
      <w:pPr>
        <w:pStyle w:val="BodyText"/>
        <w:rPr>
          <w:rFonts w:ascii="Book Antiqua" w:hAnsi="Book Antiqua"/>
          <w:b/>
          <w:sz w:val="20"/>
          <w:highlight w:val="yellow"/>
        </w:rPr>
      </w:pPr>
      <w:r w:rsidRPr="008223DE">
        <w:rPr>
          <w:rFonts w:ascii="Book Antiqua" w:hAnsi="Book Antiqua"/>
          <w:sz w:val="20"/>
          <w:highlight w:val="yellow"/>
        </w:rPr>
        <w:t>5A.</w:t>
      </w:r>
      <w:r w:rsidRPr="008223DE">
        <w:rPr>
          <w:rFonts w:ascii="Book Antiqua" w:hAnsi="Book Antiqua"/>
          <w:b/>
          <w:sz w:val="20"/>
          <w:highlight w:val="yellow"/>
        </w:rPr>
        <w:tab/>
        <w:t>CASH PURCHASER(S)</w:t>
      </w:r>
    </w:p>
    <w:p w14:paraId="01BA4FD3" w14:textId="77777777" w:rsidR="00D60456" w:rsidRPr="008223DE" w:rsidRDefault="00D60456" w:rsidP="00D60456">
      <w:pPr>
        <w:pStyle w:val="BodyText"/>
        <w:rPr>
          <w:rFonts w:ascii="Book Antiqua" w:hAnsi="Book Antiqua"/>
          <w:sz w:val="20"/>
          <w:highlight w:val="yellow"/>
        </w:rPr>
      </w:pPr>
    </w:p>
    <w:p w14:paraId="6394F4F1" w14:textId="77777777" w:rsidR="00D60456" w:rsidRPr="008261E4" w:rsidRDefault="00D60456" w:rsidP="00D60456">
      <w:pPr>
        <w:pStyle w:val="BodyText"/>
        <w:ind w:left="720" w:hanging="720"/>
        <w:rPr>
          <w:rFonts w:ascii="Book Antiqua" w:hAnsi="Book Antiqua"/>
          <w:sz w:val="20"/>
        </w:rPr>
      </w:pPr>
      <w:r w:rsidRPr="008223DE">
        <w:rPr>
          <w:rFonts w:ascii="Book Antiqua" w:hAnsi="Book Antiqua"/>
          <w:sz w:val="20"/>
          <w:highlight w:val="yellow"/>
        </w:rPr>
        <w:t>5A.1</w:t>
      </w:r>
      <w:r w:rsidRPr="008223DE">
        <w:rPr>
          <w:rFonts w:ascii="Book Antiqua" w:hAnsi="Book Antiqua"/>
          <w:sz w:val="20"/>
          <w:highlight w:val="yellow"/>
        </w:rPr>
        <w:tab/>
        <w:t>In the event of a cash Purchaser(s), a notice of the Purchaser(s)’s intention to purchase the Property by cash shall be given to the Vendor(s) or the Vendor(s)’ Solicitor. The Ven</w:t>
      </w:r>
      <w:r w:rsidR="00E53A11" w:rsidRPr="008223DE">
        <w:rPr>
          <w:rFonts w:ascii="Book Antiqua" w:hAnsi="Book Antiqua"/>
          <w:sz w:val="20"/>
          <w:highlight w:val="yellow"/>
        </w:rPr>
        <w:t>dor(s)’ Solicitor shall within Seven</w:t>
      </w:r>
      <w:r w:rsidRPr="008223DE">
        <w:rPr>
          <w:rFonts w:ascii="Book Antiqua" w:hAnsi="Book Antiqua"/>
          <w:sz w:val="20"/>
          <w:highlight w:val="yellow"/>
        </w:rPr>
        <w:t xml:space="preserve"> (</w:t>
      </w:r>
      <w:r w:rsidR="00E53A11" w:rsidRPr="008223DE">
        <w:rPr>
          <w:rFonts w:ascii="Book Antiqua" w:hAnsi="Book Antiqua"/>
          <w:sz w:val="20"/>
          <w:highlight w:val="yellow"/>
        </w:rPr>
        <w:t>7</w:t>
      </w:r>
      <w:r w:rsidRPr="008223DE">
        <w:rPr>
          <w:rFonts w:ascii="Book Antiqua" w:hAnsi="Book Antiqua"/>
          <w:sz w:val="20"/>
          <w:highlight w:val="yellow"/>
        </w:rPr>
        <w:t>) days from the date of receipt of such notice from the Purchaser(s)’ Solicitor issue an undertaking to deliver to the Purchaser(</w:t>
      </w:r>
      <w:r w:rsidR="00E53A11" w:rsidRPr="008223DE">
        <w:rPr>
          <w:rFonts w:ascii="Book Antiqua" w:hAnsi="Book Antiqua"/>
          <w:sz w:val="20"/>
          <w:highlight w:val="yellow"/>
        </w:rPr>
        <w:t>s)’ Solicitor all the Discharge</w:t>
      </w:r>
      <w:r w:rsidRPr="008223DE">
        <w:rPr>
          <w:rFonts w:ascii="Book Antiqua" w:hAnsi="Book Antiqua"/>
          <w:sz w:val="20"/>
          <w:highlight w:val="yellow"/>
        </w:rPr>
        <w:t xml:space="preserve"> Documents within </w:t>
      </w:r>
      <w:r w:rsidR="00E53A11" w:rsidRPr="008223DE">
        <w:rPr>
          <w:rFonts w:ascii="Book Antiqua" w:hAnsi="Book Antiqua"/>
          <w:sz w:val="20"/>
          <w:highlight w:val="yellow"/>
        </w:rPr>
        <w:t>three</w:t>
      </w:r>
      <w:r w:rsidRPr="008223DE">
        <w:rPr>
          <w:rFonts w:ascii="Book Antiqua" w:hAnsi="Book Antiqua"/>
          <w:sz w:val="20"/>
          <w:highlight w:val="yellow"/>
        </w:rPr>
        <w:t xml:space="preserve"> (</w:t>
      </w:r>
      <w:r w:rsidR="00E53A11" w:rsidRPr="008223DE">
        <w:rPr>
          <w:rFonts w:ascii="Book Antiqua" w:hAnsi="Book Antiqua"/>
          <w:sz w:val="20"/>
          <w:highlight w:val="yellow"/>
        </w:rPr>
        <w:t>3</w:t>
      </w:r>
      <w:r w:rsidRPr="008223DE">
        <w:rPr>
          <w:rFonts w:ascii="Book Antiqua" w:hAnsi="Book Antiqua"/>
          <w:sz w:val="20"/>
          <w:highlight w:val="yellow"/>
        </w:rPr>
        <w:t xml:space="preserve">) </w:t>
      </w:r>
      <w:r w:rsidR="00E53A11" w:rsidRPr="008223DE">
        <w:rPr>
          <w:rFonts w:ascii="Book Antiqua" w:hAnsi="Book Antiqua"/>
          <w:sz w:val="20"/>
          <w:highlight w:val="yellow"/>
        </w:rPr>
        <w:t xml:space="preserve">working </w:t>
      </w:r>
      <w:r w:rsidRPr="008223DE">
        <w:rPr>
          <w:rFonts w:ascii="Book Antiqua" w:hAnsi="Book Antiqua"/>
          <w:sz w:val="20"/>
          <w:highlight w:val="yellow"/>
        </w:rPr>
        <w:t xml:space="preserve">days upon receipt of the Balance Purchase Price together with interest (if any) by the Vendor(s)’ Solicitors Provided Always that in default of which, the Vendor(s) shall pay to the Purchaser(s) interest at the rate of Eight per centum (8%) per annum on the </w:t>
      </w:r>
      <w:r w:rsidR="00E53A11" w:rsidRPr="008223DE">
        <w:rPr>
          <w:rFonts w:ascii="Book Antiqua" w:hAnsi="Book Antiqua"/>
          <w:sz w:val="20"/>
          <w:highlight w:val="yellow"/>
        </w:rPr>
        <w:t>full</w:t>
      </w:r>
      <w:r w:rsidRPr="008223DE">
        <w:rPr>
          <w:rFonts w:ascii="Book Antiqua" w:hAnsi="Book Antiqua"/>
          <w:sz w:val="20"/>
          <w:highlight w:val="yellow"/>
        </w:rPr>
        <w:t xml:space="preserve"> Purchase Price calculated on a day to day basis from the date of such receipt of the </w:t>
      </w:r>
      <w:r w:rsidR="00E53A11" w:rsidRPr="008223DE">
        <w:rPr>
          <w:rFonts w:ascii="Book Antiqua" w:hAnsi="Book Antiqua"/>
          <w:sz w:val="20"/>
          <w:highlight w:val="yellow"/>
        </w:rPr>
        <w:t>full</w:t>
      </w:r>
      <w:r w:rsidRPr="008223DE">
        <w:rPr>
          <w:rFonts w:ascii="Book Antiqua" w:hAnsi="Book Antiqua"/>
          <w:sz w:val="20"/>
          <w:highlight w:val="yellow"/>
        </w:rPr>
        <w:t xml:space="preserve"> Purchase Price together with interest (if any) by the Vendor(s)’ Solicitors to the actual date of delivery of </w:t>
      </w:r>
      <w:r w:rsidR="00E53A11" w:rsidRPr="008223DE">
        <w:rPr>
          <w:rFonts w:ascii="Book Antiqua" w:hAnsi="Book Antiqua"/>
          <w:sz w:val="20"/>
          <w:highlight w:val="yellow"/>
        </w:rPr>
        <w:t>all the Discharge</w:t>
      </w:r>
      <w:r w:rsidRPr="008223DE">
        <w:rPr>
          <w:rFonts w:ascii="Book Antiqua" w:hAnsi="Book Antiqua"/>
          <w:sz w:val="20"/>
          <w:highlight w:val="yellow"/>
        </w:rPr>
        <w:t xml:space="preserve"> Documents of the said Property by the Vendor(s) to the Purchaser(s).</w:t>
      </w:r>
      <w:r w:rsidRPr="008261E4">
        <w:rPr>
          <w:rFonts w:ascii="Book Antiqua" w:hAnsi="Book Antiqua"/>
          <w:sz w:val="20"/>
        </w:rPr>
        <w:t xml:space="preserve">  </w:t>
      </w:r>
    </w:p>
    <w:p w14:paraId="6485B098" w14:textId="77777777" w:rsidR="00D60456" w:rsidRPr="008261E4" w:rsidRDefault="00D60456" w:rsidP="00280BD0">
      <w:pPr>
        <w:pStyle w:val="BodyText"/>
        <w:rPr>
          <w:rFonts w:ascii="Book Antiqua" w:hAnsi="Book Antiqua"/>
          <w:sz w:val="20"/>
        </w:rPr>
      </w:pPr>
    </w:p>
    <w:p w14:paraId="77D4AF67" w14:textId="77777777" w:rsidR="00280BD0" w:rsidRPr="008261E4" w:rsidRDefault="00280BD0" w:rsidP="00280BD0">
      <w:pPr>
        <w:pStyle w:val="BodyText"/>
        <w:ind w:left="720" w:hanging="720"/>
        <w:rPr>
          <w:rFonts w:ascii="Book Antiqua" w:hAnsi="Book Antiqua"/>
          <w:b/>
          <w:sz w:val="20"/>
        </w:rPr>
      </w:pPr>
      <w:r w:rsidRPr="008261E4">
        <w:rPr>
          <w:rFonts w:ascii="Book Antiqua" w:hAnsi="Book Antiqua"/>
          <w:sz w:val="20"/>
        </w:rPr>
        <w:t>6.</w:t>
      </w:r>
      <w:r w:rsidRPr="008261E4">
        <w:rPr>
          <w:rFonts w:ascii="Book Antiqua" w:hAnsi="Book Antiqua"/>
          <w:sz w:val="20"/>
        </w:rPr>
        <w:tab/>
      </w:r>
      <w:r w:rsidRPr="008261E4">
        <w:rPr>
          <w:rFonts w:ascii="Book Antiqua" w:hAnsi="Book Antiqua"/>
          <w:b/>
          <w:sz w:val="20"/>
        </w:rPr>
        <w:t>REAL PROPERTY GAINS TAX</w:t>
      </w:r>
    </w:p>
    <w:p w14:paraId="3559E9BF" w14:textId="77777777" w:rsidR="00280BD0" w:rsidRPr="008261E4" w:rsidRDefault="00280BD0" w:rsidP="00280BD0">
      <w:pPr>
        <w:pStyle w:val="BodyText"/>
        <w:ind w:left="720" w:hanging="720"/>
        <w:rPr>
          <w:rFonts w:ascii="Book Antiqua" w:hAnsi="Book Antiqua"/>
          <w:sz w:val="20"/>
        </w:rPr>
      </w:pPr>
    </w:p>
    <w:p w14:paraId="55690A72" w14:textId="77777777" w:rsidR="00280BD0" w:rsidRPr="008261E4" w:rsidRDefault="00280BD0" w:rsidP="00280BD0">
      <w:pPr>
        <w:pStyle w:val="acList3"/>
        <w:tabs>
          <w:tab w:val="clear" w:pos="1440"/>
        </w:tabs>
        <w:spacing w:before="0" w:line="240" w:lineRule="auto"/>
        <w:ind w:left="720"/>
        <w:rPr>
          <w:rFonts w:ascii="Book Antiqua" w:hAnsi="Book Antiqua"/>
          <w:sz w:val="20"/>
        </w:rPr>
      </w:pPr>
      <w:r w:rsidRPr="008261E4">
        <w:rPr>
          <w:rFonts w:ascii="Book Antiqua" w:eastAsia="SimSun" w:hAnsi="Book Antiqua"/>
          <w:sz w:val="20"/>
          <w:lang w:eastAsia="zh-CN"/>
        </w:rPr>
        <w:t>6.1</w:t>
      </w:r>
      <w:r w:rsidRPr="008261E4">
        <w:rPr>
          <w:rFonts w:ascii="Book Antiqua" w:hAnsi="Book Antiqua"/>
          <w:sz w:val="20"/>
        </w:rPr>
        <w:tab/>
        <w:t>The Vendor</w:t>
      </w:r>
      <w:r w:rsidRPr="008261E4">
        <w:rPr>
          <w:rFonts w:ascii="Book Antiqua" w:eastAsia="SimSun" w:hAnsi="Book Antiqua"/>
          <w:sz w:val="20"/>
          <w:lang w:eastAsia="zh-CN"/>
        </w:rPr>
        <w:t>(s)</w:t>
      </w:r>
      <w:r w:rsidRPr="008261E4">
        <w:rPr>
          <w:rFonts w:ascii="Book Antiqua" w:hAnsi="Book Antiqua"/>
          <w:sz w:val="20"/>
        </w:rPr>
        <w:t xml:space="preserve"> shall pay all tax assessed by the Director General of Inland Revenue to be payable in connection with the disposal of the Property, if and when required.</w:t>
      </w:r>
    </w:p>
    <w:p w14:paraId="39C28AE3" w14:textId="77777777" w:rsidR="00280BD0" w:rsidRPr="008261E4" w:rsidRDefault="00280BD0" w:rsidP="00280BD0">
      <w:pPr>
        <w:pStyle w:val="acList3"/>
        <w:tabs>
          <w:tab w:val="clear" w:pos="1440"/>
        </w:tabs>
        <w:spacing w:before="0" w:line="240" w:lineRule="auto"/>
        <w:ind w:left="720"/>
        <w:rPr>
          <w:rFonts w:ascii="Book Antiqua" w:hAnsi="Book Antiqua"/>
          <w:sz w:val="20"/>
        </w:rPr>
      </w:pPr>
    </w:p>
    <w:p w14:paraId="7756E746" w14:textId="77777777" w:rsidR="00280BD0" w:rsidRPr="008261E4" w:rsidRDefault="00280BD0" w:rsidP="00280BD0">
      <w:pPr>
        <w:pStyle w:val="acList3"/>
        <w:tabs>
          <w:tab w:val="clear" w:pos="1440"/>
        </w:tabs>
        <w:spacing w:before="0" w:line="240" w:lineRule="auto"/>
        <w:ind w:left="720"/>
        <w:rPr>
          <w:rFonts w:ascii="Book Antiqua" w:hAnsi="Book Antiqua"/>
          <w:sz w:val="20"/>
        </w:rPr>
      </w:pPr>
      <w:r w:rsidRPr="008261E4">
        <w:rPr>
          <w:rFonts w:ascii="Book Antiqua" w:eastAsia="SimSun" w:hAnsi="Book Antiqua"/>
          <w:sz w:val="20"/>
          <w:lang w:eastAsia="zh-CN"/>
        </w:rPr>
        <w:t>6.2</w:t>
      </w:r>
      <w:r w:rsidRPr="008261E4">
        <w:rPr>
          <w:rFonts w:ascii="Book Antiqua" w:eastAsia="SimSun" w:hAnsi="Book Antiqua"/>
          <w:sz w:val="20"/>
          <w:lang w:eastAsia="zh-CN"/>
        </w:rPr>
        <w:tab/>
      </w:r>
      <w:r w:rsidRPr="008261E4">
        <w:rPr>
          <w:rFonts w:ascii="Book Antiqua" w:hAnsi="Book Antiqua"/>
          <w:sz w:val="20"/>
        </w:rPr>
        <w:t>The parties hereby undertake that each of them shall, individually notify the Director General of Inland Revenue (</w:t>
      </w:r>
      <w:r w:rsidRPr="008261E4">
        <w:rPr>
          <w:rFonts w:ascii="Book Antiqua" w:hAnsi="Book Antiqua"/>
          <w:b/>
          <w:sz w:val="20"/>
        </w:rPr>
        <w:t>“DG”</w:t>
      </w:r>
      <w:r w:rsidRPr="008261E4">
        <w:rPr>
          <w:rFonts w:ascii="Book Antiqua" w:hAnsi="Book Antiqua"/>
          <w:sz w:val="20"/>
        </w:rPr>
        <w:t>) of the disposal and acquisition (as the case may be) of the Property within sixty (60) days from the date of execution of this Agreement pursuant to the Real Property Gains Tax Act, 1976 (as amended by the Finance Act 2010) or any amendments or statutory modification thereof and that each party shall execute or cause to be executed all instruments and furnish all information necessary for obtaining the relevant Certificate of Clearance or Certificate of Exemption as the case may be and comply with all necessary directives that may be issued by the DG.</w:t>
      </w:r>
    </w:p>
    <w:p w14:paraId="5BF36D34" w14:textId="77777777" w:rsidR="00280BD0" w:rsidRPr="008261E4" w:rsidRDefault="00280BD0" w:rsidP="00280BD0">
      <w:pPr>
        <w:pStyle w:val="acList3"/>
        <w:tabs>
          <w:tab w:val="clear" w:pos="1440"/>
        </w:tabs>
        <w:spacing w:before="0" w:line="240" w:lineRule="auto"/>
        <w:ind w:left="720"/>
        <w:rPr>
          <w:rFonts w:ascii="Book Antiqua" w:hAnsi="Book Antiqua"/>
          <w:sz w:val="20"/>
        </w:rPr>
      </w:pPr>
    </w:p>
    <w:p w14:paraId="24B138A3" w14:textId="77777777" w:rsidR="00002A5F" w:rsidRPr="006A1F64" w:rsidRDefault="00280BD0" w:rsidP="00002A5F">
      <w:pPr>
        <w:ind w:left="720" w:hanging="720"/>
        <w:jc w:val="both"/>
        <w:rPr>
          <w:rFonts w:ascii="Book Antiqua" w:hAnsi="Book Antiqua"/>
          <w:bCs/>
          <w:highlight w:val="yellow"/>
        </w:rPr>
      </w:pPr>
      <w:r w:rsidRPr="008261E4">
        <w:rPr>
          <w:rFonts w:ascii="Book Antiqua" w:eastAsia="SimSun" w:hAnsi="Book Antiqua"/>
          <w:lang w:eastAsia="zh-CN"/>
        </w:rPr>
        <w:t>6.3</w:t>
      </w:r>
      <w:r w:rsidRPr="008261E4">
        <w:rPr>
          <w:rFonts w:ascii="Book Antiqua" w:eastAsia="SimSun" w:hAnsi="Book Antiqua"/>
          <w:lang w:eastAsia="zh-CN"/>
        </w:rPr>
        <w:tab/>
      </w:r>
      <w:r w:rsidR="00002A5F" w:rsidRPr="006A1F64">
        <w:rPr>
          <w:rFonts w:ascii="Book Antiqua" w:hAnsi="Book Antiqua"/>
          <w:bCs/>
          <w:highlight w:val="yellow"/>
        </w:rPr>
        <w:t>The Vendor(s) hereby authorise the Purchaser(s)’ Solicitors to pay the t</w:t>
      </w:r>
      <w:r w:rsidR="00002A5F">
        <w:rPr>
          <w:rFonts w:ascii="Book Antiqua" w:hAnsi="Book Antiqua"/>
          <w:bCs/>
          <w:highlight w:val="yellow"/>
        </w:rPr>
        <w:t>hree</w:t>
      </w:r>
      <w:r w:rsidR="00002A5F" w:rsidRPr="006A1F64">
        <w:rPr>
          <w:rFonts w:ascii="Book Antiqua" w:hAnsi="Book Antiqua"/>
          <w:bCs/>
          <w:highlight w:val="yellow"/>
        </w:rPr>
        <w:t xml:space="preserve"> per </w:t>
      </w:r>
      <w:r w:rsidR="00002A5F">
        <w:rPr>
          <w:rFonts w:ascii="Book Antiqua" w:hAnsi="Book Antiqua"/>
          <w:bCs/>
          <w:highlight w:val="yellow"/>
        </w:rPr>
        <w:t>centum (3</w:t>
      </w:r>
      <w:r w:rsidR="00002A5F" w:rsidRPr="006A1F64">
        <w:rPr>
          <w:rFonts w:ascii="Book Antiqua" w:hAnsi="Book Antiqua"/>
          <w:bCs/>
          <w:highlight w:val="yellow"/>
        </w:rPr>
        <w:t>%) of the Purchase Price hereto (hereinafter referred to as “the Retention Sum”)</w:t>
      </w:r>
      <w:r w:rsidR="00002A5F">
        <w:rPr>
          <w:rFonts w:ascii="Book Antiqua" w:hAnsi="Book Antiqua"/>
          <w:bCs/>
          <w:highlight w:val="yellow"/>
        </w:rPr>
        <w:t xml:space="preserve"> </w:t>
      </w:r>
      <w:r w:rsidR="00002A5F" w:rsidRPr="006A1F64">
        <w:rPr>
          <w:rFonts w:ascii="Book Antiqua" w:hAnsi="Book Antiqua"/>
          <w:bCs/>
          <w:highlight w:val="yellow"/>
        </w:rPr>
        <w:t xml:space="preserve">as stipulated in Item 8 of the First Schedule from the Deposit for the real property gains tax payable by the Vendor(s) within  Sixty (60) days upon execution of this Agreement OR upon receipt of the State Authority Approval by the Purchaser(s)’ Solicitors. In the event that the amount paid over is insufficient, the Vendor(s) undertakes to pay the difference thereof to the DG. </w:t>
      </w:r>
    </w:p>
    <w:p w14:paraId="3DD68966" w14:textId="77777777" w:rsidR="00002A5F" w:rsidRPr="006A1F64" w:rsidRDefault="00002A5F" w:rsidP="00002A5F">
      <w:pPr>
        <w:pStyle w:val="acList3"/>
        <w:tabs>
          <w:tab w:val="clear" w:pos="1440"/>
        </w:tabs>
        <w:spacing w:before="0" w:line="240" w:lineRule="auto"/>
        <w:ind w:left="720" w:firstLine="0"/>
        <w:rPr>
          <w:rFonts w:ascii="Book Antiqua" w:hAnsi="Book Antiqua"/>
          <w:sz w:val="20"/>
          <w:highlight w:val="yellow"/>
        </w:rPr>
      </w:pPr>
    </w:p>
    <w:p w14:paraId="6A61F321" w14:textId="77777777" w:rsidR="00002A5F" w:rsidRPr="006A1F64" w:rsidRDefault="00002A5F" w:rsidP="00002A5F">
      <w:pPr>
        <w:ind w:left="720"/>
        <w:jc w:val="both"/>
        <w:rPr>
          <w:rFonts w:ascii="Book Antiqua" w:hAnsi="Book Antiqua"/>
          <w:highlight w:val="yellow"/>
        </w:rPr>
      </w:pPr>
      <w:r w:rsidRPr="006A1F64">
        <w:rPr>
          <w:rFonts w:ascii="Book Antiqua" w:hAnsi="Book Antiqua"/>
          <w:highlight w:val="yellow"/>
        </w:rPr>
        <w:t xml:space="preserve">The Vendor(s) hereby warrant(s) that the said Property has been acquired for </w:t>
      </w:r>
      <w:r w:rsidRPr="006A1F64">
        <w:rPr>
          <w:rFonts w:ascii="Book Antiqua" w:hAnsi="Book Antiqua"/>
          <w:b/>
          <w:highlight w:val="yellow"/>
        </w:rPr>
        <w:t>more than</w:t>
      </w:r>
      <w:r w:rsidRPr="006A1F64">
        <w:rPr>
          <w:rFonts w:ascii="Book Antiqua" w:hAnsi="Book Antiqua"/>
          <w:highlight w:val="yellow"/>
        </w:rPr>
        <w:t xml:space="preserve"> </w:t>
      </w:r>
      <w:r w:rsidRPr="006A1F64">
        <w:rPr>
          <w:rFonts w:ascii="Book Antiqua" w:hAnsi="Book Antiqua"/>
          <w:b/>
          <w:highlight w:val="yellow"/>
        </w:rPr>
        <w:t>five (5) years</w:t>
      </w:r>
      <w:r w:rsidRPr="006A1F64">
        <w:rPr>
          <w:rFonts w:ascii="Book Antiqua" w:hAnsi="Book Antiqua"/>
          <w:highlight w:val="yellow"/>
        </w:rPr>
        <w:t xml:space="preserve"> and hence not subject to the Real Property Gains Tax and the parties hereto agree that no sum shall be retained for the purpose of Real Property Gains Tax. The Vendor(s) shall upon execution of this Agreement execute and deliver to the Purchaser(s) CKHT Form 3 as prescribed by the Act and </w:t>
      </w:r>
      <w:r w:rsidRPr="006A1F64">
        <w:rPr>
          <w:rFonts w:ascii="Book Antiqua" w:hAnsi="Book Antiqua"/>
          <w:bCs/>
          <w:highlight w:val="yellow"/>
        </w:rPr>
        <w:t>the parties hereto agree that the t</w:t>
      </w:r>
      <w:r>
        <w:rPr>
          <w:rFonts w:ascii="Book Antiqua" w:hAnsi="Book Antiqua"/>
          <w:bCs/>
          <w:highlight w:val="yellow"/>
        </w:rPr>
        <w:t>hree</w:t>
      </w:r>
      <w:r w:rsidRPr="006A1F64">
        <w:rPr>
          <w:rFonts w:ascii="Book Antiqua" w:hAnsi="Book Antiqua"/>
          <w:bCs/>
          <w:highlight w:val="yellow"/>
        </w:rPr>
        <w:t xml:space="preserve"> per </w:t>
      </w:r>
      <w:r>
        <w:rPr>
          <w:rFonts w:ascii="Book Antiqua" w:hAnsi="Book Antiqua"/>
          <w:bCs/>
          <w:highlight w:val="yellow"/>
        </w:rPr>
        <w:t>centum (3</w:t>
      </w:r>
      <w:r w:rsidRPr="006A1F64">
        <w:rPr>
          <w:rFonts w:ascii="Book Antiqua" w:hAnsi="Book Antiqua"/>
          <w:bCs/>
          <w:highlight w:val="yellow"/>
        </w:rPr>
        <w:t>%) of the Purchase Price hereto (hereinafter referred to as “the Retention Sum”) shall be released and deposited to with  the Vendors(s)’ Solicitors as stakeholder upon the execution of this Agreement and the Vendor(s)’ Solicitors are authorised by the parties hereto to release the Retention Sum to the Vendor(s) upon receipt of the exemption and/or clearance letter from the Vendor(s) or the DG</w:t>
      </w:r>
      <w:r w:rsidRPr="006A1F64">
        <w:rPr>
          <w:rFonts w:ascii="Book Antiqua" w:hAnsi="Book Antiqua"/>
          <w:highlight w:val="yellow"/>
        </w:rPr>
        <w:t>.</w:t>
      </w:r>
    </w:p>
    <w:p w14:paraId="4AB93A77" w14:textId="77777777" w:rsidR="00002A5F" w:rsidRPr="006A1F64" w:rsidRDefault="00002A5F" w:rsidP="00002A5F">
      <w:pPr>
        <w:pStyle w:val="acList3"/>
        <w:tabs>
          <w:tab w:val="clear" w:pos="1440"/>
        </w:tabs>
        <w:spacing w:before="0" w:line="240" w:lineRule="auto"/>
        <w:ind w:left="720" w:firstLine="0"/>
        <w:rPr>
          <w:rFonts w:ascii="Book Antiqua" w:hAnsi="Book Antiqua"/>
          <w:sz w:val="20"/>
          <w:highlight w:val="yellow"/>
        </w:rPr>
      </w:pPr>
    </w:p>
    <w:p w14:paraId="3F04BC46" w14:textId="77777777" w:rsidR="00002A5F" w:rsidRPr="006A1F64" w:rsidRDefault="00002A5F" w:rsidP="00002A5F">
      <w:pPr>
        <w:ind w:left="720"/>
        <w:jc w:val="both"/>
        <w:rPr>
          <w:rFonts w:ascii="Book Antiqua" w:hAnsi="Book Antiqua"/>
        </w:rPr>
      </w:pPr>
      <w:r w:rsidRPr="006A1F64">
        <w:rPr>
          <w:rFonts w:ascii="Book Antiqua" w:hAnsi="Book Antiqua"/>
          <w:highlight w:val="yellow"/>
        </w:rPr>
        <w:t xml:space="preserve">The Vendor(s) hereby agrees to elect the exemption under Paragraph 9 Schedule 3 (Section 8) of Real Property Gains Tax Act 1976 in respect of the </w:t>
      </w:r>
      <w:r w:rsidRPr="006A1F64">
        <w:rPr>
          <w:rFonts w:ascii="Book Antiqua" w:hAnsi="Book Antiqua"/>
          <w:bCs/>
          <w:highlight w:val="yellow"/>
        </w:rPr>
        <w:t>disposal of one private residence only and shall</w:t>
      </w:r>
      <w:r w:rsidRPr="006A1F64">
        <w:rPr>
          <w:rFonts w:ascii="Book Antiqua" w:hAnsi="Book Antiqua"/>
          <w:highlight w:val="yellow"/>
        </w:rPr>
        <w:t xml:space="preserve"> make an irrevocable notice in writing to the </w:t>
      </w:r>
      <w:r w:rsidRPr="006A1F64">
        <w:rPr>
          <w:rFonts w:ascii="Book Antiqua" w:hAnsi="Book Antiqua"/>
          <w:bCs/>
          <w:highlight w:val="yellow"/>
        </w:rPr>
        <w:t xml:space="preserve">Director General of Inland Revenue </w:t>
      </w:r>
      <w:r w:rsidRPr="006A1F64">
        <w:rPr>
          <w:rFonts w:ascii="Book Antiqua" w:hAnsi="Book Antiqua"/>
          <w:highlight w:val="yellow"/>
        </w:rPr>
        <w:t xml:space="preserve">and hence not subject to the Real Property Gains Tax and the parties hereto agree that no sum shall be retained for the purpose of Real Property Gains Tax. The Vendor(s) shall upon execution of this Agreement execute and deliver to the Purchaser(s) CKHT Form 3 as prescribed by the Act and </w:t>
      </w:r>
      <w:r w:rsidRPr="006A1F64">
        <w:rPr>
          <w:rFonts w:ascii="Book Antiqua" w:hAnsi="Book Antiqua"/>
          <w:bCs/>
          <w:highlight w:val="yellow"/>
        </w:rPr>
        <w:t>the p</w:t>
      </w:r>
      <w:r>
        <w:rPr>
          <w:rFonts w:ascii="Book Antiqua" w:hAnsi="Book Antiqua"/>
          <w:bCs/>
          <w:highlight w:val="yellow"/>
        </w:rPr>
        <w:t>arties hereto agree that the three per centum (3</w:t>
      </w:r>
      <w:r w:rsidRPr="006A1F64">
        <w:rPr>
          <w:rFonts w:ascii="Book Antiqua" w:hAnsi="Book Antiqua"/>
          <w:bCs/>
          <w:highlight w:val="yellow"/>
        </w:rPr>
        <w:t>%) of the Purchase Price hereto (hereinafter referred to as “the Retention Sum”) shall be released and deposited to with  the Vendors(s)’ Solicitors as stakeholder upon the execution of this Agreement and the Vendor(s)’ Solicitors are authorised by the parties hereto to release the Retention Sum to the Vendor(s) upon receipt of the exemption and/or clearance letter from the Vendor(s) or the DG</w:t>
      </w:r>
      <w:r w:rsidRPr="006A1F64">
        <w:rPr>
          <w:rFonts w:ascii="Book Antiqua" w:hAnsi="Book Antiqua"/>
          <w:highlight w:val="yellow"/>
        </w:rPr>
        <w:t>.</w:t>
      </w:r>
    </w:p>
    <w:p w14:paraId="33B7A97D" w14:textId="77777777" w:rsidR="00280BD0" w:rsidRPr="008261E4" w:rsidRDefault="00280BD0" w:rsidP="00002A5F">
      <w:pPr>
        <w:ind w:left="720" w:hanging="720"/>
        <w:jc w:val="both"/>
        <w:rPr>
          <w:rFonts w:ascii="Book Antiqua" w:hAnsi="Book Antiqua"/>
        </w:rPr>
      </w:pPr>
    </w:p>
    <w:p w14:paraId="27EDF502" w14:textId="77777777" w:rsidR="00280BD0" w:rsidRPr="008261E4" w:rsidRDefault="00280BD0" w:rsidP="00280BD0">
      <w:pPr>
        <w:pStyle w:val="acList3"/>
        <w:tabs>
          <w:tab w:val="clear" w:pos="1440"/>
        </w:tabs>
        <w:spacing w:before="0" w:line="240" w:lineRule="auto"/>
        <w:ind w:left="720"/>
        <w:rPr>
          <w:rFonts w:ascii="Book Antiqua" w:hAnsi="Book Antiqua"/>
          <w:sz w:val="20"/>
        </w:rPr>
      </w:pPr>
      <w:r w:rsidRPr="008261E4">
        <w:rPr>
          <w:rFonts w:ascii="Book Antiqua" w:eastAsia="SimSun" w:hAnsi="Book Antiqua"/>
          <w:sz w:val="20"/>
          <w:lang w:eastAsia="zh-CN"/>
        </w:rPr>
        <w:t>6.4</w:t>
      </w:r>
      <w:r w:rsidRPr="008261E4">
        <w:rPr>
          <w:rFonts w:ascii="Book Antiqua" w:hAnsi="Book Antiqua"/>
          <w:sz w:val="20"/>
        </w:rPr>
        <w:tab/>
        <w:t>The Vendor</w:t>
      </w:r>
      <w:r w:rsidRPr="008261E4">
        <w:rPr>
          <w:rFonts w:ascii="Book Antiqua" w:eastAsia="SimSun" w:hAnsi="Book Antiqua"/>
          <w:sz w:val="20"/>
          <w:lang w:eastAsia="zh-CN"/>
        </w:rPr>
        <w:t>(s)</w:t>
      </w:r>
      <w:r w:rsidRPr="008261E4">
        <w:rPr>
          <w:rFonts w:ascii="Book Antiqua" w:hAnsi="Book Antiqua"/>
          <w:sz w:val="20"/>
        </w:rPr>
        <w:t xml:space="preserve"> hereby agrees and undertakes to indemnify and keep the Purchaser</w:t>
      </w:r>
      <w:r w:rsidRPr="008261E4">
        <w:rPr>
          <w:rFonts w:ascii="Book Antiqua" w:eastAsia="SimSun" w:hAnsi="Book Antiqua"/>
          <w:sz w:val="20"/>
          <w:lang w:eastAsia="zh-CN"/>
        </w:rPr>
        <w:t>(s)</w:t>
      </w:r>
      <w:r w:rsidRPr="008261E4">
        <w:rPr>
          <w:rFonts w:ascii="Book Antiqua" w:hAnsi="Book Antiqua"/>
          <w:sz w:val="20"/>
        </w:rPr>
        <w:t xml:space="preserve"> fully indemnified against all claims, costs, fines or penalties which may be brought suffered or levied against the Purchaser</w:t>
      </w:r>
      <w:r w:rsidRPr="008261E4">
        <w:rPr>
          <w:rFonts w:ascii="Book Antiqua" w:eastAsia="SimSun" w:hAnsi="Book Antiqua"/>
          <w:sz w:val="20"/>
          <w:lang w:eastAsia="zh-CN"/>
        </w:rPr>
        <w:t>(s)</w:t>
      </w:r>
      <w:r w:rsidRPr="008261E4">
        <w:rPr>
          <w:rFonts w:ascii="Book Antiqua" w:hAnsi="Book Antiqua"/>
          <w:sz w:val="20"/>
        </w:rPr>
        <w:t xml:space="preserve"> as a result of the Vendor</w:t>
      </w:r>
      <w:r w:rsidRPr="008261E4">
        <w:rPr>
          <w:rFonts w:ascii="Book Antiqua" w:eastAsia="SimSun" w:hAnsi="Book Antiqua"/>
          <w:sz w:val="20"/>
          <w:lang w:eastAsia="zh-CN"/>
        </w:rPr>
        <w:t>(s)</w:t>
      </w:r>
      <w:r w:rsidRPr="008261E4">
        <w:rPr>
          <w:rFonts w:ascii="Book Antiqua" w:hAnsi="Book Antiqua"/>
          <w:sz w:val="20"/>
        </w:rPr>
        <w:t>’ non-compliance with any of the provisions of the law relating to payment of the real property gains tax by the Vendor</w:t>
      </w:r>
      <w:r w:rsidRPr="008261E4">
        <w:rPr>
          <w:rFonts w:ascii="Book Antiqua" w:eastAsia="SimSun" w:hAnsi="Book Antiqua"/>
          <w:sz w:val="20"/>
          <w:lang w:eastAsia="zh-CN"/>
        </w:rPr>
        <w:t>(s)</w:t>
      </w:r>
      <w:r w:rsidRPr="008261E4">
        <w:rPr>
          <w:rFonts w:ascii="Book Antiqua" w:hAnsi="Book Antiqua"/>
          <w:sz w:val="20"/>
        </w:rPr>
        <w:t xml:space="preserve"> including all claims by the DG arising from the Vendor</w:t>
      </w:r>
      <w:r w:rsidRPr="008261E4">
        <w:rPr>
          <w:rFonts w:ascii="Book Antiqua" w:eastAsia="SimSun" w:hAnsi="Book Antiqua"/>
          <w:sz w:val="20"/>
          <w:lang w:eastAsia="zh-CN"/>
        </w:rPr>
        <w:t>(s)’</w:t>
      </w:r>
      <w:r w:rsidRPr="008261E4">
        <w:rPr>
          <w:rFonts w:ascii="Book Antiqua" w:hAnsi="Book Antiqua"/>
          <w:sz w:val="20"/>
        </w:rPr>
        <w:t xml:space="preserve"> default in the payment of such tax.</w:t>
      </w:r>
    </w:p>
    <w:p w14:paraId="6EDD03F9" w14:textId="77777777" w:rsidR="00280BD0" w:rsidRPr="008261E4" w:rsidRDefault="00280BD0" w:rsidP="00280BD0">
      <w:pPr>
        <w:jc w:val="both"/>
        <w:rPr>
          <w:rFonts w:ascii="Book Antiqua" w:hAnsi="Book Antiqua"/>
          <w:bCs/>
        </w:rPr>
      </w:pPr>
    </w:p>
    <w:p w14:paraId="2FEE54C7" w14:textId="77777777" w:rsidR="00280BD0" w:rsidRPr="008261E4" w:rsidRDefault="00280BD0" w:rsidP="00280BD0">
      <w:pPr>
        <w:pStyle w:val="BodyText"/>
        <w:ind w:left="720" w:hanging="720"/>
        <w:rPr>
          <w:rFonts w:ascii="Book Antiqua" w:hAnsi="Book Antiqua"/>
          <w:b/>
          <w:sz w:val="20"/>
        </w:rPr>
      </w:pPr>
      <w:r w:rsidRPr="008261E4">
        <w:rPr>
          <w:rFonts w:ascii="Book Antiqua" w:hAnsi="Book Antiqua"/>
          <w:sz w:val="20"/>
        </w:rPr>
        <w:t>7.</w:t>
      </w:r>
      <w:r w:rsidRPr="008261E4">
        <w:rPr>
          <w:rFonts w:ascii="Book Antiqua" w:hAnsi="Book Antiqua"/>
          <w:sz w:val="20"/>
        </w:rPr>
        <w:tab/>
      </w:r>
      <w:r w:rsidRPr="008261E4">
        <w:rPr>
          <w:rFonts w:ascii="Book Antiqua" w:hAnsi="Book Antiqua"/>
          <w:b/>
          <w:sz w:val="20"/>
        </w:rPr>
        <w:t>PURCHASER(S)’ DEFAULT</w:t>
      </w:r>
    </w:p>
    <w:p w14:paraId="653730BB" w14:textId="77777777" w:rsidR="00280BD0" w:rsidRPr="008261E4" w:rsidRDefault="00280BD0" w:rsidP="00280BD0">
      <w:pPr>
        <w:pStyle w:val="BodyText"/>
        <w:ind w:left="720" w:hanging="720"/>
        <w:rPr>
          <w:rFonts w:ascii="Book Antiqua" w:hAnsi="Book Antiqua"/>
          <w:sz w:val="20"/>
        </w:rPr>
      </w:pPr>
    </w:p>
    <w:p w14:paraId="115558FE"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7.1</w:t>
      </w:r>
      <w:r w:rsidRPr="008261E4">
        <w:rPr>
          <w:rFonts w:ascii="Book Antiqua" w:hAnsi="Book Antiqua"/>
          <w:sz w:val="20"/>
        </w:rPr>
        <w:tab/>
        <w:t xml:space="preserve">In the event of the Purchaser(s) being in default of paying the whole or any part of the Balance Purchase Price to the Vendor(s)’ Solicitors other than by reason of the fault of the Vendor(s) in the manner and within the times stipulated in the Second Schedule hereto, then it is hereby agreed between the Vendor(s) and the Purchaser(s) that the Deposit paid by the Purchaser(s) shall be forfeited absolutely to the Vendor(s) by way of agreed liquidated damages and thereafter the Vendor(s) shall refund all other monies paid by the Purchaser(s) to the Vendor(s) pursuant to this Agreement </w:t>
      </w:r>
      <w:r w:rsidRPr="008261E4">
        <w:rPr>
          <w:rFonts w:ascii="Book Antiqua" w:hAnsi="Book Antiqua"/>
          <w:sz w:val="20"/>
          <w:lang w:val="en-US" w:eastAsia="zh-CN"/>
        </w:rPr>
        <w:t xml:space="preserve">within fourteen (14) days from the date of receipt of such notice failing which the interest at the rate of eight per centum (8%) per annum shall accrue on the outstanding monies commencing from the date after the lapse of the fourteen (14) days period till the date of actual refund </w:t>
      </w:r>
      <w:r w:rsidRPr="008261E4">
        <w:rPr>
          <w:rFonts w:ascii="Book Antiqua" w:hAnsi="Book Antiqua"/>
          <w:sz w:val="20"/>
        </w:rPr>
        <w:t>WHEREUPON this Agreement shall upon the said refund be terminated and rendered null and void and thereafter neither party hereto shall have any claims against the other and the Vendor(s) shall be entitled at its absolute discretion to resell the said Property at such time and place and subject to such conditions and in such  manner as the Vendor(s) shall think fit without the necessity of previously tendering or offering to make any sale to the Purchaser(s).</w:t>
      </w:r>
    </w:p>
    <w:p w14:paraId="1243C0B3" w14:textId="77777777" w:rsidR="00280BD0" w:rsidRPr="008261E4" w:rsidRDefault="00280BD0" w:rsidP="00280BD0">
      <w:pPr>
        <w:pStyle w:val="BodyText"/>
        <w:rPr>
          <w:rFonts w:ascii="Book Antiqua" w:hAnsi="Book Antiqua"/>
          <w:sz w:val="20"/>
        </w:rPr>
      </w:pPr>
    </w:p>
    <w:p w14:paraId="4C443DE3" w14:textId="77777777" w:rsidR="00280BD0" w:rsidRPr="008261E4" w:rsidRDefault="00280BD0" w:rsidP="00280BD0">
      <w:pPr>
        <w:pStyle w:val="BodyText"/>
        <w:numPr>
          <w:ilvl w:val="0"/>
          <w:numId w:val="10"/>
        </w:numPr>
        <w:rPr>
          <w:rFonts w:ascii="Book Antiqua" w:hAnsi="Book Antiqua"/>
          <w:sz w:val="20"/>
        </w:rPr>
      </w:pPr>
      <w:r w:rsidRPr="008261E4">
        <w:rPr>
          <w:rFonts w:ascii="Book Antiqua" w:hAnsi="Book Antiqua"/>
          <w:b/>
          <w:sz w:val="20"/>
        </w:rPr>
        <w:t>VENDOR(S)’ DEFAULT</w:t>
      </w:r>
    </w:p>
    <w:p w14:paraId="71070368" w14:textId="77777777" w:rsidR="00280BD0" w:rsidRPr="008261E4" w:rsidRDefault="00280BD0" w:rsidP="00280BD0">
      <w:pPr>
        <w:pStyle w:val="BodyText"/>
        <w:rPr>
          <w:rFonts w:ascii="Book Antiqua" w:hAnsi="Book Antiqua"/>
          <w:sz w:val="20"/>
        </w:rPr>
      </w:pPr>
    </w:p>
    <w:p w14:paraId="351A93BC" w14:textId="77777777" w:rsidR="009E27C1" w:rsidRDefault="00280BD0" w:rsidP="009E27C1">
      <w:pPr>
        <w:pStyle w:val="BodyText"/>
        <w:ind w:left="720" w:hanging="720"/>
        <w:rPr>
          <w:rFonts w:ascii="Book Antiqua" w:hAnsi="Book Antiqua"/>
          <w:sz w:val="20"/>
        </w:rPr>
      </w:pPr>
      <w:r w:rsidRPr="008261E4">
        <w:rPr>
          <w:rFonts w:ascii="Book Antiqua" w:hAnsi="Book Antiqua"/>
          <w:sz w:val="20"/>
        </w:rPr>
        <w:t>8.1</w:t>
      </w:r>
      <w:r w:rsidRPr="008261E4">
        <w:rPr>
          <w:rFonts w:ascii="Book Antiqua" w:hAnsi="Book Antiqua"/>
          <w:sz w:val="20"/>
        </w:rPr>
        <w:tab/>
        <w:t xml:space="preserve">If through no fault of the Purchaser(s) the Vendor(s) shall fail or neglect to complete the sale herein in accordance with this Agreement </w:t>
      </w:r>
      <w:r w:rsidR="00D5748A" w:rsidRPr="008261E4">
        <w:rPr>
          <w:rFonts w:ascii="Book Antiqua" w:hAnsi="Book Antiqua"/>
          <w:sz w:val="20"/>
        </w:rPr>
        <w:t xml:space="preserve">(including but not limited to the failure by the Vendor(s) to comply its obligation within the stipulated period as stated in this Agreement) </w:t>
      </w:r>
      <w:r w:rsidRPr="008261E4">
        <w:rPr>
          <w:rFonts w:ascii="Book Antiqua" w:hAnsi="Book Antiqua"/>
          <w:sz w:val="20"/>
        </w:rPr>
        <w:t xml:space="preserve">and breach of any of the terms and condition of this Agreement, the Purchaser(s) shall be entitled at their sole discretion EITHER to require the Vendor(s) to refund to the Purchaser(s) whatever sums so far received by the Vendor(s) pursuant to the Second Schedule hereto together with a further sum equivalent to the Deposit as agreed liquidated damages for the breach of the terms and conditions of this Agreement </w:t>
      </w:r>
      <w:r w:rsidRPr="008261E4">
        <w:rPr>
          <w:rFonts w:ascii="Book Antiqua" w:hAnsi="Book Antiqua"/>
          <w:sz w:val="20"/>
          <w:lang w:val="en-US" w:eastAsia="zh-CN"/>
        </w:rPr>
        <w:t xml:space="preserve">within fourteen (14) days from the date of receipt of such notice failing which the interest at the rate of eight per centum (8%) per annum shall accrue on the outstanding monies commencing from the date after the lapse of the fourteen (14) days period till the date of actual refund </w:t>
      </w:r>
      <w:r w:rsidRPr="008261E4">
        <w:rPr>
          <w:rFonts w:ascii="Book Antiqua" w:hAnsi="Book Antiqua"/>
          <w:sz w:val="20"/>
        </w:rPr>
        <w:t>and thereafter this Agreement shall be terminated and rendered null and void OR to proceed to apply for a decree of Specific Performance against the Vendor(s) and all the costs and expenses that may be incurred by the Purchaser(s) based on solicitors and client basis be borne by the Vendor(s) absolutely</w:t>
      </w:r>
      <w:r w:rsidR="009E27C1">
        <w:rPr>
          <w:rFonts w:ascii="Book Antiqua" w:hAnsi="Book Antiqua"/>
          <w:sz w:val="20"/>
        </w:rPr>
        <w:t>.</w:t>
      </w:r>
    </w:p>
    <w:p w14:paraId="57A25CF3" w14:textId="77777777" w:rsidR="009E27C1" w:rsidRDefault="009E27C1" w:rsidP="009E27C1">
      <w:pPr>
        <w:pStyle w:val="BodyText"/>
        <w:ind w:left="720" w:hanging="720"/>
        <w:rPr>
          <w:rFonts w:ascii="Book Antiqua" w:hAnsi="Book Antiqua"/>
          <w:sz w:val="20"/>
        </w:rPr>
      </w:pPr>
    </w:p>
    <w:p w14:paraId="0AD4C553" w14:textId="77777777" w:rsidR="00280BD0" w:rsidRPr="008261E4" w:rsidRDefault="009E27C1" w:rsidP="009E27C1">
      <w:pPr>
        <w:pStyle w:val="BodyText"/>
        <w:ind w:left="720" w:hanging="720"/>
        <w:rPr>
          <w:rFonts w:ascii="Book Antiqua" w:hAnsi="Book Antiqua"/>
          <w:sz w:val="20"/>
        </w:rPr>
      </w:pPr>
      <w:r>
        <w:rPr>
          <w:rFonts w:ascii="Book Antiqua" w:hAnsi="Book Antiqua"/>
          <w:sz w:val="20"/>
        </w:rPr>
        <w:t>9.</w:t>
      </w:r>
      <w:r>
        <w:rPr>
          <w:rFonts w:ascii="Book Antiqua" w:hAnsi="Book Antiqua"/>
          <w:sz w:val="20"/>
        </w:rPr>
        <w:tab/>
      </w:r>
      <w:r w:rsidR="00280BD0" w:rsidRPr="008261E4">
        <w:rPr>
          <w:rFonts w:ascii="Book Antiqua" w:hAnsi="Book Antiqua"/>
          <w:b/>
          <w:sz w:val="20"/>
        </w:rPr>
        <w:t>NON-REGISTRATION</w:t>
      </w:r>
    </w:p>
    <w:p w14:paraId="1FA2BBF9" w14:textId="77777777" w:rsidR="00280BD0" w:rsidRPr="008261E4" w:rsidRDefault="00280BD0" w:rsidP="00280BD0">
      <w:pPr>
        <w:pStyle w:val="BodyText"/>
        <w:rPr>
          <w:rFonts w:ascii="Book Antiqua" w:hAnsi="Book Antiqua"/>
          <w:sz w:val="20"/>
        </w:rPr>
      </w:pPr>
    </w:p>
    <w:p w14:paraId="4112097D"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9.1</w:t>
      </w:r>
      <w:r w:rsidRPr="008261E4">
        <w:rPr>
          <w:rFonts w:ascii="Book Antiqua" w:hAnsi="Book Antiqua"/>
          <w:sz w:val="20"/>
        </w:rPr>
        <w:tab/>
        <w:t>In the event that the said Transfer cannot be registered for any reason whatsoever or defect which cannot be rectified by the Vendor(s) or the Purchaser(s), the Purchaser(s) shall be entitled to terminate the transaction herein whereupon the Vendor(s) shall forthwith refund to the Purchaser(s) all monies (without interest thereon) paid by the Purchaser(s) to the Vendor(s) pursuant to this Agreement within Fourteen (14) days from the date of such non-registration</w:t>
      </w:r>
      <w:r w:rsidRPr="008261E4">
        <w:rPr>
          <w:rFonts w:ascii="Book Antiqua" w:hAnsi="Book Antiqua"/>
          <w:sz w:val="20"/>
          <w:lang w:val="en-US" w:eastAsia="zh-CN"/>
        </w:rPr>
        <w:t xml:space="preserve"> failing which the interest at the rate of eight per centum (8%) per annum shall accrue on the outstanding monies commencing from the date after the lapse of the fourteen (14) days period till the date of actual refund</w:t>
      </w:r>
      <w:r w:rsidRPr="008261E4">
        <w:rPr>
          <w:rFonts w:ascii="Book Antiqua" w:hAnsi="Book Antiqua"/>
          <w:sz w:val="20"/>
        </w:rPr>
        <w:t>, and the Purchaser(s) shall return all documents in respect of this transaction in particular the individual issue document of title of the said Property to the Vendor(s) within Seven (7) days from the date of receipt by the Purchaser(s) of the full refund of all monies paid by the Purchaser(s) to the Vendor(s) pursuant to this Agreement and thereafter this Agreement shall terminate and be rendered null and void and neither party shall have any further claims as against the other.</w:t>
      </w:r>
    </w:p>
    <w:p w14:paraId="6C02C591" w14:textId="77777777" w:rsidR="00280BD0" w:rsidRPr="008261E4" w:rsidRDefault="00280BD0" w:rsidP="00280BD0">
      <w:pPr>
        <w:pStyle w:val="BodyText"/>
        <w:rPr>
          <w:rFonts w:ascii="Book Antiqua" w:hAnsi="Book Antiqua"/>
          <w:sz w:val="20"/>
        </w:rPr>
      </w:pPr>
    </w:p>
    <w:p w14:paraId="41623E9E" w14:textId="77777777" w:rsidR="00280BD0" w:rsidRPr="008261E4" w:rsidRDefault="00280BD0" w:rsidP="00280BD0">
      <w:pPr>
        <w:pStyle w:val="BodyText"/>
        <w:numPr>
          <w:ilvl w:val="0"/>
          <w:numId w:val="10"/>
        </w:numPr>
        <w:rPr>
          <w:rFonts w:ascii="Book Antiqua" w:hAnsi="Book Antiqua"/>
          <w:sz w:val="20"/>
        </w:rPr>
      </w:pPr>
      <w:r w:rsidRPr="008261E4">
        <w:rPr>
          <w:rFonts w:ascii="Book Antiqua" w:hAnsi="Book Antiqua"/>
          <w:b/>
          <w:sz w:val="20"/>
        </w:rPr>
        <w:t>APPORTIONMENT OF OUTGOINGS</w:t>
      </w:r>
    </w:p>
    <w:p w14:paraId="7108FF73" w14:textId="77777777" w:rsidR="00280BD0" w:rsidRPr="008261E4" w:rsidRDefault="00280BD0" w:rsidP="00280BD0">
      <w:pPr>
        <w:pStyle w:val="BodyText"/>
        <w:rPr>
          <w:rFonts w:ascii="Book Antiqua" w:hAnsi="Book Antiqua"/>
          <w:sz w:val="20"/>
        </w:rPr>
      </w:pPr>
    </w:p>
    <w:p w14:paraId="013CC6A2" w14:textId="77777777" w:rsidR="00E63DBF" w:rsidRDefault="00280BD0" w:rsidP="00E63DBF">
      <w:pPr>
        <w:pStyle w:val="BodyText"/>
        <w:numPr>
          <w:ilvl w:val="1"/>
          <w:numId w:val="10"/>
        </w:numPr>
        <w:rPr>
          <w:rFonts w:ascii="Book Antiqua" w:hAnsi="Book Antiqua"/>
        </w:rPr>
      </w:pPr>
      <w:r w:rsidRPr="008261E4">
        <w:rPr>
          <w:rFonts w:ascii="Book Antiqua" w:hAnsi="Book Antiqua"/>
          <w:sz w:val="20"/>
        </w:rPr>
        <w:t xml:space="preserve">All quit rent, rates, assessments, taxes and all other outgoings due and payable in respect of the said Property (including but not limited to the sewerage charges due to Indah Water Consortium) shall be apportioned as at the date of delivery of </w:t>
      </w:r>
      <w:r w:rsidRPr="00304428">
        <w:rPr>
          <w:rFonts w:ascii="Book Antiqua" w:hAnsi="Book Antiqua"/>
          <w:sz w:val="20"/>
          <w:highlight w:val="yellow"/>
        </w:rPr>
        <w:t>legal and vacant possession</w:t>
      </w:r>
      <w:r w:rsidRPr="008261E4">
        <w:rPr>
          <w:rFonts w:ascii="Book Antiqua" w:hAnsi="Book Antiqua"/>
          <w:sz w:val="20"/>
        </w:rPr>
        <w:t xml:space="preserve"> of the said Property and any sum or sums due by virtue of such apportionment shall be paid on such date PROVIDED ALWAYS THAT the Vendor(s) shall indemnify and keep the Purchaser(s) indemnified in respect of any loss or penalty imposed in respect of any late payment by the Vendor(s) of such aforesaid payments.</w:t>
      </w:r>
      <w:r w:rsidR="00E63DBF" w:rsidRPr="00E63DBF">
        <w:rPr>
          <w:rFonts w:ascii="Book Antiqua" w:hAnsi="Book Antiqua"/>
        </w:rPr>
        <w:t xml:space="preserve"> </w:t>
      </w:r>
    </w:p>
    <w:p w14:paraId="139CDF0A" w14:textId="77777777" w:rsidR="00E63DBF" w:rsidRDefault="00E63DBF" w:rsidP="00E63DBF">
      <w:pPr>
        <w:pStyle w:val="BodyText"/>
        <w:ind w:left="720"/>
        <w:rPr>
          <w:rFonts w:ascii="Book Antiqua" w:hAnsi="Book Antiqua"/>
        </w:rPr>
      </w:pPr>
    </w:p>
    <w:p w14:paraId="0425403B" w14:textId="77777777" w:rsidR="00E63DBF" w:rsidRPr="00E63DBF" w:rsidRDefault="00E63DBF" w:rsidP="00E63DBF">
      <w:pPr>
        <w:pStyle w:val="BodyText"/>
        <w:numPr>
          <w:ilvl w:val="1"/>
          <w:numId w:val="10"/>
        </w:numPr>
        <w:rPr>
          <w:sz w:val="20"/>
          <w:lang w:val="en-MY" w:eastAsia="x-none"/>
        </w:rPr>
      </w:pPr>
      <w:r w:rsidRPr="00E63DBF">
        <w:rPr>
          <w:rFonts w:ascii="Book Antiqua" w:hAnsi="Book Antiqua"/>
          <w:sz w:val="20"/>
        </w:rPr>
        <w:t>The parties hereto hereby irrevocably authorise the Vendor(s)’ Solicitors to retain a sufficient sum from the Balance Purchase Price for any outstanding of quit rent, rates, assessments, and all other lawful outgoings payable in respect of the said Property (if any). The Vendor(s)’ Solicitors shall release the said sum to the Vendor(s) upon obtaining the bills of clearance from the Vendor(s) or upon the Vendor(s) has paid the apportionment of outgoings payable by the Vendor(s)</w:t>
      </w:r>
      <w:r>
        <w:rPr>
          <w:rFonts w:ascii="Book Antiqua" w:hAnsi="Book Antiqua"/>
          <w:sz w:val="20"/>
        </w:rPr>
        <w:t>.</w:t>
      </w:r>
    </w:p>
    <w:p w14:paraId="241DBBE3" w14:textId="77777777" w:rsidR="00280BD0" w:rsidRPr="008261E4" w:rsidRDefault="00280BD0" w:rsidP="00280BD0">
      <w:pPr>
        <w:pStyle w:val="BodyText"/>
        <w:rPr>
          <w:rFonts w:ascii="Book Antiqua" w:hAnsi="Book Antiqua"/>
          <w:sz w:val="20"/>
        </w:rPr>
      </w:pPr>
    </w:p>
    <w:p w14:paraId="23BDC840" w14:textId="77777777" w:rsidR="00280BD0" w:rsidRPr="008261E4" w:rsidRDefault="00E63DBF" w:rsidP="00280BD0">
      <w:pPr>
        <w:pStyle w:val="BodyText"/>
        <w:ind w:left="720" w:hanging="720"/>
        <w:rPr>
          <w:rFonts w:ascii="Book Antiqua" w:hAnsi="Book Antiqua"/>
          <w:sz w:val="20"/>
        </w:rPr>
      </w:pPr>
      <w:r>
        <w:rPr>
          <w:rFonts w:ascii="Book Antiqua" w:hAnsi="Book Antiqua"/>
          <w:sz w:val="20"/>
        </w:rPr>
        <w:t>10.3</w:t>
      </w:r>
      <w:r w:rsidR="00280BD0" w:rsidRPr="008261E4">
        <w:rPr>
          <w:rFonts w:ascii="Book Antiqua" w:hAnsi="Book Antiqua"/>
          <w:sz w:val="20"/>
        </w:rPr>
        <w:tab/>
        <w:t>For the purposes of ascertaining the apportionment, the Vendor(s) shall prior to the Completion Date forward to the Purchaser(s)’ Solicitors all current quit rent, assessment, water and electricity, telephone, and other relevant receipts pertaining to the said Property.</w:t>
      </w:r>
    </w:p>
    <w:p w14:paraId="42B7F3BD" w14:textId="77777777" w:rsidR="00280BD0" w:rsidRPr="008261E4" w:rsidRDefault="00280BD0" w:rsidP="00280BD0">
      <w:pPr>
        <w:pStyle w:val="BodyText"/>
        <w:rPr>
          <w:rFonts w:ascii="Book Antiqua" w:hAnsi="Book Antiqua"/>
          <w:sz w:val="20"/>
        </w:rPr>
      </w:pPr>
    </w:p>
    <w:p w14:paraId="260E6980" w14:textId="77777777" w:rsidR="00280BD0" w:rsidRPr="008261E4" w:rsidRDefault="00280BD0" w:rsidP="00280BD0">
      <w:pPr>
        <w:pStyle w:val="BodyText"/>
        <w:ind w:left="720" w:hanging="720"/>
        <w:rPr>
          <w:rFonts w:ascii="Book Antiqua" w:hAnsi="Book Antiqua"/>
          <w:b/>
          <w:sz w:val="20"/>
        </w:rPr>
      </w:pPr>
      <w:r w:rsidRPr="008261E4">
        <w:rPr>
          <w:rFonts w:ascii="Book Antiqua" w:hAnsi="Book Antiqua"/>
          <w:sz w:val="20"/>
        </w:rPr>
        <w:t>11.</w:t>
      </w:r>
      <w:r w:rsidRPr="008261E4">
        <w:rPr>
          <w:rFonts w:ascii="Book Antiqua" w:hAnsi="Book Antiqua"/>
          <w:sz w:val="20"/>
        </w:rPr>
        <w:tab/>
      </w:r>
      <w:r w:rsidRPr="008261E4">
        <w:rPr>
          <w:rFonts w:ascii="Book Antiqua" w:hAnsi="Book Antiqua"/>
          <w:b/>
          <w:sz w:val="20"/>
        </w:rPr>
        <w:t>LAND ACQUISITION</w:t>
      </w:r>
    </w:p>
    <w:p w14:paraId="11F20867" w14:textId="77777777" w:rsidR="00280BD0" w:rsidRPr="008261E4" w:rsidRDefault="00280BD0" w:rsidP="00280BD0">
      <w:pPr>
        <w:pStyle w:val="BodyText"/>
        <w:ind w:left="1440" w:hanging="1440"/>
        <w:rPr>
          <w:rFonts w:ascii="Book Antiqua" w:hAnsi="Book Antiqua"/>
          <w:sz w:val="20"/>
        </w:rPr>
      </w:pPr>
    </w:p>
    <w:p w14:paraId="0D39140A"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11.1</w:t>
      </w:r>
      <w:r w:rsidRPr="008261E4">
        <w:rPr>
          <w:rFonts w:ascii="Book Antiqua" w:hAnsi="Book Antiqua"/>
          <w:sz w:val="20"/>
        </w:rPr>
        <w:tab/>
        <w:t>That from the date of this Agreement until the date on which the said Transfer shall be presented for registration, in the event of any notification or declaration pursuant to the provisions of the Land Acquisition Act, 1960 (hereinafter referred to as “the Acquisition Act”) of the likely or intended acquisition of the said Property or any part thereof, the Vendor(s) shall immediately give notice in writing (hereinafter referred to as “the Notice of Acquisition”) to the Purchaser(s) of such notification or declaration and the Purchaser(s) shall be entitled at their option by notice in writing (hereinafter referred to as “the Notice of Rescission”) served on the Vendor(s) on or before the expiry of Seven (7) days from the date of receipt by the Purchaser(s) of the Notice of Acquisition to treat the Sale and Purchase hereunder of the said Property as rescinded on the date of receipt by the Purchaser(s) of the Notice of Acquisition.</w:t>
      </w:r>
    </w:p>
    <w:p w14:paraId="61C27515" w14:textId="77777777" w:rsidR="00280BD0" w:rsidRPr="008261E4" w:rsidRDefault="00280BD0" w:rsidP="00280BD0">
      <w:pPr>
        <w:pStyle w:val="BodyText"/>
        <w:ind w:left="1440" w:hanging="1440"/>
        <w:rPr>
          <w:rFonts w:ascii="Book Antiqua" w:hAnsi="Book Antiqua"/>
          <w:sz w:val="20"/>
        </w:rPr>
      </w:pPr>
    </w:p>
    <w:p w14:paraId="7C12A255" w14:textId="77777777" w:rsidR="00280BD0" w:rsidRPr="008261E4" w:rsidRDefault="00280BD0" w:rsidP="00280BD0">
      <w:pPr>
        <w:pStyle w:val="BodyText"/>
        <w:numPr>
          <w:ilvl w:val="1"/>
          <w:numId w:val="33"/>
        </w:numPr>
        <w:tabs>
          <w:tab w:val="clear" w:pos="435"/>
        </w:tabs>
        <w:ind w:left="720" w:hanging="720"/>
        <w:rPr>
          <w:rFonts w:ascii="Book Antiqua" w:hAnsi="Book Antiqua"/>
          <w:sz w:val="20"/>
        </w:rPr>
      </w:pPr>
      <w:r w:rsidRPr="008261E4">
        <w:rPr>
          <w:rFonts w:ascii="Book Antiqua" w:hAnsi="Book Antiqua"/>
          <w:sz w:val="20"/>
        </w:rPr>
        <w:t>The Vendor(s) shall on or before the expiry of Seven (7) days from the date of Notice of Rescission cause all monies paid hereunder by the Purchaser(s) to the Vendor(s) pursuant to this Agreement to be refunded but without interest to the Purchaser(s)</w:t>
      </w:r>
      <w:r w:rsidRPr="008261E4">
        <w:rPr>
          <w:rFonts w:ascii="Book Antiqua" w:hAnsi="Book Antiqua"/>
          <w:sz w:val="20"/>
          <w:lang w:val="en-US" w:eastAsia="zh-CN"/>
        </w:rPr>
        <w:t xml:space="preserve"> within fourteen (14) days from the date of receipt of such notice failing which the interest at the rate of eight per centum (8%) per annum shall accrue on the outstanding monies commencing from the date after the lapse of the Seven (7) days period till the date of actual refund</w:t>
      </w:r>
      <w:r w:rsidRPr="008261E4">
        <w:rPr>
          <w:rFonts w:ascii="Book Antiqua" w:hAnsi="Book Antiqua"/>
          <w:sz w:val="20"/>
        </w:rPr>
        <w:t>.</w:t>
      </w:r>
    </w:p>
    <w:p w14:paraId="71EA92CF" w14:textId="77777777" w:rsidR="00280BD0" w:rsidRPr="008261E4" w:rsidRDefault="00280BD0" w:rsidP="00280BD0">
      <w:pPr>
        <w:pStyle w:val="BodyText"/>
        <w:rPr>
          <w:rFonts w:ascii="Book Antiqua" w:hAnsi="Book Antiqua"/>
          <w:sz w:val="20"/>
        </w:rPr>
      </w:pPr>
    </w:p>
    <w:p w14:paraId="4F0EF9D2" w14:textId="77777777" w:rsidR="00280BD0" w:rsidRPr="008261E4" w:rsidRDefault="00280BD0" w:rsidP="00280BD0">
      <w:pPr>
        <w:pStyle w:val="BodyText"/>
        <w:numPr>
          <w:ilvl w:val="1"/>
          <w:numId w:val="33"/>
        </w:numPr>
        <w:tabs>
          <w:tab w:val="clear" w:pos="435"/>
        </w:tabs>
        <w:ind w:left="720" w:hanging="720"/>
        <w:rPr>
          <w:rFonts w:ascii="Book Antiqua" w:hAnsi="Book Antiqua"/>
          <w:sz w:val="20"/>
        </w:rPr>
      </w:pPr>
      <w:r w:rsidRPr="008261E4">
        <w:rPr>
          <w:rFonts w:ascii="Book Antiqua" w:hAnsi="Book Antiqua"/>
          <w:sz w:val="20"/>
        </w:rPr>
        <w:t>If the Notice of Rescission is not given by the Purchaser(s) pursuant to Clause 11.1 above the following shall apply: -</w:t>
      </w:r>
    </w:p>
    <w:p w14:paraId="0C92D96A" w14:textId="77777777" w:rsidR="00280BD0" w:rsidRPr="008261E4" w:rsidRDefault="00280BD0" w:rsidP="00280BD0">
      <w:pPr>
        <w:pStyle w:val="BodyText"/>
        <w:rPr>
          <w:rFonts w:ascii="Book Antiqua" w:hAnsi="Book Antiqua"/>
          <w:sz w:val="20"/>
        </w:rPr>
      </w:pPr>
    </w:p>
    <w:p w14:paraId="78AB6F1A" w14:textId="77777777" w:rsidR="00280BD0" w:rsidRPr="008261E4" w:rsidRDefault="00280BD0" w:rsidP="00280BD0">
      <w:pPr>
        <w:pStyle w:val="BodyText"/>
        <w:numPr>
          <w:ilvl w:val="0"/>
          <w:numId w:val="34"/>
        </w:numPr>
        <w:tabs>
          <w:tab w:val="clear" w:pos="1080"/>
        </w:tabs>
        <w:ind w:left="1440" w:hanging="720"/>
        <w:rPr>
          <w:rFonts w:ascii="Book Antiqua" w:hAnsi="Book Antiqua"/>
          <w:sz w:val="20"/>
        </w:rPr>
      </w:pPr>
      <w:r w:rsidRPr="008261E4">
        <w:rPr>
          <w:rFonts w:ascii="Book Antiqua" w:hAnsi="Book Antiqua"/>
          <w:sz w:val="20"/>
        </w:rPr>
        <w:t>the Vendor(s) shall immediately upon being required so to do by the Purchaser(s)  serve notice upon the appropriate authority or authorities under the Acquisition Act of the sale and purchase hereunder of the said Property and of the Purchaser(s)’ interest in the said Property; and</w:t>
      </w:r>
    </w:p>
    <w:p w14:paraId="63D2301B" w14:textId="77777777" w:rsidR="00280BD0" w:rsidRPr="008261E4" w:rsidRDefault="00280BD0" w:rsidP="00280BD0">
      <w:pPr>
        <w:pStyle w:val="BodyText"/>
        <w:rPr>
          <w:rFonts w:ascii="Book Antiqua" w:hAnsi="Book Antiqua"/>
          <w:sz w:val="20"/>
        </w:rPr>
      </w:pPr>
    </w:p>
    <w:p w14:paraId="118C58CC" w14:textId="77777777" w:rsidR="00280BD0" w:rsidRPr="008261E4" w:rsidRDefault="00280BD0" w:rsidP="00280BD0">
      <w:pPr>
        <w:pStyle w:val="BodyText"/>
        <w:numPr>
          <w:ilvl w:val="0"/>
          <w:numId w:val="34"/>
        </w:numPr>
        <w:tabs>
          <w:tab w:val="clear" w:pos="1080"/>
        </w:tabs>
        <w:ind w:left="1440" w:hanging="720"/>
        <w:rPr>
          <w:rFonts w:ascii="Book Antiqua" w:hAnsi="Book Antiqua"/>
          <w:sz w:val="20"/>
        </w:rPr>
      </w:pPr>
      <w:r w:rsidRPr="008261E4">
        <w:rPr>
          <w:rFonts w:ascii="Book Antiqua" w:hAnsi="Book Antiqua"/>
          <w:sz w:val="20"/>
        </w:rPr>
        <w:t>the Purchaser(s) shall be absolutely entitled to the whole of the benefit of any arrangement made or the whole amount of any monetary compensation awarded in respect of the acquisition of the said Property under the Acquisition Act and the Vendor(s) shall do execute and sign all documents, acts and things on their part necessary or expedient to enable the Purchaser(s) to procure such arrangement or compensation.</w:t>
      </w:r>
    </w:p>
    <w:p w14:paraId="50374D8B" w14:textId="77777777" w:rsidR="00280BD0" w:rsidRPr="008261E4" w:rsidRDefault="00280BD0" w:rsidP="00280BD0">
      <w:pPr>
        <w:pStyle w:val="BodyText"/>
        <w:rPr>
          <w:rFonts w:ascii="Book Antiqua" w:hAnsi="Book Antiqua"/>
          <w:sz w:val="20"/>
        </w:rPr>
      </w:pPr>
    </w:p>
    <w:p w14:paraId="74A6B99D" w14:textId="77777777" w:rsidR="00280BD0" w:rsidRPr="008261E4" w:rsidRDefault="00280BD0" w:rsidP="00280BD0">
      <w:pPr>
        <w:pStyle w:val="BodyText"/>
        <w:ind w:left="720" w:hanging="720"/>
        <w:rPr>
          <w:rFonts w:ascii="Book Antiqua" w:hAnsi="Book Antiqua"/>
          <w:b/>
          <w:sz w:val="20"/>
        </w:rPr>
      </w:pPr>
      <w:r w:rsidRPr="008261E4">
        <w:rPr>
          <w:rFonts w:ascii="Book Antiqua" w:hAnsi="Book Antiqua"/>
          <w:sz w:val="20"/>
        </w:rPr>
        <w:t>12.</w:t>
      </w:r>
      <w:r w:rsidRPr="008261E4">
        <w:rPr>
          <w:rFonts w:ascii="Book Antiqua" w:hAnsi="Book Antiqua"/>
          <w:sz w:val="20"/>
        </w:rPr>
        <w:tab/>
      </w:r>
      <w:r w:rsidRPr="008261E4">
        <w:rPr>
          <w:rFonts w:ascii="Book Antiqua" w:hAnsi="Book Antiqua"/>
          <w:b/>
          <w:sz w:val="20"/>
        </w:rPr>
        <w:t>EXPRESS CONDITIONS</w:t>
      </w:r>
    </w:p>
    <w:p w14:paraId="3B2BC05C" w14:textId="77777777" w:rsidR="00280BD0" w:rsidRPr="008261E4" w:rsidRDefault="00280BD0" w:rsidP="00280BD0">
      <w:pPr>
        <w:pStyle w:val="BodyText"/>
        <w:ind w:left="720" w:hanging="720"/>
        <w:rPr>
          <w:rFonts w:ascii="Book Antiqua" w:hAnsi="Book Antiqua"/>
          <w:sz w:val="20"/>
        </w:rPr>
      </w:pPr>
    </w:p>
    <w:p w14:paraId="187F5ADF"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12.1</w:t>
      </w:r>
      <w:r w:rsidRPr="008261E4">
        <w:rPr>
          <w:rFonts w:ascii="Book Antiqua" w:hAnsi="Book Antiqua"/>
          <w:sz w:val="20"/>
        </w:rPr>
        <w:tab/>
        <w:t>It is hereby expressly agreed between the Vendor(s) and Purchaser(s) that they shall in addition to the terms and conditions herein be subject to the special express conditions if any set out in the Third Schedule hereto and in the event of any conflict, discrepancies or variance the special express conditions set out in the Third Schedule herein shall prevail.</w:t>
      </w:r>
    </w:p>
    <w:p w14:paraId="68CDE17E" w14:textId="77777777" w:rsidR="00280BD0" w:rsidRPr="008261E4" w:rsidRDefault="00280BD0" w:rsidP="00280BD0">
      <w:pPr>
        <w:pStyle w:val="BodyText"/>
        <w:rPr>
          <w:rFonts w:ascii="Book Antiqua" w:hAnsi="Book Antiqua"/>
          <w:sz w:val="20"/>
        </w:rPr>
      </w:pPr>
    </w:p>
    <w:p w14:paraId="3D509FBA" w14:textId="77777777" w:rsidR="00280BD0" w:rsidRPr="008261E4" w:rsidRDefault="00280BD0" w:rsidP="00280BD0">
      <w:pPr>
        <w:pStyle w:val="BodyText"/>
        <w:numPr>
          <w:ilvl w:val="0"/>
          <w:numId w:val="15"/>
        </w:numPr>
        <w:rPr>
          <w:rFonts w:ascii="Book Antiqua" w:hAnsi="Book Antiqua"/>
          <w:sz w:val="20"/>
        </w:rPr>
      </w:pPr>
      <w:r w:rsidRPr="008261E4">
        <w:rPr>
          <w:rFonts w:ascii="Book Antiqua" w:hAnsi="Book Antiqua"/>
          <w:b/>
          <w:sz w:val="20"/>
        </w:rPr>
        <w:t>TIME</w:t>
      </w:r>
    </w:p>
    <w:p w14:paraId="590C6D33" w14:textId="77777777" w:rsidR="00280BD0" w:rsidRPr="008261E4" w:rsidRDefault="00280BD0" w:rsidP="00280BD0">
      <w:pPr>
        <w:pStyle w:val="BodyText"/>
        <w:rPr>
          <w:rFonts w:ascii="Book Antiqua" w:hAnsi="Book Antiqua"/>
          <w:sz w:val="20"/>
        </w:rPr>
      </w:pPr>
    </w:p>
    <w:p w14:paraId="4CC61412" w14:textId="77777777" w:rsidR="00280BD0" w:rsidRPr="008261E4" w:rsidRDefault="00280BD0" w:rsidP="00280BD0">
      <w:pPr>
        <w:pStyle w:val="BodyText"/>
        <w:numPr>
          <w:ilvl w:val="1"/>
          <w:numId w:val="15"/>
        </w:numPr>
        <w:tabs>
          <w:tab w:val="clear" w:pos="435"/>
        </w:tabs>
        <w:ind w:left="720" w:hanging="720"/>
        <w:rPr>
          <w:rFonts w:ascii="Book Antiqua" w:hAnsi="Book Antiqua"/>
          <w:sz w:val="20"/>
        </w:rPr>
      </w:pPr>
      <w:r w:rsidRPr="008261E4">
        <w:rPr>
          <w:rFonts w:ascii="Book Antiqua" w:hAnsi="Book Antiqua"/>
          <w:sz w:val="20"/>
        </w:rPr>
        <w:t>Time whenever mentioned shall be of the essence of this Agreement.</w:t>
      </w:r>
    </w:p>
    <w:p w14:paraId="65FCC882" w14:textId="77777777" w:rsidR="00280BD0" w:rsidRPr="008261E4" w:rsidRDefault="00280BD0" w:rsidP="00280BD0">
      <w:pPr>
        <w:pStyle w:val="BodyText"/>
        <w:rPr>
          <w:rFonts w:ascii="Book Antiqua" w:hAnsi="Book Antiqua"/>
          <w:sz w:val="20"/>
        </w:rPr>
      </w:pPr>
    </w:p>
    <w:p w14:paraId="2DA5187E" w14:textId="77777777" w:rsidR="00E245E8" w:rsidRPr="008261E4" w:rsidRDefault="00E245E8" w:rsidP="00E245E8">
      <w:pPr>
        <w:pStyle w:val="BodyText"/>
        <w:numPr>
          <w:ilvl w:val="0"/>
          <w:numId w:val="15"/>
        </w:numPr>
        <w:rPr>
          <w:rFonts w:ascii="Book Antiqua" w:hAnsi="Book Antiqua"/>
          <w:sz w:val="20"/>
        </w:rPr>
      </w:pPr>
      <w:r w:rsidRPr="008261E4">
        <w:rPr>
          <w:rFonts w:ascii="Book Antiqua" w:hAnsi="Book Antiqua"/>
          <w:b/>
          <w:sz w:val="20"/>
        </w:rPr>
        <w:t>COSTS AND STAMP DUTY</w:t>
      </w:r>
    </w:p>
    <w:p w14:paraId="31A95784" w14:textId="77777777" w:rsidR="00E245E8" w:rsidRPr="008261E4" w:rsidRDefault="00E245E8" w:rsidP="00E245E8">
      <w:pPr>
        <w:pStyle w:val="BodyText"/>
        <w:rPr>
          <w:rFonts w:ascii="Book Antiqua" w:hAnsi="Book Antiqua"/>
          <w:sz w:val="20"/>
        </w:rPr>
      </w:pPr>
    </w:p>
    <w:p w14:paraId="488F3034" w14:textId="77777777" w:rsidR="00E245E8" w:rsidRPr="008261E4" w:rsidRDefault="00E245E8" w:rsidP="00E245E8">
      <w:pPr>
        <w:pStyle w:val="BodyText"/>
        <w:ind w:left="720" w:hanging="720"/>
        <w:rPr>
          <w:rFonts w:ascii="Book Antiqua" w:hAnsi="Book Antiqua"/>
          <w:sz w:val="20"/>
        </w:rPr>
      </w:pPr>
      <w:r w:rsidRPr="008261E4">
        <w:rPr>
          <w:rFonts w:ascii="Book Antiqua" w:hAnsi="Book Antiqua"/>
          <w:sz w:val="20"/>
        </w:rPr>
        <w:t>14.1</w:t>
      </w:r>
      <w:r w:rsidRPr="008261E4">
        <w:rPr>
          <w:rFonts w:ascii="Book Antiqua" w:hAnsi="Book Antiqua"/>
          <w:sz w:val="20"/>
        </w:rPr>
        <w:tab/>
        <w:t>The Purchaser(s) shall pay the solicitors’ cost to the preparation and execution of this Agreement. All stamp duty and registration fees payable on this Agreement and the Memorandum of Transfer shall be paid by the Purchaser(s). The Purchaser(s) further agrees to pay as and when required any additional or excess stamp duty that may be imposed by the Collector of Stamp Duties or such other competent authority or authorities in respect of this Agreement and/or penalty on the said Memorandum of Transfer due to the Purchaser(s)’ default or delay.</w:t>
      </w:r>
    </w:p>
    <w:p w14:paraId="38391F25" w14:textId="77777777" w:rsidR="00E245E8" w:rsidRPr="008261E4" w:rsidRDefault="00E245E8" w:rsidP="00E245E8">
      <w:pPr>
        <w:pStyle w:val="BodyText"/>
        <w:rPr>
          <w:rFonts w:ascii="Book Antiqua" w:hAnsi="Book Antiqua"/>
          <w:sz w:val="20"/>
        </w:rPr>
      </w:pPr>
    </w:p>
    <w:p w14:paraId="026CA9A2" w14:textId="77777777" w:rsidR="00E245E8" w:rsidRPr="008261E4" w:rsidRDefault="00E245E8" w:rsidP="00E245E8">
      <w:pPr>
        <w:pStyle w:val="BodyText"/>
        <w:ind w:left="720" w:hanging="720"/>
        <w:rPr>
          <w:rFonts w:ascii="Book Antiqua" w:hAnsi="Book Antiqua"/>
          <w:sz w:val="20"/>
        </w:rPr>
      </w:pPr>
      <w:r w:rsidRPr="008261E4">
        <w:rPr>
          <w:rFonts w:ascii="Book Antiqua" w:hAnsi="Book Antiqua"/>
          <w:sz w:val="20"/>
        </w:rPr>
        <w:t>14.2</w:t>
      </w:r>
      <w:r w:rsidRPr="008261E4">
        <w:rPr>
          <w:rFonts w:ascii="Book Antiqua" w:hAnsi="Book Antiqua"/>
          <w:sz w:val="20"/>
        </w:rPr>
        <w:tab/>
        <w:t xml:space="preserve">The Vendor(s) shall be responsible for all cost and expenses incurred in the preparation and registration of the Discharge of Charge, interest/penalty that may be imposed by any competent authority or authorities in respect of this Agreement and/or the said Memorandum of Transfer due to the Vendor(s)’ delay to provide any documents/confirmations/undertakings within the stipulated period as stated in this Agreement. </w:t>
      </w:r>
    </w:p>
    <w:p w14:paraId="1DB46181" w14:textId="77777777" w:rsidR="00E245E8" w:rsidRPr="008261E4" w:rsidRDefault="00E245E8" w:rsidP="00E245E8">
      <w:pPr>
        <w:pStyle w:val="BodyText"/>
        <w:ind w:left="720" w:hanging="720"/>
        <w:rPr>
          <w:rFonts w:ascii="Book Antiqua" w:hAnsi="Book Antiqua"/>
          <w:sz w:val="20"/>
        </w:rPr>
      </w:pPr>
    </w:p>
    <w:p w14:paraId="2C0D4771" w14:textId="77777777" w:rsidR="00E245E8" w:rsidRDefault="00E245E8" w:rsidP="00E245E8">
      <w:pPr>
        <w:pStyle w:val="BodyText"/>
        <w:ind w:left="720" w:hanging="720"/>
        <w:rPr>
          <w:rFonts w:ascii="Book Antiqua" w:hAnsi="Book Antiqua"/>
          <w:sz w:val="20"/>
        </w:rPr>
      </w:pPr>
      <w:r w:rsidRPr="008261E4">
        <w:rPr>
          <w:rFonts w:ascii="Book Antiqua" w:hAnsi="Book Antiqua"/>
          <w:sz w:val="20"/>
        </w:rPr>
        <w:t>14.3</w:t>
      </w:r>
      <w:r w:rsidRPr="008261E4">
        <w:rPr>
          <w:rFonts w:ascii="Book Antiqua" w:hAnsi="Book Antiqua"/>
          <w:sz w:val="20"/>
        </w:rPr>
        <w:tab/>
        <w:t>Each party shall pay its own costs of filing of Form CKHT.</w:t>
      </w:r>
    </w:p>
    <w:p w14:paraId="225323DF" w14:textId="77777777" w:rsidR="0064472F" w:rsidRDefault="0064472F" w:rsidP="00E245E8">
      <w:pPr>
        <w:pStyle w:val="BodyText"/>
        <w:ind w:left="720" w:hanging="720"/>
        <w:rPr>
          <w:rFonts w:ascii="Book Antiqua" w:hAnsi="Book Antiqua"/>
          <w:sz w:val="20"/>
        </w:rPr>
      </w:pPr>
    </w:p>
    <w:p w14:paraId="1AA2E25F" w14:textId="43D104D5" w:rsidR="0064472F" w:rsidRPr="00E56BEF" w:rsidRDefault="0064472F" w:rsidP="0064472F">
      <w:pPr>
        <w:pStyle w:val="BodyText"/>
        <w:ind w:left="720" w:hanging="720"/>
        <w:rPr>
          <w:rFonts w:ascii="Book Antiqua" w:hAnsi="Book Antiqua"/>
          <w:sz w:val="20"/>
        </w:rPr>
      </w:pPr>
      <w:r>
        <w:rPr>
          <w:rFonts w:ascii="Book Antiqua" w:hAnsi="Book Antiqua"/>
          <w:sz w:val="20"/>
        </w:rPr>
        <w:t>1</w:t>
      </w:r>
      <w:r>
        <w:rPr>
          <w:rFonts w:ascii="Book Antiqua" w:hAnsi="Book Antiqua"/>
          <w:sz w:val="20"/>
        </w:rPr>
        <w:t>4</w:t>
      </w:r>
      <w:r>
        <w:rPr>
          <w:rFonts w:ascii="Book Antiqua" w:hAnsi="Book Antiqua"/>
          <w:sz w:val="20"/>
        </w:rPr>
        <w:t xml:space="preserve">.4 </w:t>
      </w:r>
      <w:r>
        <w:rPr>
          <w:rFonts w:ascii="Book Antiqua" w:hAnsi="Book Antiqua"/>
          <w:sz w:val="20"/>
        </w:rPr>
        <w:tab/>
      </w:r>
      <w:r w:rsidRPr="00A52AE4">
        <w:rPr>
          <w:rFonts w:ascii="Book Antiqua" w:hAnsi="Book Antiqua"/>
          <w:sz w:val="20"/>
        </w:rPr>
        <w:t xml:space="preserve">It is hereby agreed by and between all parties hereto that both the Purchaser(s) and Vendor(s) shall bear sole responsibility for the accuracy and correctness of the documents prepared by their respective represented solicitors. In the event </w:t>
      </w:r>
      <w:r>
        <w:rPr>
          <w:rFonts w:ascii="Book Antiqua" w:hAnsi="Book Antiqua"/>
          <w:sz w:val="20"/>
        </w:rPr>
        <w:t>of</w:t>
      </w:r>
      <w:r w:rsidRPr="00A52AE4">
        <w:rPr>
          <w:rFonts w:ascii="Book Antiqua" w:hAnsi="Book Antiqua"/>
          <w:sz w:val="20"/>
        </w:rPr>
        <w:t xml:space="preserve"> any error or omission in </w:t>
      </w:r>
      <w:r>
        <w:rPr>
          <w:rFonts w:ascii="Book Antiqua" w:hAnsi="Book Antiqua"/>
          <w:sz w:val="20"/>
        </w:rPr>
        <w:t>any</w:t>
      </w:r>
      <w:r w:rsidRPr="00A52AE4">
        <w:rPr>
          <w:rFonts w:ascii="Book Antiqua" w:hAnsi="Book Antiqua"/>
          <w:sz w:val="20"/>
        </w:rPr>
        <w:t xml:space="preserve"> documents, attributable to the work of the represented solicitors of either party, results in penalties, interest, damages, or re-presentation fees, the party whose solicitor committed such error or omission shall be solely liable for such penalties, interest, damages, or re-presentation fees.</w:t>
      </w:r>
      <w:r>
        <w:rPr>
          <w:rFonts w:ascii="Book Antiqua" w:hAnsi="Book Antiqua"/>
          <w:sz w:val="20"/>
        </w:rPr>
        <w:t xml:space="preserve"> It</w:t>
      </w:r>
      <w:r w:rsidRPr="00A52AE4">
        <w:rPr>
          <w:rFonts w:ascii="Book Antiqua" w:hAnsi="Book Antiqua"/>
          <w:sz w:val="20"/>
        </w:rPr>
        <w:t xml:space="preserve"> is mutually agreed that none of the represented solicitors shall have any </w:t>
      </w:r>
      <w:r>
        <w:rPr>
          <w:rFonts w:ascii="Book Antiqua" w:hAnsi="Book Antiqua"/>
          <w:sz w:val="20"/>
        </w:rPr>
        <w:t xml:space="preserve">duty, </w:t>
      </w:r>
      <w:r w:rsidRPr="00A52AE4">
        <w:rPr>
          <w:rFonts w:ascii="Book Antiqua" w:hAnsi="Book Antiqua"/>
          <w:sz w:val="20"/>
        </w:rPr>
        <w:t xml:space="preserve">obligation or responsibility to review or verify the work performed by the solicitors representing the opposing party, for any </w:t>
      </w:r>
      <w:r>
        <w:rPr>
          <w:rFonts w:ascii="Book Antiqua" w:hAnsi="Book Antiqua"/>
          <w:sz w:val="20"/>
        </w:rPr>
        <w:t>reason</w:t>
      </w:r>
      <w:r w:rsidRPr="00A52AE4">
        <w:rPr>
          <w:rFonts w:ascii="Book Antiqua" w:hAnsi="Book Antiqua"/>
          <w:sz w:val="20"/>
        </w:rPr>
        <w:t xml:space="preserve"> whatsoever</w:t>
      </w:r>
      <w:r>
        <w:rPr>
          <w:rFonts w:ascii="Book Antiqua" w:hAnsi="Book Antiqua"/>
          <w:sz w:val="20"/>
        </w:rPr>
        <w:t>.</w:t>
      </w:r>
    </w:p>
    <w:p w14:paraId="45F31CC1" w14:textId="77777777" w:rsidR="0064472F" w:rsidRPr="008261E4" w:rsidRDefault="0064472F" w:rsidP="00E245E8">
      <w:pPr>
        <w:pStyle w:val="BodyText"/>
        <w:ind w:left="720" w:hanging="720"/>
        <w:rPr>
          <w:rFonts w:ascii="Book Antiqua" w:hAnsi="Book Antiqua"/>
          <w:sz w:val="20"/>
        </w:rPr>
      </w:pPr>
    </w:p>
    <w:p w14:paraId="3A80466B" w14:textId="77777777" w:rsidR="00280BD0" w:rsidRPr="008261E4" w:rsidRDefault="00280BD0" w:rsidP="00280BD0">
      <w:pPr>
        <w:pStyle w:val="BodyText"/>
        <w:numPr>
          <w:ilvl w:val="0"/>
          <w:numId w:val="15"/>
        </w:numPr>
        <w:rPr>
          <w:rFonts w:ascii="Book Antiqua" w:hAnsi="Book Antiqua"/>
          <w:sz w:val="20"/>
        </w:rPr>
      </w:pPr>
      <w:r w:rsidRPr="008261E4">
        <w:rPr>
          <w:rFonts w:ascii="Book Antiqua" w:hAnsi="Book Antiqua"/>
          <w:b/>
          <w:sz w:val="20"/>
        </w:rPr>
        <w:t>PRIVATE CAVEAT</w:t>
      </w:r>
    </w:p>
    <w:p w14:paraId="661A5069" w14:textId="77777777" w:rsidR="00280BD0" w:rsidRPr="008261E4" w:rsidRDefault="00280BD0" w:rsidP="00280BD0">
      <w:pPr>
        <w:pStyle w:val="BodyText"/>
        <w:rPr>
          <w:rFonts w:ascii="Book Antiqua" w:hAnsi="Book Antiqua"/>
          <w:sz w:val="20"/>
        </w:rPr>
      </w:pPr>
    </w:p>
    <w:p w14:paraId="1A8BA84F"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15.1</w:t>
      </w:r>
      <w:r w:rsidRPr="008261E4">
        <w:rPr>
          <w:rFonts w:ascii="Book Antiqua" w:hAnsi="Book Antiqua"/>
          <w:sz w:val="20"/>
        </w:rPr>
        <w:tab/>
        <w:t>The Vendor(s) hereby agree to a private caveat being lodged by the Purchaser(s) if it so desire against the said Property to protect its interest PROVIDED ALWAYS that the Purchaser(s) hereby undertake to withdraw same in the event that this Agreement is lawfully terminated by the Vendor(s) due to the fault of the Purchaser(s). Further the Purchaser(s) undertake that prior to such private caveat being lodged the Purchaser(s) shall execute a Withdrawal of Private Caveat in escrow and deposit the same with the Purchaser(s)’ Solicitors who are instructed to present the same to the relevant Land Office for registration upon the Agreement herein being terminated.</w:t>
      </w:r>
      <w:r w:rsidR="000B7C27" w:rsidRPr="008261E4">
        <w:rPr>
          <w:rFonts w:ascii="Book Antiqua" w:hAnsi="Book Antiqua"/>
          <w:sz w:val="20"/>
        </w:rPr>
        <w:t xml:space="preserve"> </w:t>
      </w:r>
    </w:p>
    <w:p w14:paraId="7AC4A235" w14:textId="77777777" w:rsidR="00280BD0" w:rsidRPr="008261E4" w:rsidRDefault="00280BD0" w:rsidP="00280BD0">
      <w:pPr>
        <w:pStyle w:val="BodyText"/>
        <w:rPr>
          <w:rFonts w:ascii="Book Antiqua" w:hAnsi="Book Antiqua"/>
          <w:sz w:val="20"/>
        </w:rPr>
      </w:pPr>
    </w:p>
    <w:p w14:paraId="648FBE58"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15.2.</w:t>
      </w:r>
      <w:r w:rsidRPr="008261E4">
        <w:rPr>
          <w:rFonts w:ascii="Book Antiqua" w:hAnsi="Book Antiqua"/>
          <w:sz w:val="20"/>
        </w:rPr>
        <w:tab/>
        <w:t xml:space="preserve">Notwithstanding anything to the contrary contained herein, if the Property at any time during the continuance of this Agreement is howsoever encumbered or subjected to any caveats whatsoever (other than any encumbrance disclosed herein or caused by the Purchaser) the Purchaser(s) shall be entitled to suspend the time for payment of the Balance Purchase Price hereunder </w:t>
      </w:r>
      <w:r w:rsidR="000B7C27" w:rsidRPr="008261E4">
        <w:rPr>
          <w:rFonts w:ascii="Book Antiqua" w:hAnsi="Book Antiqua"/>
          <w:sz w:val="20"/>
        </w:rPr>
        <w:t xml:space="preserve">until </w:t>
      </w:r>
      <w:r w:rsidRPr="008261E4">
        <w:rPr>
          <w:rFonts w:ascii="Book Antiqua" w:hAnsi="Book Antiqua"/>
          <w:sz w:val="20"/>
        </w:rPr>
        <w:t>the said encumbrance(s) or caveat(s), as the case may be, is removed at the cost and expense of the Vendor(s) and the Vendor(s) are not entitled to any late payment interest incurred for such suspension.</w:t>
      </w:r>
    </w:p>
    <w:p w14:paraId="79860FCE" w14:textId="77777777" w:rsidR="00503346" w:rsidRPr="008261E4" w:rsidRDefault="00503346" w:rsidP="00503346">
      <w:pPr>
        <w:pStyle w:val="BodyText"/>
        <w:rPr>
          <w:rFonts w:ascii="Book Antiqua" w:hAnsi="Book Antiqua"/>
          <w:sz w:val="20"/>
          <w:lang w:val="en-US"/>
        </w:rPr>
      </w:pPr>
      <w:r w:rsidRPr="008261E4">
        <w:rPr>
          <w:rFonts w:ascii="Book Antiqua" w:hAnsi="Book Antiqua"/>
          <w:sz w:val="20"/>
          <w:lang w:val="en-US"/>
        </w:rPr>
        <w:t xml:space="preserve">  </w:t>
      </w:r>
      <w:r w:rsidRPr="008261E4">
        <w:rPr>
          <w:rFonts w:ascii="Book Antiqua" w:hAnsi="Book Antiqua"/>
          <w:sz w:val="20"/>
          <w:lang w:val="en-US"/>
        </w:rPr>
        <w:tab/>
      </w:r>
    </w:p>
    <w:p w14:paraId="271949DF" w14:textId="77777777" w:rsidR="00503346" w:rsidRPr="008261E4" w:rsidRDefault="00503346" w:rsidP="00503346">
      <w:pPr>
        <w:pStyle w:val="BodyText"/>
        <w:ind w:left="720" w:hanging="720"/>
        <w:rPr>
          <w:rFonts w:ascii="Book Antiqua" w:hAnsi="Book Antiqua"/>
          <w:sz w:val="20"/>
          <w:lang w:val="en-US"/>
        </w:rPr>
      </w:pPr>
      <w:r w:rsidRPr="008261E4">
        <w:rPr>
          <w:rFonts w:ascii="Book Antiqua" w:hAnsi="Book Antiqua"/>
          <w:sz w:val="20"/>
          <w:lang w:val="en-US"/>
        </w:rPr>
        <w:t>15.3</w:t>
      </w:r>
      <w:r w:rsidRPr="008261E4">
        <w:rPr>
          <w:rFonts w:ascii="Book Antiqua" w:hAnsi="Book Antiqua"/>
          <w:sz w:val="20"/>
          <w:lang w:val="en-US"/>
        </w:rPr>
        <w:tab/>
        <w:t xml:space="preserve">In the event of any private caveat/registrar caveat/caveats and Lien Holder’s Caveat lodged by the existing lender or any third party, the Registrar of Title or Land Administrator or any third party other than the private caveat lodged by the Purchaser(s) or the Purchaser(s)’ Financier, as the case may be between the date of execution of this Agreement and prior to presentation of registration of the transfer and charge [if any] in </w:t>
      </w:r>
      <w:proofErr w:type="spellStart"/>
      <w:r w:rsidRPr="008261E4">
        <w:rPr>
          <w:rFonts w:ascii="Book Antiqua" w:hAnsi="Book Antiqua"/>
          <w:sz w:val="20"/>
          <w:lang w:val="en-US"/>
        </w:rPr>
        <w:t>favour</w:t>
      </w:r>
      <w:proofErr w:type="spellEnd"/>
      <w:r w:rsidRPr="008261E4">
        <w:rPr>
          <w:rFonts w:ascii="Book Antiqua" w:hAnsi="Book Antiqua"/>
          <w:sz w:val="20"/>
          <w:lang w:val="en-US"/>
        </w:rPr>
        <w:t xml:space="preserve"> of the Purchaser(s) and the Purchaser(s)’ Financier [if any], the Vendor(s) shall remove or cause the said caveat(s) to be withdrawn within fourteen (14) days from the date of notice by the Purchaser(s)’ Solicitors or the Purchaser(s)’ Financier(s)’ Solicitors at the sole cost and expense of the Vendor</w:t>
      </w:r>
      <w:r w:rsidR="00C940C5" w:rsidRPr="008261E4">
        <w:rPr>
          <w:rFonts w:ascii="Book Antiqua" w:hAnsi="Book Antiqua"/>
          <w:sz w:val="20"/>
          <w:lang w:val="en-US"/>
        </w:rPr>
        <w:t>(s)</w:t>
      </w:r>
      <w:r w:rsidRPr="008261E4">
        <w:rPr>
          <w:rFonts w:ascii="Book Antiqua" w:hAnsi="Book Antiqua"/>
          <w:sz w:val="20"/>
          <w:lang w:val="en-US"/>
        </w:rPr>
        <w:t>, failing which the Completion Period shall be extended by the number of days of delay caused by the Vendor</w:t>
      </w:r>
      <w:r w:rsidR="00C940C5" w:rsidRPr="008261E4">
        <w:rPr>
          <w:rFonts w:ascii="Book Antiqua" w:hAnsi="Book Antiqua"/>
          <w:sz w:val="20"/>
          <w:lang w:val="en-US"/>
        </w:rPr>
        <w:t>(s)</w:t>
      </w:r>
      <w:r w:rsidRPr="008261E4">
        <w:rPr>
          <w:rFonts w:ascii="Book Antiqua" w:hAnsi="Book Antiqua"/>
          <w:sz w:val="20"/>
          <w:lang w:val="en-US"/>
        </w:rPr>
        <w:t xml:space="preserve"> commencing immediately upon the expiry of the aforesaid fourteen (14) days.          </w:t>
      </w:r>
    </w:p>
    <w:p w14:paraId="1033C98E" w14:textId="77777777" w:rsidR="00280BD0" w:rsidRPr="008261E4" w:rsidRDefault="00280BD0" w:rsidP="00280BD0">
      <w:pPr>
        <w:pStyle w:val="BodyText"/>
        <w:rPr>
          <w:rFonts w:ascii="Book Antiqua" w:hAnsi="Book Antiqua"/>
          <w:sz w:val="20"/>
        </w:rPr>
      </w:pPr>
    </w:p>
    <w:p w14:paraId="2DC80263" w14:textId="77777777" w:rsidR="00280BD0" w:rsidRPr="008261E4" w:rsidRDefault="00280BD0" w:rsidP="00280BD0">
      <w:pPr>
        <w:pStyle w:val="BodyText"/>
        <w:numPr>
          <w:ilvl w:val="0"/>
          <w:numId w:val="15"/>
        </w:numPr>
        <w:rPr>
          <w:rFonts w:ascii="Book Antiqua" w:hAnsi="Book Antiqua"/>
          <w:sz w:val="20"/>
        </w:rPr>
      </w:pPr>
      <w:r w:rsidRPr="008261E4">
        <w:rPr>
          <w:rFonts w:ascii="Book Antiqua" w:hAnsi="Book Antiqua"/>
          <w:b/>
          <w:sz w:val="20"/>
        </w:rPr>
        <w:t>NO WAIVER</w:t>
      </w:r>
    </w:p>
    <w:p w14:paraId="6D105379" w14:textId="77777777" w:rsidR="00280BD0" w:rsidRPr="008261E4" w:rsidRDefault="00280BD0" w:rsidP="00280BD0">
      <w:pPr>
        <w:pStyle w:val="BodyText"/>
        <w:rPr>
          <w:rFonts w:ascii="Book Antiqua" w:hAnsi="Book Antiqua"/>
          <w:sz w:val="20"/>
        </w:rPr>
      </w:pPr>
    </w:p>
    <w:p w14:paraId="265F3C0C"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16.1</w:t>
      </w:r>
      <w:r w:rsidRPr="008261E4">
        <w:rPr>
          <w:rFonts w:ascii="Book Antiqua" w:hAnsi="Book Antiqua"/>
          <w:sz w:val="20"/>
        </w:rPr>
        <w:tab/>
        <w:t>Knowledge or acquiescence by either party hereto of or in any breach of any of the conditions or covenants herein contained shall not operate as or deemed to be waiver of such conditions or covenants or any of them and notwithstanding such knowledge or acquiescence each party hereto shall be entitled to exercise their respective right under this Agreement and to require strict performance by the other of the terms and conditions herein.</w:t>
      </w:r>
    </w:p>
    <w:p w14:paraId="2E8F7233" w14:textId="77777777" w:rsidR="00280BD0" w:rsidRPr="008261E4" w:rsidRDefault="00280BD0" w:rsidP="00280BD0">
      <w:pPr>
        <w:pStyle w:val="BodyText"/>
        <w:rPr>
          <w:rFonts w:ascii="Book Antiqua" w:hAnsi="Book Antiqua"/>
          <w:sz w:val="20"/>
        </w:rPr>
      </w:pPr>
    </w:p>
    <w:p w14:paraId="501CE033" w14:textId="77777777" w:rsidR="00280BD0" w:rsidRPr="008261E4" w:rsidRDefault="00280BD0" w:rsidP="00280BD0">
      <w:pPr>
        <w:pStyle w:val="BodyText"/>
        <w:numPr>
          <w:ilvl w:val="0"/>
          <w:numId w:val="15"/>
        </w:numPr>
        <w:rPr>
          <w:rFonts w:ascii="Book Antiqua" w:hAnsi="Book Antiqua"/>
          <w:sz w:val="20"/>
        </w:rPr>
      </w:pPr>
      <w:r w:rsidRPr="008261E4">
        <w:rPr>
          <w:rFonts w:ascii="Book Antiqua" w:hAnsi="Book Antiqua"/>
          <w:b/>
          <w:sz w:val="20"/>
        </w:rPr>
        <w:t>NOTICE</w:t>
      </w:r>
    </w:p>
    <w:p w14:paraId="7ED1DDEA" w14:textId="77777777" w:rsidR="00280BD0" w:rsidRPr="008261E4" w:rsidRDefault="00280BD0" w:rsidP="00280BD0">
      <w:pPr>
        <w:pStyle w:val="BodyText"/>
        <w:rPr>
          <w:rFonts w:ascii="Book Antiqua" w:hAnsi="Book Antiqua"/>
          <w:sz w:val="20"/>
        </w:rPr>
      </w:pPr>
    </w:p>
    <w:p w14:paraId="543B4E98"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17.1</w:t>
      </w:r>
      <w:r w:rsidRPr="008261E4">
        <w:rPr>
          <w:rFonts w:ascii="Book Antiqua" w:hAnsi="Book Antiqua"/>
          <w:sz w:val="20"/>
        </w:rPr>
        <w:tab/>
        <w:t>Any notice request or demand requiring to be served by either party hereto to the other under the provisions of this Agreement shall be in writing and shall be deemed to be sufficiently served: -</w:t>
      </w:r>
    </w:p>
    <w:p w14:paraId="02430F57" w14:textId="77777777" w:rsidR="00280BD0" w:rsidRPr="008261E4" w:rsidRDefault="00280BD0" w:rsidP="00280BD0">
      <w:pPr>
        <w:pStyle w:val="BodyText"/>
        <w:rPr>
          <w:rFonts w:ascii="Book Antiqua" w:hAnsi="Book Antiqua"/>
          <w:sz w:val="20"/>
        </w:rPr>
      </w:pPr>
    </w:p>
    <w:p w14:paraId="61B02238" w14:textId="77777777" w:rsidR="00280BD0" w:rsidRPr="008261E4" w:rsidRDefault="00280BD0" w:rsidP="00280BD0">
      <w:pPr>
        <w:pStyle w:val="BodyText"/>
        <w:numPr>
          <w:ilvl w:val="0"/>
          <w:numId w:val="16"/>
        </w:numPr>
        <w:rPr>
          <w:rFonts w:ascii="Book Antiqua" w:hAnsi="Book Antiqua"/>
          <w:sz w:val="20"/>
        </w:rPr>
      </w:pPr>
      <w:r w:rsidRPr="008261E4">
        <w:rPr>
          <w:rFonts w:ascii="Book Antiqua" w:hAnsi="Book Antiqua"/>
          <w:sz w:val="20"/>
        </w:rPr>
        <w:t>If it is given by the party or his solicitors by post in a registered letter addressed to the party to be served at his or its address hereinbefore mentioned and in such a case it shall be deemed (whether it is actually delivered or not) to have been received at the times when such registered letter would in the ordinary course be delivered; or</w:t>
      </w:r>
    </w:p>
    <w:p w14:paraId="3D1D9F3B" w14:textId="77777777" w:rsidR="00280BD0" w:rsidRPr="008261E4" w:rsidRDefault="00280BD0" w:rsidP="00280BD0">
      <w:pPr>
        <w:pStyle w:val="BodyText"/>
        <w:rPr>
          <w:rFonts w:ascii="Book Antiqua" w:hAnsi="Book Antiqua"/>
          <w:sz w:val="20"/>
        </w:rPr>
      </w:pPr>
    </w:p>
    <w:p w14:paraId="34725F98" w14:textId="77777777" w:rsidR="00280BD0" w:rsidRPr="008261E4" w:rsidRDefault="00280BD0" w:rsidP="00280BD0">
      <w:pPr>
        <w:pStyle w:val="BodyText"/>
        <w:numPr>
          <w:ilvl w:val="0"/>
          <w:numId w:val="16"/>
        </w:numPr>
        <w:rPr>
          <w:rFonts w:ascii="Book Antiqua" w:hAnsi="Book Antiqua"/>
          <w:sz w:val="20"/>
        </w:rPr>
      </w:pPr>
      <w:r w:rsidRPr="008261E4">
        <w:rPr>
          <w:rFonts w:ascii="Book Antiqua" w:hAnsi="Book Antiqua"/>
          <w:sz w:val="20"/>
        </w:rPr>
        <w:t>if it is given by the party or his solicitors by way of despatched by hand to the party to be served on his solicitors; or</w:t>
      </w:r>
    </w:p>
    <w:p w14:paraId="22CA16CC" w14:textId="77777777" w:rsidR="00280BD0" w:rsidRPr="008261E4" w:rsidRDefault="00280BD0" w:rsidP="00280BD0">
      <w:pPr>
        <w:pStyle w:val="BodyText"/>
        <w:ind w:left="1440"/>
        <w:rPr>
          <w:rFonts w:ascii="Book Antiqua" w:hAnsi="Book Antiqua"/>
          <w:sz w:val="20"/>
        </w:rPr>
      </w:pPr>
    </w:p>
    <w:p w14:paraId="3DD95C03" w14:textId="77777777" w:rsidR="00280BD0" w:rsidRPr="008261E4" w:rsidRDefault="00280BD0" w:rsidP="00280BD0">
      <w:pPr>
        <w:pStyle w:val="BodyText"/>
        <w:numPr>
          <w:ilvl w:val="0"/>
          <w:numId w:val="16"/>
        </w:numPr>
        <w:rPr>
          <w:rFonts w:ascii="Book Antiqua" w:hAnsi="Book Antiqua"/>
          <w:sz w:val="20"/>
        </w:rPr>
      </w:pPr>
      <w:r w:rsidRPr="008261E4">
        <w:rPr>
          <w:rFonts w:ascii="Book Antiqua" w:hAnsi="Book Antiqua"/>
          <w:sz w:val="20"/>
        </w:rPr>
        <w:t>if it is given by the party or his solicitors by way of facsimile</w:t>
      </w:r>
      <w:r w:rsidR="00D162F0">
        <w:rPr>
          <w:rFonts w:ascii="Book Antiqua" w:hAnsi="Book Antiqua"/>
          <w:sz w:val="20"/>
        </w:rPr>
        <w:t xml:space="preserve"> or electronic mail (email)</w:t>
      </w:r>
      <w:r w:rsidRPr="008261E4">
        <w:rPr>
          <w:rFonts w:ascii="Book Antiqua" w:hAnsi="Book Antiqua"/>
          <w:sz w:val="20"/>
        </w:rPr>
        <w:t>, be deemed to have received on the day of the transmission, provided that such day is a working day and if it is not, such notice or request shall be deemed to be served on the next succeeding working day and provided further that, in either case, confirmation of transmission is received by the sender.</w:t>
      </w:r>
    </w:p>
    <w:p w14:paraId="56ABB901" w14:textId="77777777" w:rsidR="00280BD0" w:rsidRPr="008261E4" w:rsidRDefault="00280BD0" w:rsidP="00280BD0">
      <w:pPr>
        <w:pStyle w:val="BodyText"/>
        <w:rPr>
          <w:rFonts w:ascii="Book Antiqua" w:hAnsi="Book Antiqua"/>
          <w:sz w:val="20"/>
        </w:rPr>
      </w:pPr>
    </w:p>
    <w:p w14:paraId="14E53402" w14:textId="77777777" w:rsidR="00280BD0" w:rsidRPr="008261E4" w:rsidRDefault="00280BD0" w:rsidP="00280BD0">
      <w:pPr>
        <w:pStyle w:val="BodyText"/>
        <w:numPr>
          <w:ilvl w:val="0"/>
          <w:numId w:val="15"/>
        </w:numPr>
        <w:rPr>
          <w:rFonts w:ascii="Book Antiqua" w:hAnsi="Book Antiqua"/>
          <w:sz w:val="20"/>
        </w:rPr>
      </w:pPr>
      <w:r w:rsidRPr="008261E4">
        <w:rPr>
          <w:rFonts w:ascii="Book Antiqua" w:hAnsi="Book Antiqua"/>
          <w:b/>
          <w:sz w:val="20"/>
        </w:rPr>
        <w:t>INSPECTION</w:t>
      </w:r>
    </w:p>
    <w:p w14:paraId="3808DFA2" w14:textId="77777777" w:rsidR="00280BD0" w:rsidRPr="008261E4" w:rsidRDefault="00280BD0" w:rsidP="00280BD0">
      <w:pPr>
        <w:pStyle w:val="BodyText"/>
        <w:rPr>
          <w:rFonts w:ascii="Book Antiqua" w:hAnsi="Book Antiqua"/>
          <w:sz w:val="20"/>
        </w:rPr>
      </w:pPr>
    </w:p>
    <w:p w14:paraId="47781874"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18.1</w:t>
      </w:r>
      <w:r w:rsidRPr="008261E4">
        <w:rPr>
          <w:rFonts w:ascii="Book Antiqua" w:hAnsi="Book Antiqua"/>
          <w:sz w:val="20"/>
        </w:rPr>
        <w:tab/>
        <w:t xml:space="preserve">The said Property shall be deemed to have been inspected by the Purchaser(s) and the Purchaser(s) shall be deemed to have purchased and accepted the same in the condition and state in which the same is at the date </w:t>
      </w:r>
      <w:r w:rsidR="00425836" w:rsidRPr="008261E4">
        <w:rPr>
          <w:rFonts w:ascii="Book Antiqua" w:hAnsi="Book Antiqua"/>
          <w:sz w:val="20"/>
        </w:rPr>
        <w:t xml:space="preserve">of Purchaser(s)’ inspection </w:t>
      </w:r>
      <w:r w:rsidRPr="008261E4">
        <w:rPr>
          <w:rFonts w:ascii="Book Antiqua" w:hAnsi="Book Antiqua"/>
          <w:sz w:val="20"/>
        </w:rPr>
        <w:t>and the Purchaser(s) shall not be entitled to rescind this Agreement or to make any claim for compensation or reduction of the Purchase Price or claim any damages in respect of the condition and state thereof unless the condition and state of the said Property is different at the date of completion compare to the date of inspection in which case the Purchaser(s) shall be entitled to the remedy as provided in Clause 8.1 above.</w:t>
      </w:r>
    </w:p>
    <w:p w14:paraId="654EE25F" w14:textId="77777777" w:rsidR="00280BD0" w:rsidRPr="008261E4" w:rsidRDefault="00280BD0" w:rsidP="00280BD0">
      <w:pPr>
        <w:pStyle w:val="BodyText"/>
        <w:rPr>
          <w:rFonts w:ascii="Book Antiqua" w:hAnsi="Book Antiqua"/>
          <w:sz w:val="20"/>
        </w:rPr>
      </w:pPr>
    </w:p>
    <w:p w14:paraId="1E4F3440" w14:textId="77777777" w:rsidR="00280BD0" w:rsidRPr="008261E4" w:rsidRDefault="00280BD0" w:rsidP="00280BD0">
      <w:pPr>
        <w:pStyle w:val="BodyText"/>
        <w:numPr>
          <w:ilvl w:val="0"/>
          <w:numId w:val="15"/>
        </w:numPr>
        <w:rPr>
          <w:rFonts w:ascii="Book Antiqua" w:hAnsi="Book Antiqua"/>
          <w:sz w:val="20"/>
        </w:rPr>
      </w:pPr>
      <w:r w:rsidRPr="008261E4">
        <w:rPr>
          <w:rFonts w:ascii="Book Antiqua" w:hAnsi="Book Antiqua"/>
          <w:b/>
          <w:sz w:val="20"/>
        </w:rPr>
        <w:t>DAMAGE TO PROPERTY</w:t>
      </w:r>
    </w:p>
    <w:p w14:paraId="5F9437A4" w14:textId="77777777" w:rsidR="00280BD0" w:rsidRPr="008261E4" w:rsidRDefault="00280BD0" w:rsidP="00280BD0">
      <w:pPr>
        <w:pStyle w:val="BodyText"/>
        <w:rPr>
          <w:rFonts w:ascii="Book Antiqua" w:hAnsi="Book Antiqua"/>
          <w:sz w:val="20"/>
        </w:rPr>
      </w:pPr>
    </w:p>
    <w:p w14:paraId="542777DA"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19.1</w:t>
      </w:r>
      <w:r w:rsidRPr="008261E4">
        <w:rPr>
          <w:rFonts w:ascii="Book Antiqua" w:hAnsi="Book Antiqua"/>
          <w:sz w:val="20"/>
        </w:rPr>
        <w:tab/>
        <w:t>If at any time prior to the date of delivery of vacant possession, the said Property of any part thereof shall be destroyed or damaged by fire, flood, earthquake, bad weather, force majeure and/or by any other cause</w:t>
      </w:r>
      <w:r w:rsidR="007C4F60" w:rsidRPr="008261E4">
        <w:rPr>
          <w:rFonts w:ascii="Book Antiqua" w:hAnsi="Book Antiqua"/>
          <w:sz w:val="20"/>
        </w:rPr>
        <w:t xml:space="preserve"> which are beyond the Vendor(s)’ control</w:t>
      </w:r>
      <w:r w:rsidRPr="008261E4">
        <w:rPr>
          <w:rFonts w:ascii="Book Antiqua" w:hAnsi="Book Antiqua"/>
          <w:sz w:val="20"/>
        </w:rPr>
        <w:t xml:space="preserve">, the parties hereto hereby agree that the Purchaser(s) shall be entitled to rescind this Agreement and to demand repayment from the Vendor(s) of all monies already paid by the Purchaser(s) or the Purchaser(s)’ Financier to the Vendor(s) under this Agreement and the Vendor(s) shall upon such demand, refund to the Purchaser(s) such repayments without interest </w:t>
      </w:r>
      <w:r w:rsidRPr="008261E4">
        <w:rPr>
          <w:rFonts w:ascii="Book Antiqua" w:hAnsi="Book Antiqua"/>
          <w:sz w:val="20"/>
          <w:lang w:val="en-US" w:eastAsia="zh-CN"/>
        </w:rPr>
        <w:t xml:space="preserve">within fourteen (14) days from the date of receipt of such notice failing which the interest at the rate of eight per centum (8%) per annum shall accrue on the outstanding monies commencing from the date after the lapse of the fourteen (14) days period till the date of actual refund thereof </w:t>
      </w:r>
      <w:r w:rsidRPr="008261E4">
        <w:rPr>
          <w:rFonts w:ascii="Book Antiqua" w:hAnsi="Book Antiqua"/>
          <w:sz w:val="20"/>
        </w:rPr>
        <w:t>and upon full repayment of such sums then due and owing by the Vendor(s) to the Purchaser(s), thereafter this Agreement shall determine forthwith.</w:t>
      </w:r>
    </w:p>
    <w:p w14:paraId="092DC7E8" w14:textId="77777777" w:rsidR="00280BD0" w:rsidRDefault="00280BD0" w:rsidP="00280BD0">
      <w:pPr>
        <w:pStyle w:val="BodyText"/>
        <w:rPr>
          <w:rFonts w:ascii="Book Antiqua" w:hAnsi="Book Antiqua"/>
          <w:sz w:val="20"/>
        </w:rPr>
      </w:pPr>
    </w:p>
    <w:p w14:paraId="3C5ABD5D" w14:textId="77777777" w:rsidR="00FD1E1B" w:rsidRPr="00E16719" w:rsidRDefault="00FD1E1B" w:rsidP="00FD1E1B">
      <w:pPr>
        <w:pStyle w:val="BodyText"/>
        <w:rPr>
          <w:rFonts w:ascii="Book Antiqua" w:hAnsi="Book Antiqua"/>
          <w:sz w:val="20"/>
        </w:rPr>
      </w:pPr>
      <w:r w:rsidRPr="00E16719">
        <w:rPr>
          <w:rFonts w:ascii="Book Antiqua" w:hAnsi="Book Antiqua"/>
          <w:sz w:val="20"/>
        </w:rPr>
        <w:t>19A</w:t>
      </w:r>
      <w:r w:rsidRPr="00E16719">
        <w:rPr>
          <w:rFonts w:ascii="Book Antiqua" w:hAnsi="Book Antiqua"/>
          <w:b/>
          <w:bCs/>
          <w:sz w:val="20"/>
        </w:rPr>
        <w:t>.     FORCE MAJEURE</w:t>
      </w:r>
      <w:r w:rsidRPr="00E16719">
        <w:rPr>
          <w:rFonts w:ascii="Book Antiqua" w:hAnsi="Book Antiqua"/>
          <w:sz w:val="20"/>
        </w:rPr>
        <w:t xml:space="preserve"> </w:t>
      </w:r>
    </w:p>
    <w:p w14:paraId="001F6777" w14:textId="77777777" w:rsidR="00FD1E1B" w:rsidRPr="00E16719" w:rsidRDefault="00FD1E1B" w:rsidP="00FD1E1B">
      <w:pPr>
        <w:pStyle w:val="BodyText"/>
        <w:rPr>
          <w:rFonts w:ascii="Book Antiqua" w:hAnsi="Book Antiqua"/>
          <w:sz w:val="20"/>
        </w:rPr>
      </w:pPr>
    </w:p>
    <w:p w14:paraId="4FD0E911" w14:textId="77777777" w:rsidR="00FD1E1B" w:rsidRDefault="00FD1E1B" w:rsidP="00594FF8">
      <w:pPr>
        <w:pStyle w:val="BodyText"/>
        <w:ind w:left="720"/>
        <w:rPr>
          <w:rFonts w:ascii="Book Antiqua" w:hAnsi="Book Antiqua"/>
          <w:sz w:val="20"/>
        </w:rPr>
      </w:pPr>
      <w:r w:rsidRPr="00E16719">
        <w:rPr>
          <w:rFonts w:ascii="Book Antiqua" w:hAnsi="Book Antiqua"/>
          <w:sz w:val="20"/>
        </w:rPr>
        <w:t xml:space="preserve">The </w:t>
      </w:r>
      <w:r>
        <w:rPr>
          <w:rFonts w:ascii="Book Antiqua" w:hAnsi="Book Antiqua"/>
          <w:sz w:val="20"/>
        </w:rPr>
        <w:t xml:space="preserve">Parties hereto </w:t>
      </w:r>
      <w:r w:rsidRPr="00E16719">
        <w:rPr>
          <w:rFonts w:ascii="Book Antiqua" w:hAnsi="Book Antiqua"/>
          <w:sz w:val="20"/>
        </w:rPr>
        <w:t xml:space="preserve">shall not be liable for any failure to fulfil </w:t>
      </w:r>
      <w:r>
        <w:rPr>
          <w:rFonts w:ascii="Book Antiqua" w:hAnsi="Book Antiqua"/>
          <w:sz w:val="20"/>
        </w:rPr>
        <w:t xml:space="preserve">and/or comply </w:t>
      </w:r>
      <w:r w:rsidRPr="00E16719">
        <w:rPr>
          <w:rFonts w:ascii="Book Antiqua" w:hAnsi="Book Antiqua"/>
          <w:sz w:val="20"/>
        </w:rPr>
        <w:t xml:space="preserve">any terms </w:t>
      </w:r>
      <w:r>
        <w:rPr>
          <w:rFonts w:ascii="Book Antiqua" w:hAnsi="Book Antiqua"/>
          <w:sz w:val="20"/>
        </w:rPr>
        <w:t>and conditions in</w:t>
      </w:r>
      <w:r w:rsidRPr="00E16719">
        <w:rPr>
          <w:rFonts w:ascii="Book Antiqua" w:hAnsi="Book Antiqua"/>
          <w:sz w:val="20"/>
        </w:rPr>
        <w:t xml:space="preserve"> this Agreement within the Completion Date</w:t>
      </w:r>
      <w:r>
        <w:rPr>
          <w:rFonts w:ascii="Book Antiqua" w:hAnsi="Book Antiqua"/>
          <w:sz w:val="20"/>
        </w:rPr>
        <w:t xml:space="preserve"> and/or the Extended Completion Date</w:t>
      </w:r>
      <w:r w:rsidRPr="00E16719">
        <w:rPr>
          <w:rFonts w:ascii="Book Antiqua" w:hAnsi="Book Antiqua"/>
          <w:sz w:val="20"/>
        </w:rPr>
        <w:t xml:space="preserve"> if such </w:t>
      </w:r>
      <w:r>
        <w:rPr>
          <w:rFonts w:ascii="Book Antiqua" w:hAnsi="Book Antiqua"/>
          <w:sz w:val="20"/>
        </w:rPr>
        <w:t>non-</w:t>
      </w:r>
      <w:r w:rsidRPr="00E16719">
        <w:rPr>
          <w:rFonts w:ascii="Book Antiqua" w:hAnsi="Book Antiqua"/>
          <w:sz w:val="20"/>
        </w:rPr>
        <w:t>fulfilment</w:t>
      </w:r>
      <w:r>
        <w:rPr>
          <w:rFonts w:ascii="Book Antiqua" w:hAnsi="Book Antiqua"/>
          <w:sz w:val="20"/>
        </w:rPr>
        <w:t xml:space="preserve"> and/or non-compliance</w:t>
      </w:r>
      <w:r w:rsidRPr="00E16719">
        <w:rPr>
          <w:rFonts w:ascii="Book Antiqua" w:hAnsi="Book Antiqua"/>
          <w:sz w:val="20"/>
        </w:rPr>
        <w:t xml:space="preserve"> is delayed</w:t>
      </w:r>
      <w:r>
        <w:rPr>
          <w:rFonts w:ascii="Book Antiqua" w:hAnsi="Book Antiqua"/>
          <w:sz w:val="20"/>
        </w:rPr>
        <w:t>,</w:t>
      </w:r>
      <w:r w:rsidRPr="00E16719">
        <w:rPr>
          <w:rFonts w:ascii="Book Antiqua" w:hAnsi="Book Antiqua"/>
          <w:sz w:val="20"/>
        </w:rPr>
        <w:t xml:space="preserve"> hindered or prevented by any event of force majeure including but not limited to pandemic, curfews, strikes, lockouts, riots, civil commotion, acts of war, general chaos, regulations or control imposed by any Act of Parliament, any rule, ordinance, proclamation, order issued, obstruction or interference by the State Government, the Federal Government and/or any competent authority of Malaysia, enemy or hostile government action, civil commotion, industrial, or requirements of the Authority or any other circumstances of whatsoever nature beyond the control of the </w:t>
      </w:r>
      <w:r>
        <w:rPr>
          <w:rFonts w:ascii="Book Antiqua" w:hAnsi="Book Antiqua"/>
          <w:sz w:val="20"/>
        </w:rPr>
        <w:t>Parties</w:t>
      </w:r>
      <w:r w:rsidRPr="00E16719">
        <w:rPr>
          <w:rFonts w:ascii="Book Antiqua" w:hAnsi="Book Antiqua"/>
          <w:sz w:val="20"/>
        </w:rPr>
        <w:t>.</w:t>
      </w:r>
      <w:r w:rsidR="00252391">
        <w:rPr>
          <w:rFonts w:ascii="Book Antiqua" w:hAnsi="Book Antiqua"/>
          <w:sz w:val="20"/>
        </w:rPr>
        <w:t xml:space="preserve"> The Completion Date and/or the Extended Completion Date shall be extended free of interest based on the number of days delayed caused by the force majeure events.</w:t>
      </w:r>
    </w:p>
    <w:p w14:paraId="1C8A0ACB" w14:textId="77777777" w:rsidR="00FD1E1B" w:rsidRDefault="00FD1E1B" w:rsidP="00FD1E1B">
      <w:pPr>
        <w:pStyle w:val="BodyText"/>
        <w:rPr>
          <w:rFonts w:ascii="Book Antiqua" w:hAnsi="Book Antiqua"/>
          <w:sz w:val="20"/>
        </w:rPr>
      </w:pPr>
    </w:p>
    <w:p w14:paraId="76CCD8E5" w14:textId="77777777" w:rsidR="00FD1E1B" w:rsidRPr="00E16719" w:rsidRDefault="00FD1E1B" w:rsidP="00FD1E1B">
      <w:pPr>
        <w:pStyle w:val="BodyText"/>
        <w:rPr>
          <w:rFonts w:ascii="Book Antiqua" w:hAnsi="Book Antiqua"/>
          <w:sz w:val="20"/>
        </w:rPr>
      </w:pPr>
      <w:r>
        <w:rPr>
          <w:rFonts w:ascii="Book Antiqua" w:hAnsi="Book Antiqua"/>
          <w:sz w:val="20"/>
        </w:rPr>
        <w:t>19B.</w:t>
      </w:r>
      <w:r>
        <w:rPr>
          <w:rFonts w:ascii="Book Antiqua" w:hAnsi="Book Antiqua"/>
          <w:sz w:val="20"/>
        </w:rPr>
        <w:tab/>
      </w:r>
      <w:r w:rsidRPr="00E16719">
        <w:rPr>
          <w:rFonts w:ascii="Book Antiqua" w:hAnsi="Book Antiqua"/>
          <w:b/>
          <w:bCs/>
          <w:sz w:val="20"/>
        </w:rPr>
        <w:t>PERSONAL DATA PROTECTION</w:t>
      </w:r>
      <w:r w:rsidRPr="00E16719">
        <w:rPr>
          <w:rFonts w:ascii="Book Antiqua" w:hAnsi="Book Antiqua"/>
          <w:sz w:val="20"/>
        </w:rPr>
        <w:t xml:space="preserve"> </w:t>
      </w:r>
    </w:p>
    <w:p w14:paraId="2BA9D083" w14:textId="77777777" w:rsidR="00FD1E1B" w:rsidRPr="00E16719" w:rsidRDefault="00FD1E1B" w:rsidP="00FD1E1B">
      <w:pPr>
        <w:pStyle w:val="BodyText"/>
        <w:rPr>
          <w:rFonts w:ascii="Book Antiqua" w:hAnsi="Book Antiqua"/>
          <w:sz w:val="20"/>
        </w:rPr>
      </w:pPr>
    </w:p>
    <w:p w14:paraId="2CB10D3B" w14:textId="77777777" w:rsidR="00FD1E1B" w:rsidRDefault="00FD1E1B" w:rsidP="00FD1E1B">
      <w:pPr>
        <w:pStyle w:val="BodyText"/>
        <w:ind w:left="720"/>
        <w:rPr>
          <w:rFonts w:ascii="Book Antiqua" w:hAnsi="Book Antiqua"/>
          <w:sz w:val="20"/>
        </w:rPr>
      </w:pPr>
      <w:r w:rsidRPr="00E16719">
        <w:rPr>
          <w:rFonts w:ascii="Book Antiqua" w:hAnsi="Book Antiqua"/>
          <w:sz w:val="20"/>
        </w:rPr>
        <w:t>The P</w:t>
      </w:r>
      <w:r>
        <w:rPr>
          <w:rFonts w:ascii="Book Antiqua" w:hAnsi="Book Antiqua"/>
          <w:sz w:val="20"/>
        </w:rPr>
        <w:t>urchaser(s) and the Vendor(s)</w:t>
      </w:r>
      <w:r w:rsidRPr="00E16719">
        <w:rPr>
          <w:rFonts w:ascii="Book Antiqua" w:hAnsi="Book Antiqua"/>
          <w:sz w:val="20"/>
        </w:rPr>
        <w:t xml:space="preserve"> hereby agree</w:t>
      </w:r>
      <w:r>
        <w:rPr>
          <w:rFonts w:ascii="Book Antiqua" w:hAnsi="Book Antiqua"/>
          <w:sz w:val="20"/>
        </w:rPr>
        <w:t xml:space="preserve">, consent and grant the Purchaser(s)’ Solicitors and the Vendor(s)’ Solicitors the right </w:t>
      </w:r>
      <w:r w:rsidRPr="00DF7461">
        <w:rPr>
          <w:rFonts w:ascii="Book Antiqua" w:hAnsi="Book Antiqua"/>
          <w:sz w:val="20"/>
        </w:rPr>
        <w:t xml:space="preserve">to access and / or make any correction to </w:t>
      </w:r>
      <w:r>
        <w:rPr>
          <w:rFonts w:ascii="Book Antiqua" w:hAnsi="Book Antiqua"/>
          <w:sz w:val="20"/>
        </w:rPr>
        <w:t xml:space="preserve">the </w:t>
      </w:r>
      <w:r w:rsidRPr="00E16719">
        <w:rPr>
          <w:rFonts w:ascii="Book Antiqua" w:hAnsi="Book Antiqua"/>
          <w:sz w:val="20"/>
        </w:rPr>
        <w:t>P</w:t>
      </w:r>
      <w:r>
        <w:rPr>
          <w:rFonts w:ascii="Book Antiqua" w:hAnsi="Book Antiqua"/>
          <w:sz w:val="20"/>
        </w:rPr>
        <w:t>urchaser(s) and the Vendor(s)</w:t>
      </w:r>
      <w:r w:rsidRPr="00DF7461">
        <w:rPr>
          <w:rFonts w:ascii="Book Antiqua" w:hAnsi="Book Antiqua"/>
          <w:sz w:val="20"/>
        </w:rPr>
        <w:t xml:space="preserve"> </w:t>
      </w:r>
      <w:r>
        <w:rPr>
          <w:rFonts w:ascii="Book Antiqua" w:hAnsi="Book Antiqua"/>
          <w:sz w:val="20"/>
        </w:rPr>
        <w:t>p</w:t>
      </w:r>
      <w:r w:rsidRPr="00DF7461">
        <w:rPr>
          <w:rFonts w:ascii="Book Antiqua" w:hAnsi="Book Antiqua"/>
          <w:sz w:val="20"/>
        </w:rPr>
        <w:t xml:space="preserve">ersonal </w:t>
      </w:r>
      <w:r>
        <w:rPr>
          <w:rFonts w:ascii="Book Antiqua" w:hAnsi="Book Antiqua"/>
          <w:sz w:val="20"/>
        </w:rPr>
        <w:t>d</w:t>
      </w:r>
      <w:r w:rsidRPr="00DF7461">
        <w:rPr>
          <w:rFonts w:ascii="Book Antiqua" w:hAnsi="Book Antiqua"/>
          <w:sz w:val="20"/>
        </w:rPr>
        <w:t xml:space="preserve">ata </w:t>
      </w:r>
      <w:r w:rsidRPr="00E16719">
        <w:rPr>
          <w:rFonts w:ascii="Book Antiqua" w:hAnsi="Book Antiqua"/>
          <w:sz w:val="20"/>
        </w:rPr>
        <w:t>which may include but not limited to the name, date of birth, identification card, sex, marital status, race, current residential address, home number, office number, mobile number, email address, and any other personal data required for the purposes set out in this Agreement.</w:t>
      </w:r>
      <w:r>
        <w:rPr>
          <w:rFonts w:ascii="Book Antiqua" w:hAnsi="Book Antiqua"/>
          <w:sz w:val="20"/>
        </w:rPr>
        <w:t xml:space="preserve"> </w:t>
      </w:r>
      <w:r w:rsidRPr="00E16719">
        <w:rPr>
          <w:rFonts w:ascii="Book Antiqua" w:hAnsi="Book Antiqua"/>
          <w:sz w:val="20"/>
        </w:rPr>
        <w:t>The P</w:t>
      </w:r>
      <w:r>
        <w:rPr>
          <w:rFonts w:ascii="Book Antiqua" w:hAnsi="Book Antiqua"/>
          <w:sz w:val="20"/>
        </w:rPr>
        <w:t>urchaser(s) and the Vendor(s)</w:t>
      </w:r>
      <w:r w:rsidRPr="00E16719">
        <w:rPr>
          <w:rFonts w:ascii="Book Antiqua" w:hAnsi="Book Antiqua"/>
          <w:sz w:val="20"/>
        </w:rPr>
        <w:t xml:space="preserve"> hereby agree</w:t>
      </w:r>
      <w:r>
        <w:rPr>
          <w:rFonts w:ascii="Book Antiqua" w:hAnsi="Book Antiqua"/>
          <w:sz w:val="20"/>
        </w:rPr>
        <w:t xml:space="preserve">, consent and grant the Purchaser(s)’ Solicitors and the Vendor(s)’ Solicitors the right </w:t>
      </w:r>
      <w:r w:rsidRPr="00DF7461">
        <w:rPr>
          <w:rFonts w:ascii="Book Antiqua" w:hAnsi="Book Antiqua"/>
          <w:sz w:val="20"/>
        </w:rPr>
        <w:t xml:space="preserve">to </w:t>
      </w:r>
      <w:r w:rsidRPr="008864E8">
        <w:rPr>
          <w:rFonts w:ascii="Book Antiqua" w:hAnsi="Book Antiqua"/>
          <w:sz w:val="20"/>
        </w:rPr>
        <w:t>also disclose and transfer the</w:t>
      </w:r>
      <w:r>
        <w:rPr>
          <w:rFonts w:ascii="Book Antiqua" w:hAnsi="Book Antiqua"/>
          <w:sz w:val="20"/>
        </w:rPr>
        <w:t xml:space="preserve"> personal data</w:t>
      </w:r>
      <w:r w:rsidRPr="008864E8">
        <w:rPr>
          <w:rFonts w:ascii="Book Antiqua" w:hAnsi="Book Antiqua"/>
          <w:sz w:val="20"/>
        </w:rPr>
        <w:t xml:space="preserve"> information to any statutory bodies, regulatory bodies and / or governmental authorities where legally required to do so.</w:t>
      </w:r>
      <w:r>
        <w:rPr>
          <w:rFonts w:ascii="Book Antiqua" w:hAnsi="Book Antiqua"/>
          <w:sz w:val="20"/>
        </w:rPr>
        <w:t xml:space="preserve">  </w:t>
      </w:r>
    </w:p>
    <w:p w14:paraId="1F554988" w14:textId="77777777" w:rsidR="00FD1E1B" w:rsidRDefault="00FD1E1B" w:rsidP="00FD1E1B">
      <w:pPr>
        <w:pStyle w:val="BodyText"/>
        <w:ind w:left="720"/>
        <w:rPr>
          <w:rFonts w:ascii="Book Antiqua" w:hAnsi="Book Antiqua"/>
          <w:sz w:val="20"/>
        </w:rPr>
      </w:pPr>
    </w:p>
    <w:p w14:paraId="25F2A99E" w14:textId="77777777" w:rsidR="00FD1E1B" w:rsidRPr="00001EE2" w:rsidRDefault="00FD1E1B" w:rsidP="00FD1E1B">
      <w:pPr>
        <w:pStyle w:val="BodyText"/>
        <w:rPr>
          <w:rFonts w:ascii="Book Antiqua" w:hAnsi="Book Antiqua"/>
          <w:sz w:val="20"/>
        </w:rPr>
      </w:pPr>
      <w:r>
        <w:rPr>
          <w:rFonts w:ascii="Book Antiqua" w:hAnsi="Book Antiqua"/>
          <w:sz w:val="20"/>
        </w:rPr>
        <w:t>19C.</w:t>
      </w:r>
      <w:r>
        <w:rPr>
          <w:rFonts w:ascii="Book Antiqua" w:hAnsi="Book Antiqua"/>
          <w:sz w:val="20"/>
        </w:rPr>
        <w:tab/>
      </w:r>
      <w:r w:rsidRPr="00001EE2">
        <w:rPr>
          <w:rFonts w:ascii="Book Antiqua" w:hAnsi="Book Antiqua"/>
          <w:b/>
          <w:bCs/>
          <w:sz w:val="20"/>
        </w:rPr>
        <w:t>LAWFUL DEDUCTION</w:t>
      </w:r>
    </w:p>
    <w:p w14:paraId="6961E99D" w14:textId="77777777" w:rsidR="00FD1E1B" w:rsidRPr="00001EE2" w:rsidRDefault="00FD1E1B" w:rsidP="00FD1E1B">
      <w:pPr>
        <w:pStyle w:val="BodyText"/>
        <w:ind w:left="720"/>
        <w:rPr>
          <w:rFonts w:ascii="Book Antiqua" w:hAnsi="Book Antiqua"/>
          <w:sz w:val="20"/>
        </w:rPr>
      </w:pPr>
    </w:p>
    <w:p w14:paraId="6C4C165B" w14:textId="77777777" w:rsidR="007D468B" w:rsidRDefault="007D468B" w:rsidP="007D468B">
      <w:pPr>
        <w:pStyle w:val="BodyText"/>
        <w:ind w:left="720"/>
        <w:rPr>
          <w:rFonts w:ascii="Book Antiqua" w:hAnsi="Book Antiqua"/>
          <w:sz w:val="20"/>
        </w:rPr>
      </w:pPr>
      <w:r w:rsidRPr="00001EE2">
        <w:rPr>
          <w:rFonts w:ascii="Book Antiqua" w:hAnsi="Book Antiqua"/>
          <w:sz w:val="20"/>
        </w:rPr>
        <w:t xml:space="preserve">The </w:t>
      </w:r>
      <w:r>
        <w:rPr>
          <w:rFonts w:ascii="Book Antiqua" w:hAnsi="Book Antiqua"/>
          <w:sz w:val="20"/>
        </w:rPr>
        <w:t xml:space="preserve">Purchaser(s) and the </w:t>
      </w:r>
      <w:r w:rsidRPr="00001EE2">
        <w:rPr>
          <w:rFonts w:ascii="Book Antiqua" w:hAnsi="Book Antiqua"/>
          <w:sz w:val="20"/>
        </w:rPr>
        <w:t>Vendor(s)</w:t>
      </w:r>
      <w:r>
        <w:rPr>
          <w:rFonts w:ascii="Book Antiqua" w:hAnsi="Book Antiqua"/>
          <w:sz w:val="20"/>
        </w:rPr>
        <w:t xml:space="preserve"> hereby irrevocably authorised the Vendor(s)’ Solicitors to pay all the outstanding payment, including but not limited to </w:t>
      </w:r>
      <w:r w:rsidRPr="00001EE2">
        <w:rPr>
          <w:rFonts w:ascii="Book Antiqua" w:hAnsi="Book Antiqua"/>
          <w:sz w:val="20"/>
        </w:rPr>
        <w:t xml:space="preserve">quit rent, assessments, </w:t>
      </w:r>
      <w:r>
        <w:rPr>
          <w:rFonts w:ascii="Book Antiqua" w:hAnsi="Book Antiqua"/>
          <w:sz w:val="20"/>
        </w:rPr>
        <w:t xml:space="preserve">sewerage charges (Indah Water </w:t>
      </w:r>
      <w:proofErr w:type="spellStart"/>
      <w:r>
        <w:rPr>
          <w:rFonts w:ascii="Book Antiqua" w:hAnsi="Book Antiqua"/>
          <w:sz w:val="20"/>
        </w:rPr>
        <w:t>Konsortium</w:t>
      </w:r>
      <w:proofErr w:type="spellEnd"/>
      <w:r>
        <w:rPr>
          <w:rFonts w:ascii="Book Antiqua" w:hAnsi="Book Antiqua"/>
          <w:sz w:val="20"/>
        </w:rPr>
        <w:t xml:space="preserve">), electricity, water, fire insurance, service charges, sinking fund, maintenance fees, </w:t>
      </w:r>
      <w:r w:rsidRPr="00001EE2">
        <w:rPr>
          <w:rFonts w:ascii="Book Antiqua" w:hAnsi="Book Antiqua"/>
          <w:sz w:val="20"/>
        </w:rPr>
        <w:t>rates, taxes</w:t>
      </w:r>
      <w:r>
        <w:rPr>
          <w:rFonts w:ascii="Book Antiqua" w:hAnsi="Book Antiqua"/>
          <w:sz w:val="20"/>
        </w:rPr>
        <w:t>,</w:t>
      </w:r>
      <w:r w:rsidRPr="00001EE2">
        <w:rPr>
          <w:rFonts w:ascii="Book Antiqua" w:hAnsi="Book Antiqua"/>
          <w:sz w:val="20"/>
        </w:rPr>
        <w:t xml:space="preserve"> </w:t>
      </w:r>
      <w:r>
        <w:rPr>
          <w:rFonts w:ascii="Book Antiqua" w:hAnsi="Book Antiqua"/>
          <w:sz w:val="20"/>
        </w:rPr>
        <w:t>any</w:t>
      </w:r>
      <w:r w:rsidRPr="00001EE2">
        <w:rPr>
          <w:rFonts w:ascii="Book Antiqua" w:hAnsi="Book Antiqua"/>
          <w:sz w:val="20"/>
        </w:rPr>
        <w:t xml:space="preserve"> other outgoings payable,</w:t>
      </w:r>
      <w:r>
        <w:rPr>
          <w:rFonts w:ascii="Book Antiqua" w:hAnsi="Book Antiqua"/>
          <w:sz w:val="20"/>
        </w:rPr>
        <w:t xml:space="preserve"> top up redemption sum, developer/liquidator administrative charges, any deposits, solicitors fees and disbursements and any other payment not specifically mentioned herein from the Balance Deposit, Differential Sum and/or the Balance Purchase Price, whichever is applicable before release the Balance Deposit, Differential Sum and / or the Balance Purchase Price to the Vendor(s) to ensure the S&amp;P can be completed expeditiously without waiting for the payment from the Vendor(s). </w:t>
      </w:r>
    </w:p>
    <w:p w14:paraId="3E029798" w14:textId="77777777" w:rsidR="00FD1E1B" w:rsidRPr="008261E4" w:rsidRDefault="00FD1E1B" w:rsidP="00280BD0">
      <w:pPr>
        <w:pStyle w:val="BodyText"/>
        <w:rPr>
          <w:rFonts w:ascii="Book Antiqua" w:hAnsi="Book Antiqua"/>
          <w:sz w:val="20"/>
        </w:rPr>
      </w:pPr>
    </w:p>
    <w:p w14:paraId="047E89D9" w14:textId="77777777" w:rsidR="00280BD0" w:rsidRPr="008261E4" w:rsidRDefault="00280BD0" w:rsidP="00280BD0">
      <w:pPr>
        <w:pStyle w:val="BodyText"/>
        <w:rPr>
          <w:rFonts w:ascii="Book Antiqua" w:hAnsi="Book Antiqua"/>
          <w:b/>
          <w:bCs/>
          <w:caps/>
          <w:sz w:val="20"/>
        </w:rPr>
      </w:pPr>
      <w:r w:rsidRPr="008261E4">
        <w:rPr>
          <w:rFonts w:ascii="Book Antiqua" w:hAnsi="Book Antiqua"/>
          <w:bCs/>
          <w:sz w:val="20"/>
        </w:rPr>
        <w:t>20</w:t>
      </w:r>
      <w:r w:rsidRPr="008261E4">
        <w:rPr>
          <w:rFonts w:ascii="Book Antiqua" w:hAnsi="Book Antiqua"/>
          <w:b/>
          <w:bCs/>
          <w:sz w:val="20"/>
        </w:rPr>
        <w:t>.</w:t>
      </w:r>
      <w:r w:rsidRPr="008261E4">
        <w:rPr>
          <w:rFonts w:ascii="Book Antiqua" w:hAnsi="Book Antiqua"/>
          <w:sz w:val="20"/>
        </w:rPr>
        <w:tab/>
      </w:r>
      <w:r w:rsidRPr="008261E4">
        <w:rPr>
          <w:rFonts w:ascii="Book Antiqua" w:hAnsi="Book Antiqua"/>
          <w:b/>
          <w:bCs/>
          <w:caps/>
          <w:sz w:val="20"/>
        </w:rPr>
        <w:t>Entire Agreement</w:t>
      </w:r>
    </w:p>
    <w:p w14:paraId="057B0554" w14:textId="77777777" w:rsidR="00280BD0" w:rsidRPr="008261E4" w:rsidRDefault="00280BD0" w:rsidP="00280BD0">
      <w:pPr>
        <w:pStyle w:val="BodyText"/>
        <w:rPr>
          <w:rFonts w:ascii="Book Antiqua" w:hAnsi="Book Antiqua"/>
          <w:sz w:val="20"/>
        </w:rPr>
      </w:pPr>
    </w:p>
    <w:p w14:paraId="5B882388"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20.1</w:t>
      </w:r>
      <w:r w:rsidRPr="008261E4">
        <w:rPr>
          <w:rFonts w:ascii="Book Antiqua" w:hAnsi="Book Antiqua"/>
          <w:sz w:val="20"/>
        </w:rPr>
        <w:tab/>
        <w:t>Notwithstanding anything to the contrary expressed in or to be implied from this Agreement, this Agreement contains the entire agreement between the parties, which supersedes all previous agreements between them in relation to the subject matter of this Agreement. The parties hereby acknowledge that in entering into this Agreement they have not relied on any statements, representations, warranties or undertakings which are not expressly set out in the documents comprising this Agreement including, without limitation, any statements, representations, warranties or undertakings issued by any of the parties or other documents made available to one of the parties prior to the date of this Agreement by the other party and the parties hereby further acknowledge that any warranty attaching to such statements, representations, warranties, undertakings or documents, whether expressed or implied, is hereby excluded.</w:t>
      </w:r>
    </w:p>
    <w:p w14:paraId="10C80535" w14:textId="77777777" w:rsidR="00280BD0" w:rsidRPr="008261E4" w:rsidRDefault="00280BD0" w:rsidP="00280BD0">
      <w:pPr>
        <w:pStyle w:val="BodyText"/>
        <w:rPr>
          <w:rFonts w:ascii="Book Antiqua" w:hAnsi="Book Antiqua"/>
          <w:sz w:val="20"/>
        </w:rPr>
      </w:pPr>
    </w:p>
    <w:p w14:paraId="647C6BD6" w14:textId="77777777" w:rsidR="00280BD0" w:rsidRPr="008261E4" w:rsidRDefault="00280BD0" w:rsidP="00280BD0">
      <w:pPr>
        <w:pStyle w:val="BodyText"/>
        <w:ind w:left="720" w:hanging="720"/>
        <w:rPr>
          <w:rFonts w:ascii="Book Antiqua" w:hAnsi="Book Antiqua"/>
          <w:sz w:val="20"/>
        </w:rPr>
      </w:pPr>
      <w:r w:rsidRPr="008261E4">
        <w:rPr>
          <w:rFonts w:ascii="Book Antiqua" w:hAnsi="Book Antiqua"/>
          <w:sz w:val="20"/>
        </w:rPr>
        <w:t>20.2</w:t>
      </w:r>
      <w:r w:rsidRPr="008261E4">
        <w:rPr>
          <w:rFonts w:ascii="Book Antiqua" w:hAnsi="Book Antiqua"/>
          <w:sz w:val="20"/>
        </w:rPr>
        <w:tab/>
        <w:t>This Agreement may not be discharged, supplemented or amended in any manner except by an instrument in writing signed by all the parties or its duly authorized, representative.</w:t>
      </w:r>
    </w:p>
    <w:p w14:paraId="1441E9AE" w14:textId="77777777" w:rsidR="00280BD0" w:rsidRPr="008261E4" w:rsidRDefault="00280BD0" w:rsidP="00280BD0">
      <w:pPr>
        <w:pStyle w:val="BodyText"/>
        <w:rPr>
          <w:rFonts w:ascii="Book Antiqua" w:hAnsi="Book Antiqua"/>
          <w:sz w:val="20"/>
        </w:rPr>
      </w:pPr>
    </w:p>
    <w:p w14:paraId="3FAE7221" w14:textId="77777777" w:rsidR="00280BD0" w:rsidRPr="008261E4" w:rsidRDefault="00280BD0" w:rsidP="00280BD0">
      <w:pPr>
        <w:widowControl w:val="0"/>
        <w:autoSpaceDE w:val="0"/>
        <w:autoSpaceDN w:val="0"/>
        <w:adjustRightInd w:val="0"/>
        <w:ind w:right="72"/>
        <w:jc w:val="both"/>
        <w:rPr>
          <w:rFonts w:ascii="Book Antiqua" w:hAnsi="Book Antiqua"/>
          <w:b/>
          <w:bCs/>
          <w:caps/>
        </w:rPr>
      </w:pPr>
      <w:r w:rsidRPr="008261E4">
        <w:rPr>
          <w:rFonts w:ascii="Book Antiqua" w:hAnsi="Book Antiqua"/>
        </w:rPr>
        <w:t>21.</w:t>
      </w:r>
      <w:r w:rsidRPr="008261E4">
        <w:rPr>
          <w:rFonts w:ascii="Book Antiqua" w:hAnsi="Book Antiqua"/>
        </w:rPr>
        <w:tab/>
      </w:r>
      <w:r w:rsidRPr="008261E4">
        <w:rPr>
          <w:rFonts w:ascii="Book Antiqua" w:hAnsi="Book Antiqua"/>
          <w:b/>
          <w:bCs/>
          <w:caps/>
        </w:rPr>
        <w:t>Severability</w:t>
      </w:r>
    </w:p>
    <w:p w14:paraId="225D457D" w14:textId="77777777" w:rsidR="00280BD0" w:rsidRPr="008261E4" w:rsidRDefault="00280BD0" w:rsidP="00280BD0">
      <w:pPr>
        <w:widowControl w:val="0"/>
        <w:autoSpaceDE w:val="0"/>
        <w:autoSpaceDN w:val="0"/>
        <w:adjustRightInd w:val="0"/>
        <w:ind w:right="72"/>
        <w:jc w:val="both"/>
        <w:rPr>
          <w:rFonts w:ascii="Book Antiqua" w:hAnsi="Book Antiqua"/>
        </w:rPr>
      </w:pPr>
    </w:p>
    <w:p w14:paraId="6F3F9CA8" w14:textId="77777777" w:rsidR="00280BD0" w:rsidRPr="008261E4" w:rsidRDefault="00280BD0" w:rsidP="00280BD0">
      <w:pPr>
        <w:pStyle w:val="BlockText"/>
        <w:spacing w:line="240" w:lineRule="auto"/>
        <w:rPr>
          <w:rFonts w:ascii="Book Antiqua" w:hAnsi="Book Antiqua"/>
          <w:sz w:val="20"/>
        </w:rPr>
      </w:pPr>
      <w:r w:rsidRPr="008261E4">
        <w:rPr>
          <w:rFonts w:ascii="Book Antiqua" w:hAnsi="Book Antiqua"/>
          <w:sz w:val="20"/>
        </w:rPr>
        <w:t>21.1</w:t>
      </w:r>
      <w:r w:rsidRPr="008261E4">
        <w:rPr>
          <w:rFonts w:ascii="Book Antiqua" w:hAnsi="Book Antiqua"/>
          <w:sz w:val="20"/>
        </w:rPr>
        <w:tab/>
        <w:t>In the event that any one or more of the provisions contained in this Agreement shall for any reason be held to be unenforceable, illegal or otherwise invalid in any respect under the law governing this Agreement or its performance, such unenforceability, illegality or invalidity shall not affect any other provisions of this Agreement and this Agreement shall then be construed as if such unenforceable, illegal or invalid provisions had never been contained herein.</w:t>
      </w:r>
    </w:p>
    <w:p w14:paraId="7669C779" w14:textId="77777777" w:rsidR="00280BD0" w:rsidRPr="008261E4" w:rsidRDefault="00280BD0" w:rsidP="00280BD0">
      <w:pPr>
        <w:pStyle w:val="BodyText"/>
        <w:rPr>
          <w:rFonts w:ascii="Book Antiqua" w:hAnsi="Book Antiqua"/>
          <w:sz w:val="20"/>
        </w:rPr>
      </w:pPr>
    </w:p>
    <w:p w14:paraId="53166345" w14:textId="77777777" w:rsidR="00280BD0" w:rsidRPr="008261E4" w:rsidRDefault="00280BD0" w:rsidP="00280BD0">
      <w:pPr>
        <w:widowControl w:val="0"/>
        <w:jc w:val="both"/>
        <w:rPr>
          <w:rFonts w:ascii="Book Antiqua" w:hAnsi="Book Antiqua"/>
          <w:b/>
          <w:bCs/>
          <w:snapToGrid w:val="0"/>
        </w:rPr>
      </w:pPr>
      <w:r w:rsidRPr="008261E4">
        <w:rPr>
          <w:rFonts w:ascii="Book Antiqua" w:hAnsi="Book Antiqua"/>
          <w:snapToGrid w:val="0"/>
        </w:rPr>
        <w:t>22.</w:t>
      </w:r>
      <w:r w:rsidRPr="008261E4">
        <w:rPr>
          <w:rFonts w:ascii="Book Antiqua" w:hAnsi="Book Antiqua"/>
          <w:snapToGrid w:val="0"/>
        </w:rPr>
        <w:tab/>
      </w:r>
      <w:r w:rsidRPr="008261E4">
        <w:rPr>
          <w:rFonts w:ascii="Book Antiqua" w:hAnsi="Book Antiqua"/>
          <w:b/>
          <w:bCs/>
          <w:snapToGrid w:val="0"/>
        </w:rPr>
        <w:t>BINDING ON SUCCESSORS-IN-TITLE AND PERMITTED ASSIGNS</w:t>
      </w:r>
    </w:p>
    <w:p w14:paraId="1CEB20B7" w14:textId="77777777" w:rsidR="00280BD0" w:rsidRPr="008261E4" w:rsidRDefault="00280BD0" w:rsidP="00280BD0">
      <w:pPr>
        <w:widowControl w:val="0"/>
        <w:ind w:right="144"/>
        <w:jc w:val="both"/>
        <w:rPr>
          <w:rFonts w:ascii="Book Antiqua" w:hAnsi="Book Antiqua"/>
          <w:snapToGrid w:val="0"/>
        </w:rPr>
      </w:pPr>
    </w:p>
    <w:p w14:paraId="0352CD5F" w14:textId="77777777" w:rsidR="00280BD0" w:rsidRPr="008261E4" w:rsidRDefault="00280BD0" w:rsidP="00280BD0">
      <w:pPr>
        <w:widowControl w:val="0"/>
        <w:ind w:left="720" w:right="144" w:hanging="720"/>
        <w:jc w:val="both"/>
        <w:rPr>
          <w:rFonts w:ascii="Book Antiqua" w:hAnsi="Book Antiqua"/>
          <w:snapToGrid w:val="0"/>
        </w:rPr>
      </w:pPr>
      <w:r w:rsidRPr="008261E4">
        <w:rPr>
          <w:rFonts w:ascii="Book Antiqua" w:hAnsi="Book Antiqua"/>
          <w:snapToGrid w:val="0"/>
        </w:rPr>
        <w:t>22.1</w:t>
      </w:r>
      <w:r w:rsidRPr="008261E4">
        <w:rPr>
          <w:rFonts w:ascii="Book Antiqua" w:hAnsi="Book Antiqua"/>
          <w:snapToGrid w:val="0"/>
        </w:rPr>
        <w:tab/>
        <w:t>This Agreement shall be binding upon the heirs personal representatives successors-in-title and assigns of the Purchaser(s), the heirs personal representatives successors-in-title and permitted assigns of the Vendor(s).</w:t>
      </w:r>
    </w:p>
    <w:p w14:paraId="1A9D7487" w14:textId="77777777" w:rsidR="00280BD0" w:rsidRPr="008261E4" w:rsidRDefault="00280BD0" w:rsidP="00280BD0">
      <w:pPr>
        <w:pStyle w:val="BodyText"/>
        <w:rPr>
          <w:rFonts w:ascii="Book Antiqua" w:hAnsi="Book Antiqua"/>
          <w:sz w:val="20"/>
          <w:u w:val="single"/>
        </w:rPr>
      </w:pPr>
    </w:p>
    <w:p w14:paraId="258C2FAC" w14:textId="77777777" w:rsidR="00A76193" w:rsidRPr="008261E4" w:rsidRDefault="00A76193" w:rsidP="00A76193">
      <w:pPr>
        <w:widowControl w:val="0"/>
        <w:ind w:left="720" w:right="144" w:hanging="720"/>
        <w:jc w:val="both"/>
        <w:rPr>
          <w:rFonts w:ascii="Book Antiqua" w:hAnsi="Book Antiqua"/>
          <w:snapToGrid w:val="0"/>
        </w:rPr>
      </w:pPr>
      <w:r w:rsidRPr="008261E4">
        <w:rPr>
          <w:rFonts w:ascii="Book Antiqua" w:hAnsi="Book Antiqua"/>
          <w:snapToGrid w:val="0"/>
        </w:rPr>
        <w:t>23.</w:t>
      </w:r>
      <w:r w:rsidRPr="008261E4">
        <w:rPr>
          <w:rFonts w:ascii="Book Antiqua" w:hAnsi="Book Antiqua"/>
          <w:snapToGrid w:val="0"/>
        </w:rPr>
        <w:tab/>
      </w:r>
      <w:r w:rsidRPr="008261E4">
        <w:rPr>
          <w:rFonts w:ascii="Book Antiqua" w:hAnsi="Book Antiqua"/>
          <w:b/>
          <w:snapToGrid w:val="0"/>
        </w:rPr>
        <w:t>GOOD FAITH</w:t>
      </w:r>
    </w:p>
    <w:p w14:paraId="0E0D8EB0" w14:textId="77777777" w:rsidR="00A76193" w:rsidRPr="008261E4" w:rsidRDefault="00A76193" w:rsidP="00A76193">
      <w:pPr>
        <w:widowControl w:val="0"/>
        <w:ind w:left="720" w:right="144" w:hanging="720"/>
        <w:jc w:val="both"/>
        <w:rPr>
          <w:rFonts w:ascii="Book Antiqua" w:hAnsi="Book Antiqua"/>
          <w:snapToGrid w:val="0"/>
        </w:rPr>
      </w:pPr>
    </w:p>
    <w:p w14:paraId="3927A811" w14:textId="77777777" w:rsidR="00A76193" w:rsidRPr="008261E4" w:rsidRDefault="00A76193" w:rsidP="00A76193">
      <w:pPr>
        <w:widowControl w:val="0"/>
        <w:ind w:left="720" w:right="144" w:hanging="720"/>
        <w:jc w:val="both"/>
        <w:rPr>
          <w:rFonts w:ascii="Book Antiqua" w:hAnsi="Book Antiqua"/>
          <w:snapToGrid w:val="0"/>
        </w:rPr>
      </w:pPr>
      <w:r w:rsidRPr="008261E4">
        <w:rPr>
          <w:rFonts w:ascii="Book Antiqua" w:hAnsi="Book Antiqua"/>
          <w:snapToGrid w:val="0"/>
        </w:rPr>
        <w:t>23.1</w:t>
      </w:r>
      <w:r w:rsidRPr="008261E4">
        <w:rPr>
          <w:rFonts w:ascii="Book Antiqua" w:hAnsi="Book Antiqua"/>
          <w:snapToGrid w:val="0"/>
        </w:rPr>
        <w:tab/>
        <w:t>Each of the parties undertake with each other to do all things reasonably within his power which are necessary or desirable to give effect to the spirit and intent of this Agreement.</w:t>
      </w:r>
    </w:p>
    <w:p w14:paraId="41675B82" w14:textId="77777777" w:rsidR="00A76193" w:rsidRPr="008261E4" w:rsidRDefault="00A76193" w:rsidP="00A76193">
      <w:pPr>
        <w:jc w:val="both"/>
        <w:rPr>
          <w:rFonts w:ascii="Book Antiqua" w:hAnsi="Book Antiqua"/>
          <w:u w:val="single"/>
        </w:rPr>
      </w:pPr>
    </w:p>
    <w:p w14:paraId="352E6112" w14:textId="77777777" w:rsidR="00A76193" w:rsidRPr="008261E4" w:rsidRDefault="00A76193" w:rsidP="00A76193">
      <w:pPr>
        <w:keepNext/>
        <w:jc w:val="both"/>
        <w:outlineLvl w:val="1"/>
        <w:rPr>
          <w:rFonts w:ascii="Book Antiqua" w:hAnsi="Book Antiqua"/>
          <w:b/>
        </w:rPr>
      </w:pPr>
      <w:r w:rsidRPr="008261E4">
        <w:rPr>
          <w:rFonts w:ascii="Book Antiqua" w:hAnsi="Book Antiqua"/>
          <w:bCs/>
        </w:rPr>
        <w:t>24.</w:t>
      </w:r>
      <w:r w:rsidRPr="008261E4">
        <w:rPr>
          <w:rFonts w:ascii="Book Antiqua" w:hAnsi="Book Antiqua"/>
          <w:bCs/>
        </w:rPr>
        <w:tab/>
      </w:r>
      <w:r w:rsidRPr="008261E4">
        <w:rPr>
          <w:rFonts w:ascii="Book Antiqua" w:hAnsi="Book Antiqua"/>
          <w:b/>
        </w:rPr>
        <w:t>INTERPRETATION</w:t>
      </w:r>
    </w:p>
    <w:p w14:paraId="4F4EB705" w14:textId="77777777" w:rsidR="00A76193" w:rsidRPr="008261E4" w:rsidRDefault="00A76193" w:rsidP="00A76193">
      <w:pPr>
        <w:widowControl w:val="0"/>
        <w:autoSpaceDE w:val="0"/>
        <w:autoSpaceDN w:val="0"/>
        <w:adjustRightInd w:val="0"/>
        <w:rPr>
          <w:rFonts w:ascii="Book Antiqua" w:hAnsi="Book Antiqua"/>
        </w:rPr>
      </w:pPr>
    </w:p>
    <w:p w14:paraId="19D01F99" w14:textId="77777777" w:rsidR="00A76193" w:rsidRPr="008261E4" w:rsidRDefault="00A76193" w:rsidP="00A76193">
      <w:pPr>
        <w:widowControl w:val="0"/>
        <w:autoSpaceDE w:val="0"/>
        <w:autoSpaceDN w:val="0"/>
        <w:adjustRightInd w:val="0"/>
        <w:ind w:left="720" w:hanging="720"/>
        <w:jc w:val="both"/>
        <w:rPr>
          <w:rFonts w:ascii="Book Antiqua" w:hAnsi="Book Antiqua"/>
        </w:rPr>
      </w:pPr>
      <w:r w:rsidRPr="008261E4">
        <w:rPr>
          <w:rFonts w:ascii="Book Antiqua" w:hAnsi="Book Antiqua"/>
        </w:rPr>
        <w:t>24.1</w:t>
      </w:r>
      <w:r w:rsidRPr="008261E4">
        <w:rPr>
          <w:rFonts w:ascii="Book Antiqua" w:hAnsi="Book Antiqua"/>
        </w:rPr>
        <w:tab/>
        <w:t>References to a Preamble, Clause or Schedule where the context so admits are to a Preamble, Clause or Schedule of this Agreement.</w:t>
      </w:r>
    </w:p>
    <w:p w14:paraId="6058EFD2" w14:textId="77777777" w:rsidR="00A76193" w:rsidRPr="008261E4" w:rsidRDefault="00A76193" w:rsidP="00A76193">
      <w:pPr>
        <w:widowControl w:val="0"/>
        <w:autoSpaceDE w:val="0"/>
        <w:autoSpaceDN w:val="0"/>
        <w:adjustRightInd w:val="0"/>
        <w:ind w:left="720" w:hanging="720"/>
        <w:rPr>
          <w:rFonts w:ascii="Book Antiqua" w:hAnsi="Book Antiqua"/>
        </w:rPr>
      </w:pPr>
    </w:p>
    <w:p w14:paraId="4EF530D1" w14:textId="77777777" w:rsidR="00A76193" w:rsidRPr="008261E4" w:rsidRDefault="00A76193" w:rsidP="00A76193">
      <w:pPr>
        <w:ind w:left="720" w:hanging="720"/>
        <w:jc w:val="both"/>
        <w:rPr>
          <w:rFonts w:ascii="Book Antiqua" w:hAnsi="Book Antiqua"/>
        </w:rPr>
      </w:pPr>
      <w:r w:rsidRPr="008261E4">
        <w:rPr>
          <w:rFonts w:ascii="Book Antiqua" w:hAnsi="Book Antiqua"/>
        </w:rPr>
        <w:t>24.2</w:t>
      </w:r>
      <w:r w:rsidRPr="008261E4">
        <w:rPr>
          <w:rFonts w:ascii="Book Antiqua" w:hAnsi="Book Antiqua"/>
        </w:rPr>
        <w:tab/>
        <w:t>The Schedules hereto shall be taken read and construed as part and parcel of this Agreement as if they were expressly incorporated and set out in the body of this Agreement.</w:t>
      </w:r>
    </w:p>
    <w:p w14:paraId="2F5EA07D" w14:textId="77777777" w:rsidR="00A76193" w:rsidRPr="008261E4" w:rsidRDefault="00A76193" w:rsidP="00A76193">
      <w:pPr>
        <w:adjustRightInd w:val="0"/>
        <w:ind w:left="720"/>
        <w:rPr>
          <w:rFonts w:ascii="Book Antiqua" w:hAnsi="Book Antiqua"/>
        </w:rPr>
      </w:pPr>
    </w:p>
    <w:p w14:paraId="5C3F97BA" w14:textId="77777777" w:rsidR="00A76193" w:rsidRPr="008261E4" w:rsidRDefault="00A76193" w:rsidP="00A76193">
      <w:pPr>
        <w:adjustRightInd w:val="0"/>
        <w:ind w:left="720" w:hanging="720"/>
        <w:jc w:val="both"/>
        <w:rPr>
          <w:rFonts w:ascii="Book Antiqua" w:hAnsi="Book Antiqua"/>
        </w:rPr>
      </w:pPr>
      <w:r w:rsidRPr="008261E4">
        <w:rPr>
          <w:rFonts w:ascii="Book Antiqua" w:hAnsi="Book Antiqua"/>
        </w:rPr>
        <w:t>24.3</w:t>
      </w:r>
      <w:r w:rsidRPr="008261E4">
        <w:rPr>
          <w:rFonts w:ascii="Book Antiqua" w:hAnsi="Book Antiqua"/>
        </w:rPr>
        <w:tab/>
        <w:t>The clause and paragraph headings in this Agreement are for ease of reference only and are not to be taken into account in the interpretation of the clause or paragraph to which they refer.</w:t>
      </w:r>
    </w:p>
    <w:p w14:paraId="0EAC9CE1" w14:textId="77777777" w:rsidR="00A76193" w:rsidRPr="008261E4" w:rsidRDefault="00A76193" w:rsidP="00A76193">
      <w:pPr>
        <w:widowControl w:val="0"/>
        <w:autoSpaceDE w:val="0"/>
        <w:autoSpaceDN w:val="0"/>
        <w:adjustRightInd w:val="0"/>
        <w:ind w:left="720" w:hanging="720"/>
        <w:rPr>
          <w:rFonts w:ascii="Book Antiqua" w:hAnsi="Book Antiqua"/>
        </w:rPr>
      </w:pPr>
    </w:p>
    <w:p w14:paraId="0F0B2335" w14:textId="77777777" w:rsidR="00A76193" w:rsidRPr="008261E4" w:rsidRDefault="00A76193" w:rsidP="00A76193">
      <w:pPr>
        <w:adjustRightInd w:val="0"/>
        <w:ind w:left="720" w:hanging="720"/>
        <w:jc w:val="both"/>
        <w:rPr>
          <w:rFonts w:ascii="Book Antiqua" w:hAnsi="Book Antiqua"/>
        </w:rPr>
      </w:pPr>
      <w:r w:rsidRPr="008261E4">
        <w:rPr>
          <w:rFonts w:ascii="Book Antiqua" w:hAnsi="Book Antiqua"/>
        </w:rPr>
        <w:t>24.4</w:t>
      </w:r>
      <w:r w:rsidRPr="008261E4">
        <w:rPr>
          <w:rFonts w:ascii="Book Antiqua" w:hAnsi="Book Antiqua"/>
        </w:rPr>
        <w:tab/>
        <w:t>Words importing the singular meaning where the context so admits include the plural meaning and vice versa.</w:t>
      </w:r>
    </w:p>
    <w:p w14:paraId="395255F6" w14:textId="77777777" w:rsidR="00A76193" w:rsidRPr="008261E4" w:rsidRDefault="00A76193" w:rsidP="00A76193">
      <w:pPr>
        <w:widowControl w:val="0"/>
        <w:autoSpaceDE w:val="0"/>
        <w:autoSpaceDN w:val="0"/>
        <w:adjustRightInd w:val="0"/>
        <w:ind w:left="720" w:hanging="720"/>
        <w:rPr>
          <w:rFonts w:ascii="Book Antiqua" w:hAnsi="Book Antiqua"/>
        </w:rPr>
      </w:pPr>
    </w:p>
    <w:p w14:paraId="26B89091" w14:textId="77777777" w:rsidR="00A76193" w:rsidRPr="008261E4" w:rsidRDefault="00A76193" w:rsidP="00A76193">
      <w:pPr>
        <w:widowControl w:val="0"/>
        <w:autoSpaceDE w:val="0"/>
        <w:autoSpaceDN w:val="0"/>
        <w:adjustRightInd w:val="0"/>
        <w:ind w:left="720" w:hanging="720"/>
        <w:jc w:val="both"/>
        <w:rPr>
          <w:rFonts w:ascii="Book Antiqua" w:hAnsi="Book Antiqua"/>
        </w:rPr>
      </w:pPr>
      <w:r w:rsidRPr="008261E4">
        <w:rPr>
          <w:rFonts w:ascii="Book Antiqua" w:hAnsi="Book Antiqua"/>
        </w:rPr>
        <w:t>24.5</w:t>
      </w:r>
      <w:r w:rsidRPr="008261E4">
        <w:rPr>
          <w:rFonts w:ascii="Book Antiqua" w:hAnsi="Book Antiqua"/>
        </w:rPr>
        <w:tab/>
        <w:t>Words of one gender include both other genders, and words denoting natural persons include corporations and firms and all such words are to be construed interchangeably in that manner.</w:t>
      </w:r>
    </w:p>
    <w:p w14:paraId="118EC81F" w14:textId="77777777" w:rsidR="00A76193" w:rsidRPr="008261E4" w:rsidRDefault="00A76193" w:rsidP="00A76193">
      <w:pPr>
        <w:widowControl w:val="0"/>
        <w:autoSpaceDE w:val="0"/>
        <w:autoSpaceDN w:val="0"/>
        <w:adjustRightInd w:val="0"/>
        <w:ind w:left="720" w:hanging="720"/>
        <w:jc w:val="both"/>
        <w:rPr>
          <w:rFonts w:ascii="Book Antiqua" w:hAnsi="Book Antiqua"/>
        </w:rPr>
      </w:pPr>
    </w:p>
    <w:p w14:paraId="2D9FFEA4" w14:textId="77777777" w:rsidR="00A76193" w:rsidRPr="008261E4" w:rsidRDefault="00A76193" w:rsidP="00A76193">
      <w:pPr>
        <w:adjustRightInd w:val="0"/>
        <w:ind w:left="720" w:hanging="720"/>
        <w:jc w:val="both"/>
        <w:rPr>
          <w:rFonts w:ascii="Book Antiqua" w:hAnsi="Book Antiqua"/>
        </w:rPr>
      </w:pPr>
      <w:r w:rsidRPr="008261E4">
        <w:rPr>
          <w:rFonts w:ascii="Book Antiqua" w:hAnsi="Book Antiqua"/>
        </w:rPr>
        <w:t>24.6</w:t>
      </w:r>
      <w:r w:rsidRPr="008261E4">
        <w:rPr>
          <w:rFonts w:ascii="Book Antiqua" w:hAnsi="Book Antiqua"/>
        </w:rPr>
        <w:tab/>
        <w:t>Words denoting an obligation on a party to do any act, matter or thing include an obligation to procure that it be done, and words placing a party under a restriction include an obligation not to permit infringement of the restriction.</w:t>
      </w:r>
    </w:p>
    <w:p w14:paraId="6DF8A7F3" w14:textId="77777777" w:rsidR="00A76193" w:rsidRPr="008261E4" w:rsidRDefault="00A76193" w:rsidP="00A76193">
      <w:pPr>
        <w:widowControl w:val="0"/>
        <w:autoSpaceDE w:val="0"/>
        <w:autoSpaceDN w:val="0"/>
        <w:adjustRightInd w:val="0"/>
        <w:ind w:left="720" w:hanging="720"/>
        <w:jc w:val="both"/>
        <w:rPr>
          <w:rFonts w:ascii="Book Antiqua" w:hAnsi="Book Antiqua"/>
        </w:rPr>
      </w:pPr>
    </w:p>
    <w:p w14:paraId="77501554" w14:textId="77777777" w:rsidR="00A76193" w:rsidRPr="008261E4" w:rsidRDefault="00A76193" w:rsidP="00A76193">
      <w:pPr>
        <w:adjustRightInd w:val="0"/>
        <w:ind w:left="720" w:hanging="720"/>
        <w:jc w:val="both"/>
        <w:rPr>
          <w:rFonts w:ascii="Book Antiqua" w:hAnsi="Book Antiqua"/>
        </w:rPr>
      </w:pPr>
      <w:r w:rsidRPr="008261E4">
        <w:rPr>
          <w:rFonts w:ascii="Book Antiqua" w:hAnsi="Book Antiqua"/>
        </w:rPr>
        <w:t>24.7</w:t>
      </w:r>
      <w:r w:rsidRPr="008261E4">
        <w:rPr>
          <w:rFonts w:ascii="Book Antiqua" w:hAnsi="Book Antiqua"/>
        </w:rPr>
        <w:tab/>
        <w:t>References to "liability" include, where the context allows, claims, demands, proceedings, damages, losses, costs and expenses.</w:t>
      </w:r>
    </w:p>
    <w:p w14:paraId="564F21B0" w14:textId="77777777" w:rsidR="00A76193" w:rsidRPr="008261E4" w:rsidRDefault="00A76193" w:rsidP="00A76193">
      <w:pPr>
        <w:widowControl w:val="0"/>
        <w:autoSpaceDE w:val="0"/>
        <w:autoSpaceDN w:val="0"/>
        <w:adjustRightInd w:val="0"/>
        <w:ind w:left="720" w:hanging="720"/>
        <w:jc w:val="both"/>
        <w:rPr>
          <w:rFonts w:ascii="Book Antiqua" w:hAnsi="Book Antiqua"/>
        </w:rPr>
      </w:pPr>
    </w:p>
    <w:p w14:paraId="34CC459D" w14:textId="77777777" w:rsidR="00A76193" w:rsidRPr="008261E4" w:rsidRDefault="00A76193" w:rsidP="00A76193">
      <w:pPr>
        <w:adjustRightInd w:val="0"/>
        <w:ind w:left="720" w:hanging="720"/>
        <w:jc w:val="both"/>
        <w:rPr>
          <w:rFonts w:ascii="Book Antiqua" w:hAnsi="Book Antiqua"/>
        </w:rPr>
      </w:pPr>
      <w:r w:rsidRPr="008261E4">
        <w:rPr>
          <w:rFonts w:ascii="Book Antiqua" w:hAnsi="Book Antiqua"/>
        </w:rPr>
        <w:t>24.8</w:t>
      </w:r>
      <w:r w:rsidRPr="008261E4">
        <w:rPr>
          <w:rFonts w:ascii="Book Antiqua" w:hAnsi="Book Antiqua"/>
        </w:rPr>
        <w:tab/>
        <w:t>References to "party" and "parties" shall be construed as references to a party or the parties to this Agreement.</w:t>
      </w:r>
    </w:p>
    <w:p w14:paraId="1B97685C" w14:textId="77777777" w:rsidR="00A76193" w:rsidRPr="008261E4" w:rsidRDefault="00A76193" w:rsidP="00A76193">
      <w:pPr>
        <w:widowControl w:val="0"/>
        <w:autoSpaceDE w:val="0"/>
        <w:autoSpaceDN w:val="0"/>
        <w:adjustRightInd w:val="0"/>
        <w:ind w:left="720" w:hanging="720"/>
        <w:jc w:val="both"/>
        <w:rPr>
          <w:rFonts w:ascii="Book Antiqua" w:hAnsi="Book Antiqua"/>
        </w:rPr>
      </w:pPr>
    </w:p>
    <w:p w14:paraId="1A8B6079" w14:textId="77777777" w:rsidR="00A76193" w:rsidRPr="008261E4" w:rsidRDefault="00A76193" w:rsidP="00A76193">
      <w:pPr>
        <w:adjustRightInd w:val="0"/>
        <w:ind w:left="720" w:hanging="720"/>
        <w:jc w:val="both"/>
        <w:rPr>
          <w:rFonts w:ascii="Book Antiqua" w:hAnsi="Book Antiqua"/>
        </w:rPr>
      </w:pPr>
      <w:r w:rsidRPr="008261E4">
        <w:rPr>
          <w:rFonts w:ascii="Book Antiqua" w:hAnsi="Book Antiqua"/>
        </w:rPr>
        <w:t>24.9</w:t>
      </w:r>
      <w:r w:rsidRPr="008261E4">
        <w:rPr>
          <w:rFonts w:ascii="Book Antiqua" w:hAnsi="Book Antiqua"/>
        </w:rPr>
        <w:tab/>
        <w:t>References to provisions of any statutes, laws, by-laws, regulations, rules and/or otherwise shall include such provisions as may be modified, amended, revised and/or re-enacted (whether before or after the date of this Agreement) from time to time.</w:t>
      </w:r>
    </w:p>
    <w:p w14:paraId="7000CDA2" w14:textId="77777777" w:rsidR="00A76193" w:rsidRPr="008261E4" w:rsidRDefault="00A76193" w:rsidP="00A76193">
      <w:pPr>
        <w:widowControl w:val="0"/>
        <w:autoSpaceDE w:val="0"/>
        <w:autoSpaceDN w:val="0"/>
        <w:adjustRightInd w:val="0"/>
        <w:ind w:left="720" w:hanging="720"/>
        <w:rPr>
          <w:rFonts w:ascii="Book Antiqua" w:hAnsi="Book Antiqua"/>
        </w:rPr>
      </w:pPr>
    </w:p>
    <w:p w14:paraId="69DDAB39" w14:textId="77777777" w:rsidR="00A76193" w:rsidRPr="008261E4" w:rsidRDefault="00A76193" w:rsidP="00A76193">
      <w:pPr>
        <w:widowControl w:val="0"/>
        <w:autoSpaceDE w:val="0"/>
        <w:autoSpaceDN w:val="0"/>
        <w:adjustRightInd w:val="0"/>
        <w:ind w:left="720" w:hanging="720"/>
        <w:jc w:val="both"/>
        <w:rPr>
          <w:rFonts w:ascii="Book Antiqua" w:hAnsi="Book Antiqua"/>
        </w:rPr>
      </w:pPr>
      <w:r w:rsidRPr="008261E4">
        <w:rPr>
          <w:rFonts w:ascii="Book Antiqua" w:hAnsi="Book Antiqua"/>
        </w:rPr>
        <w:t>24.10</w:t>
      </w:r>
      <w:r w:rsidRPr="008261E4">
        <w:rPr>
          <w:rFonts w:ascii="Book Antiqua" w:hAnsi="Book Antiqua"/>
        </w:rPr>
        <w:tab/>
        <w:t>References to numbers or monetary figures or value shall include any portion or fraction or undivided portion thereof.</w:t>
      </w:r>
    </w:p>
    <w:p w14:paraId="77FE8EC8" w14:textId="77777777" w:rsidR="00A76193" w:rsidRPr="008261E4" w:rsidRDefault="00A76193" w:rsidP="00A76193">
      <w:pPr>
        <w:jc w:val="both"/>
        <w:rPr>
          <w:rFonts w:ascii="Book Antiqua" w:hAnsi="Book Antiqua"/>
        </w:rPr>
      </w:pPr>
    </w:p>
    <w:p w14:paraId="7BB89021" w14:textId="77777777" w:rsidR="00A76193" w:rsidRPr="008261E4" w:rsidRDefault="00A76193" w:rsidP="00A76193">
      <w:pPr>
        <w:widowControl w:val="0"/>
        <w:autoSpaceDE w:val="0"/>
        <w:autoSpaceDN w:val="0"/>
        <w:adjustRightInd w:val="0"/>
        <w:ind w:left="720" w:hanging="720"/>
        <w:jc w:val="both"/>
        <w:rPr>
          <w:rFonts w:ascii="Book Antiqua" w:hAnsi="Book Antiqua"/>
        </w:rPr>
      </w:pPr>
      <w:r w:rsidRPr="008261E4">
        <w:rPr>
          <w:rFonts w:ascii="Book Antiqua" w:hAnsi="Book Antiqua"/>
        </w:rPr>
        <w:t>24.11</w:t>
      </w:r>
      <w:r w:rsidRPr="008261E4">
        <w:rPr>
          <w:rFonts w:ascii="Book Antiqua" w:hAnsi="Book Antiqua"/>
        </w:rPr>
        <w:tab/>
        <w:t>References to “working days” shall exclude Saturdays, Sundays and public holidays in Selangor and Wilayah Persekutuan.</w:t>
      </w:r>
    </w:p>
    <w:p w14:paraId="727E3D64" w14:textId="77777777" w:rsidR="00280BD0" w:rsidRPr="008261E4" w:rsidRDefault="00280BD0" w:rsidP="00280BD0">
      <w:pPr>
        <w:pStyle w:val="BodyText"/>
        <w:rPr>
          <w:rFonts w:ascii="Book Antiqua" w:hAnsi="Book Antiqua"/>
          <w:sz w:val="20"/>
        </w:rPr>
      </w:pPr>
    </w:p>
    <w:p w14:paraId="70062BD2" w14:textId="77777777" w:rsidR="00D2603D" w:rsidRPr="008261E4" w:rsidRDefault="00D2603D" w:rsidP="00D2603D">
      <w:pPr>
        <w:pStyle w:val="BodyText"/>
        <w:rPr>
          <w:rFonts w:ascii="Book Antiqua" w:hAnsi="Book Antiqua"/>
          <w:sz w:val="20"/>
        </w:rPr>
      </w:pPr>
      <w:r w:rsidRPr="008261E4">
        <w:rPr>
          <w:rFonts w:ascii="Book Antiqua" w:hAnsi="Book Antiqua"/>
          <w:sz w:val="20"/>
        </w:rPr>
        <w:t>25.</w:t>
      </w:r>
      <w:r w:rsidRPr="008261E4">
        <w:rPr>
          <w:rFonts w:ascii="Book Antiqua" w:hAnsi="Book Antiqua"/>
          <w:sz w:val="20"/>
        </w:rPr>
        <w:tab/>
      </w:r>
      <w:r w:rsidRPr="008261E4">
        <w:rPr>
          <w:rFonts w:ascii="Book Antiqua" w:hAnsi="Book Antiqua"/>
          <w:b/>
          <w:sz w:val="20"/>
        </w:rPr>
        <w:t>NOTIFICATION OF CHANGE OF OWNERSHIP OF THE SAID PROPERTY</w:t>
      </w:r>
    </w:p>
    <w:p w14:paraId="37CC194A" w14:textId="77777777" w:rsidR="00D2603D" w:rsidRPr="008261E4" w:rsidRDefault="00D2603D" w:rsidP="00D2603D">
      <w:pPr>
        <w:pStyle w:val="BodyText"/>
        <w:rPr>
          <w:rFonts w:ascii="Book Antiqua" w:hAnsi="Book Antiqua"/>
          <w:sz w:val="20"/>
        </w:rPr>
      </w:pPr>
      <w:r w:rsidRPr="008261E4">
        <w:rPr>
          <w:rFonts w:ascii="Book Antiqua" w:hAnsi="Book Antiqua"/>
          <w:sz w:val="20"/>
        </w:rPr>
        <w:t xml:space="preserve"> </w:t>
      </w:r>
    </w:p>
    <w:p w14:paraId="2BF30B6B" w14:textId="77777777" w:rsidR="00D2603D" w:rsidRPr="008261E4" w:rsidRDefault="00D2603D" w:rsidP="00D2603D">
      <w:pPr>
        <w:pStyle w:val="BodyText"/>
        <w:ind w:left="720" w:hanging="720"/>
        <w:rPr>
          <w:rFonts w:ascii="Book Antiqua" w:hAnsi="Book Antiqua"/>
          <w:sz w:val="20"/>
        </w:rPr>
      </w:pPr>
      <w:r w:rsidRPr="008261E4">
        <w:rPr>
          <w:rFonts w:ascii="Book Antiqua" w:hAnsi="Book Antiqua"/>
          <w:sz w:val="20"/>
        </w:rPr>
        <w:t>25.1</w:t>
      </w:r>
      <w:r w:rsidRPr="008261E4">
        <w:rPr>
          <w:rFonts w:ascii="Book Antiqua" w:hAnsi="Book Antiqua"/>
          <w:sz w:val="20"/>
        </w:rPr>
        <w:tab/>
        <w:t xml:space="preserve">The Purchaser(s) and the Vendor(s) shall where necessary inform all relevant authorities of the change of ownership </w:t>
      </w:r>
      <w:r w:rsidR="008B48A5" w:rsidRPr="008261E4">
        <w:rPr>
          <w:rFonts w:ascii="Book Antiqua" w:hAnsi="Book Antiqua"/>
          <w:sz w:val="20"/>
        </w:rPr>
        <w:t>o</w:t>
      </w:r>
      <w:r w:rsidRPr="008261E4">
        <w:rPr>
          <w:rFonts w:ascii="Book Antiqua" w:hAnsi="Book Antiqua"/>
          <w:sz w:val="20"/>
        </w:rPr>
        <w:t>f the said Property after completion of the sale and purchase herein at the respective cost and expense. It is hereby agreed that it shall not be the responsibility of the Purchaser(s) Solicitors nor the Vendor(s) Solicitors to perform any of the foregoing matters.</w:t>
      </w:r>
    </w:p>
    <w:p w14:paraId="2609D20D" w14:textId="77777777" w:rsidR="00280BD0" w:rsidRDefault="00280BD0" w:rsidP="00280BD0">
      <w:pPr>
        <w:pStyle w:val="BodyText"/>
        <w:rPr>
          <w:rFonts w:ascii="Book Antiqua" w:hAnsi="Book Antiqua"/>
          <w:sz w:val="20"/>
        </w:rPr>
      </w:pPr>
    </w:p>
    <w:p w14:paraId="61CC0FD1" w14:textId="77777777" w:rsidR="008B22C3" w:rsidRPr="000D587F" w:rsidRDefault="008B22C3" w:rsidP="008B22C3">
      <w:pPr>
        <w:rPr>
          <w:rFonts w:ascii="Book Antiqua" w:hAnsi="Book Antiqua"/>
          <w:b/>
        </w:rPr>
      </w:pPr>
      <w:r w:rsidRPr="000D587F">
        <w:rPr>
          <w:rFonts w:ascii="Book Antiqua" w:hAnsi="Book Antiqua"/>
          <w:b/>
        </w:rPr>
        <w:t>26.</w:t>
      </w:r>
      <w:r w:rsidRPr="000D587F">
        <w:rPr>
          <w:rFonts w:ascii="Book Antiqua" w:hAnsi="Book Antiqua"/>
          <w:b/>
        </w:rPr>
        <w:tab/>
        <w:t xml:space="preserve">SALES SERVICES TAX 2018  (IF APPLICABLE) </w:t>
      </w:r>
    </w:p>
    <w:p w14:paraId="6C87AF9F" w14:textId="77777777" w:rsidR="008B22C3" w:rsidRPr="000D587F" w:rsidRDefault="008B22C3" w:rsidP="008B22C3">
      <w:pPr>
        <w:rPr>
          <w:rFonts w:ascii="Book Antiqua" w:hAnsi="Book Antiqua"/>
          <w:b/>
        </w:rPr>
      </w:pPr>
    </w:p>
    <w:p w14:paraId="2C6959C7" w14:textId="77777777" w:rsidR="008B22C3" w:rsidRPr="000D587F" w:rsidRDefault="008B22C3" w:rsidP="008B22C3">
      <w:pPr>
        <w:spacing w:after="160" w:line="259" w:lineRule="auto"/>
        <w:ind w:left="709" w:hanging="720"/>
        <w:contextualSpacing/>
        <w:jc w:val="both"/>
        <w:rPr>
          <w:rFonts w:ascii="Book Antiqua" w:hAnsi="Book Antiqua"/>
          <w:b/>
        </w:rPr>
      </w:pPr>
      <w:r w:rsidRPr="000D587F">
        <w:rPr>
          <w:rFonts w:ascii="Book Antiqua" w:hAnsi="Book Antiqua"/>
        </w:rPr>
        <w:t>26.1</w:t>
      </w:r>
      <w:r w:rsidRPr="000D587F">
        <w:rPr>
          <w:rFonts w:ascii="Book Antiqua" w:hAnsi="Book Antiqua"/>
        </w:rPr>
        <w:tab/>
        <w:t>The parties hereto hereby agree that the Purchase Price or any sum set out in this Agreement or otherwise payable by the Purchaser(s) to the Vendor(s) is inclusive of Sales Services Tax 2018 (hereinafter referred to as “SST”) and/or any other rates / tax of similar nature which is imposed or to be imposed by the relevant authority(s) or chargeable under the law.</w:t>
      </w:r>
    </w:p>
    <w:p w14:paraId="60A5FA3D" w14:textId="77777777" w:rsidR="008B22C3" w:rsidRPr="000D587F" w:rsidRDefault="008B22C3" w:rsidP="008B22C3">
      <w:pPr>
        <w:ind w:left="709"/>
        <w:jc w:val="both"/>
        <w:rPr>
          <w:rFonts w:ascii="Book Antiqua" w:hAnsi="Book Antiqua"/>
          <w:b/>
        </w:rPr>
      </w:pPr>
    </w:p>
    <w:p w14:paraId="5A7DD2EC" w14:textId="77777777" w:rsidR="008B22C3" w:rsidRPr="000D587F" w:rsidRDefault="008B22C3" w:rsidP="008B22C3">
      <w:pPr>
        <w:spacing w:after="160" w:line="259" w:lineRule="auto"/>
        <w:ind w:left="709" w:hanging="720"/>
        <w:contextualSpacing/>
        <w:jc w:val="both"/>
        <w:rPr>
          <w:rFonts w:ascii="Book Antiqua" w:hAnsi="Book Antiqua"/>
          <w:b/>
        </w:rPr>
      </w:pPr>
      <w:r w:rsidRPr="000D587F">
        <w:rPr>
          <w:rFonts w:ascii="Book Antiqua" w:hAnsi="Book Antiqua"/>
        </w:rPr>
        <w:t>26.2</w:t>
      </w:r>
      <w:r w:rsidRPr="000D587F">
        <w:rPr>
          <w:rFonts w:ascii="Book Antiqua" w:hAnsi="Book Antiqua"/>
        </w:rPr>
        <w:tab/>
        <w:t>The parties hereto hereby agree if the sale and purchase of the said Property shall attract or be subjected to SST at any time in respect of or howsoever affecting the sale and purchase agreement of the said Property hereunder before or after the date of this Agreement, the Vendor(s) shall solely be responsible to pay such tax or taxes in accordance with the laws of Malaysia and shall not demand / claim from the Purchaser(s) any additional sum over and above the Purchase Price or ay part thereof for the satisfaction of any liability or obligation in respect of the SST.</w:t>
      </w:r>
    </w:p>
    <w:p w14:paraId="28117CA1" w14:textId="77777777" w:rsidR="008B22C3" w:rsidRPr="000D587F" w:rsidRDefault="008B22C3" w:rsidP="008B22C3">
      <w:pPr>
        <w:ind w:left="709"/>
        <w:rPr>
          <w:rFonts w:ascii="Book Antiqua" w:hAnsi="Book Antiqua"/>
          <w:b/>
        </w:rPr>
      </w:pPr>
    </w:p>
    <w:p w14:paraId="41E6FE9C" w14:textId="77777777" w:rsidR="008B22C3" w:rsidRPr="000D587F" w:rsidRDefault="008B22C3" w:rsidP="008B22C3">
      <w:pPr>
        <w:spacing w:after="160" w:line="259" w:lineRule="auto"/>
        <w:ind w:left="709" w:hanging="720"/>
        <w:contextualSpacing/>
        <w:jc w:val="both"/>
        <w:rPr>
          <w:rFonts w:ascii="Book Antiqua" w:hAnsi="Book Antiqua"/>
          <w:b/>
        </w:rPr>
      </w:pPr>
      <w:r w:rsidRPr="000D587F">
        <w:rPr>
          <w:rFonts w:ascii="Book Antiqua" w:hAnsi="Book Antiqua"/>
        </w:rPr>
        <w:t>26.3</w:t>
      </w:r>
      <w:r w:rsidRPr="000D587F">
        <w:rPr>
          <w:rFonts w:ascii="Book Antiqua" w:hAnsi="Book Antiqua"/>
        </w:rPr>
        <w:tab/>
        <w:t>The Vendor(s) hereby agrees and confirms that the Purchaser(s) shall not under any circumstances be liable for SST and further agrees covenants and undertakes with the Purchaser(s) to keep the Purchaser(s) indemnified in respect of any loss, penalties, claims or expenses incurred as a result of the Vendor(s)’ default in payment of SST or any part thereof.</w:t>
      </w:r>
    </w:p>
    <w:p w14:paraId="55C28382" w14:textId="77777777" w:rsidR="00002A5F" w:rsidRPr="000D587F" w:rsidRDefault="00002A5F" w:rsidP="00002A5F">
      <w:pPr>
        <w:pStyle w:val="BodyText"/>
        <w:rPr>
          <w:rFonts w:ascii="Book Antiqua" w:hAnsi="Book Antiqua"/>
          <w:sz w:val="20"/>
        </w:rPr>
      </w:pPr>
    </w:p>
    <w:p w14:paraId="223BEE17" w14:textId="77777777" w:rsidR="00002A5F" w:rsidRPr="000D587F" w:rsidRDefault="00002A5F" w:rsidP="00280BD0">
      <w:pPr>
        <w:pStyle w:val="BodyText"/>
        <w:rPr>
          <w:rFonts w:ascii="Book Antiqua" w:hAnsi="Book Antiqua"/>
          <w:sz w:val="20"/>
        </w:rPr>
      </w:pPr>
    </w:p>
    <w:p w14:paraId="7029B65A" w14:textId="77777777" w:rsidR="00280BD0" w:rsidRPr="008261E4" w:rsidRDefault="00280BD0" w:rsidP="00280BD0">
      <w:pPr>
        <w:pStyle w:val="BodyText"/>
        <w:jc w:val="center"/>
        <w:rPr>
          <w:rFonts w:ascii="Book Antiqua" w:hAnsi="Book Antiqua"/>
          <w:i/>
          <w:sz w:val="20"/>
        </w:rPr>
      </w:pPr>
      <w:r w:rsidRPr="000D587F">
        <w:rPr>
          <w:rFonts w:ascii="Book Antiqua" w:hAnsi="Book Antiqua"/>
          <w:sz w:val="20"/>
        </w:rPr>
        <w:t>[</w:t>
      </w:r>
      <w:r w:rsidRPr="000D587F">
        <w:rPr>
          <w:rFonts w:ascii="Book Antiqua" w:hAnsi="Book Antiqua"/>
          <w:i/>
          <w:sz w:val="20"/>
        </w:rPr>
        <w:t>the rest of this page is intentionally left blank]</w:t>
      </w:r>
    </w:p>
    <w:p w14:paraId="0B459E46" w14:textId="77777777" w:rsidR="00280BD0" w:rsidRPr="008261E4" w:rsidRDefault="00280BD0" w:rsidP="00280BD0">
      <w:pPr>
        <w:pStyle w:val="BodyText"/>
        <w:rPr>
          <w:rFonts w:ascii="Book Antiqua" w:hAnsi="Book Antiqua"/>
          <w:sz w:val="20"/>
        </w:rPr>
      </w:pPr>
    </w:p>
    <w:p w14:paraId="08D59569" w14:textId="77777777" w:rsidR="00280BD0" w:rsidRPr="008261E4" w:rsidRDefault="00280BD0" w:rsidP="00280BD0">
      <w:pPr>
        <w:pStyle w:val="BodyText"/>
        <w:rPr>
          <w:rFonts w:ascii="Book Antiqua" w:hAnsi="Book Antiqua"/>
          <w:sz w:val="20"/>
        </w:rPr>
      </w:pPr>
      <w:r w:rsidRPr="008261E4">
        <w:rPr>
          <w:rFonts w:ascii="Book Antiqua" w:hAnsi="Book Antiqua"/>
          <w:sz w:val="20"/>
        </w:rPr>
        <w:br w:type="page"/>
      </w:r>
    </w:p>
    <w:p w14:paraId="04D1968B" w14:textId="77777777" w:rsidR="00597474" w:rsidRPr="008261E4" w:rsidRDefault="00280BD0" w:rsidP="00280BD0">
      <w:pPr>
        <w:ind w:firstLine="720"/>
        <w:jc w:val="both"/>
        <w:rPr>
          <w:rFonts w:ascii="Book Antiqua" w:hAnsi="Book Antiqua"/>
        </w:rPr>
      </w:pPr>
      <w:r w:rsidRPr="008261E4">
        <w:rPr>
          <w:rFonts w:ascii="Book Antiqua" w:hAnsi="Book Antiqua"/>
          <w:b/>
        </w:rPr>
        <w:t>IN WITNESS WHEREOF</w:t>
      </w:r>
      <w:r w:rsidRPr="008261E4">
        <w:rPr>
          <w:rFonts w:ascii="Book Antiqua" w:hAnsi="Book Antiqua"/>
        </w:rPr>
        <w:t xml:space="preserve"> the parties hereto have hereunto set their hands the day and year first </w:t>
      </w:r>
      <w:proofErr w:type="spellStart"/>
      <w:r w:rsidRPr="008261E4">
        <w:rPr>
          <w:rFonts w:ascii="Book Antiqua" w:hAnsi="Book Antiqua"/>
        </w:rPr>
        <w:t>abovewritten</w:t>
      </w:r>
      <w:proofErr w:type="spellEnd"/>
      <w:r w:rsidRPr="008261E4">
        <w:rPr>
          <w:rFonts w:ascii="Book Antiqua" w:hAnsi="Book Antiqua"/>
        </w:rPr>
        <w:t>.</w:t>
      </w:r>
    </w:p>
    <w:p w14:paraId="77890B37" w14:textId="77777777" w:rsidR="00597474" w:rsidRPr="008261E4" w:rsidRDefault="00597474">
      <w:pPr>
        <w:jc w:val="both"/>
        <w:rPr>
          <w:rFonts w:ascii="Book Antiqua" w:hAnsi="Book Antiqua"/>
        </w:rPr>
      </w:pPr>
    </w:p>
    <w:p w14:paraId="5F802A13" w14:textId="77777777" w:rsidR="00597474" w:rsidRPr="008261E4" w:rsidRDefault="00597474">
      <w:pPr>
        <w:jc w:val="both"/>
        <w:rPr>
          <w:rFonts w:ascii="Book Antiqua" w:hAnsi="Book Antiqua"/>
        </w:rPr>
      </w:pPr>
    </w:p>
    <w:tbl>
      <w:tblPr>
        <w:tblW w:w="9243" w:type="dxa"/>
        <w:tblInd w:w="108" w:type="dxa"/>
        <w:tblLook w:val="04A0" w:firstRow="1" w:lastRow="0" w:firstColumn="1" w:lastColumn="0" w:noHBand="0" w:noVBand="1"/>
      </w:tblPr>
      <w:tblGrid>
        <w:gridCol w:w="2127"/>
        <w:gridCol w:w="283"/>
        <w:gridCol w:w="6833"/>
      </w:tblGrid>
      <w:tr w:rsidR="000D587F" w14:paraId="31E2215D" w14:textId="77777777" w:rsidTr="000D587F">
        <w:tc>
          <w:tcPr>
            <w:tcW w:w="2127" w:type="dxa"/>
            <w:hideMark/>
          </w:tcPr>
          <w:p w14:paraId="780A173E" w14:textId="77777777" w:rsidR="000D587F" w:rsidRDefault="000D587F">
            <w:pPr>
              <w:jc w:val="both"/>
              <w:rPr>
                <w:rFonts w:ascii="Book Antiqua" w:hAnsi="Book Antiqua"/>
                <w:b/>
              </w:rPr>
            </w:pPr>
            <w:r>
              <w:rPr>
                <w:rFonts w:ascii="Book Antiqua" w:hAnsi="Book Antiqua"/>
                <w:b/>
              </w:rPr>
              <w:t>SIGNED</w:t>
            </w:r>
            <w:r>
              <w:rPr>
                <w:rFonts w:ascii="Book Antiqua" w:hAnsi="Book Antiqua"/>
              </w:rPr>
              <w:t xml:space="preserve"> by</w:t>
            </w:r>
          </w:p>
        </w:tc>
        <w:tc>
          <w:tcPr>
            <w:tcW w:w="283" w:type="dxa"/>
            <w:hideMark/>
          </w:tcPr>
          <w:p w14:paraId="362A8A9A" w14:textId="77777777" w:rsidR="000D587F" w:rsidRDefault="000D587F">
            <w:pPr>
              <w:jc w:val="both"/>
              <w:rPr>
                <w:rFonts w:ascii="Book Antiqua" w:hAnsi="Book Antiqua"/>
                <w:b/>
              </w:rPr>
            </w:pPr>
            <w:r>
              <w:rPr>
                <w:rFonts w:ascii="Book Antiqua" w:hAnsi="Book Antiqua"/>
                <w:b/>
              </w:rPr>
              <w:t>)</w:t>
            </w:r>
          </w:p>
        </w:tc>
        <w:tc>
          <w:tcPr>
            <w:tcW w:w="6833" w:type="dxa"/>
          </w:tcPr>
          <w:p w14:paraId="19141123" w14:textId="77777777" w:rsidR="000D587F" w:rsidRDefault="000D587F">
            <w:pPr>
              <w:jc w:val="both"/>
              <w:rPr>
                <w:rFonts w:ascii="Book Antiqua" w:hAnsi="Book Antiqua"/>
                <w:b/>
              </w:rPr>
            </w:pPr>
          </w:p>
        </w:tc>
      </w:tr>
      <w:tr w:rsidR="000D587F" w14:paraId="2B54E267" w14:textId="77777777" w:rsidTr="000D587F">
        <w:tc>
          <w:tcPr>
            <w:tcW w:w="2127" w:type="dxa"/>
            <w:hideMark/>
          </w:tcPr>
          <w:p w14:paraId="4B26C8B9" w14:textId="77777777" w:rsidR="000D587F" w:rsidRDefault="000D587F">
            <w:pPr>
              <w:jc w:val="both"/>
              <w:rPr>
                <w:rFonts w:ascii="Book Antiqua" w:hAnsi="Book Antiqua"/>
                <w:b/>
              </w:rPr>
            </w:pPr>
            <w:r>
              <w:rPr>
                <w:rFonts w:ascii="Book Antiqua" w:hAnsi="Book Antiqua"/>
              </w:rPr>
              <w:t>the said</w:t>
            </w:r>
            <w:r>
              <w:rPr>
                <w:rFonts w:ascii="Book Antiqua" w:hAnsi="Book Antiqua"/>
                <w:b/>
                <w:bCs/>
              </w:rPr>
              <w:t xml:space="preserve"> Vendor(s)</w:t>
            </w:r>
          </w:p>
        </w:tc>
        <w:tc>
          <w:tcPr>
            <w:tcW w:w="283" w:type="dxa"/>
            <w:hideMark/>
          </w:tcPr>
          <w:p w14:paraId="29EF362D" w14:textId="77777777" w:rsidR="000D587F" w:rsidRDefault="000D587F">
            <w:pPr>
              <w:jc w:val="both"/>
              <w:rPr>
                <w:rFonts w:ascii="Book Antiqua" w:hAnsi="Book Antiqua"/>
                <w:b/>
              </w:rPr>
            </w:pPr>
            <w:r>
              <w:rPr>
                <w:rFonts w:ascii="Book Antiqua" w:hAnsi="Book Antiqua"/>
                <w:b/>
              </w:rPr>
              <w:t>)</w:t>
            </w:r>
          </w:p>
        </w:tc>
        <w:tc>
          <w:tcPr>
            <w:tcW w:w="6833" w:type="dxa"/>
          </w:tcPr>
          <w:p w14:paraId="58FE3570" w14:textId="77777777" w:rsidR="000D587F" w:rsidRDefault="000D587F">
            <w:pPr>
              <w:jc w:val="both"/>
              <w:rPr>
                <w:rFonts w:ascii="Book Antiqua" w:hAnsi="Book Antiqua"/>
                <w:b/>
              </w:rPr>
            </w:pPr>
          </w:p>
        </w:tc>
      </w:tr>
      <w:tr w:rsidR="000D587F" w14:paraId="21268232" w14:textId="77777777" w:rsidTr="000D587F">
        <w:tc>
          <w:tcPr>
            <w:tcW w:w="2127" w:type="dxa"/>
            <w:hideMark/>
          </w:tcPr>
          <w:p w14:paraId="727E65A7" w14:textId="77777777" w:rsidR="000D587F" w:rsidRDefault="000D587F">
            <w:pPr>
              <w:jc w:val="both"/>
              <w:rPr>
                <w:rFonts w:ascii="Book Antiqua" w:hAnsi="Book Antiqua"/>
                <w:b/>
              </w:rPr>
            </w:pPr>
            <w:r>
              <w:rPr>
                <w:rFonts w:ascii="Book Antiqua" w:hAnsi="Book Antiqua"/>
              </w:rPr>
              <w:t>in the presence of</w:t>
            </w:r>
          </w:p>
        </w:tc>
        <w:tc>
          <w:tcPr>
            <w:tcW w:w="283" w:type="dxa"/>
            <w:hideMark/>
          </w:tcPr>
          <w:p w14:paraId="760EA882" w14:textId="77777777" w:rsidR="000D587F" w:rsidRDefault="000D587F">
            <w:pPr>
              <w:jc w:val="both"/>
              <w:rPr>
                <w:rFonts w:ascii="Book Antiqua" w:hAnsi="Book Antiqua"/>
                <w:b/>
              </w:rPr>
            </w:pPr>
            <w:r>
              <w:rPr>
                <w:rFonts w:ascii="Book Antiqua" w:hAnsi="Book Antiqua"/>
                <w:b/>
              </w:rPr>
              <w:t>)</w:t>
            </w:r>
          </w:p>
        </w:tc>
        <w:tc>
          <w:tcPr>
            <w:tcW w:w="6833" w:type="dxa"/>
          </w:tcPr>
          <w:p w14:paraId="2B637259" w14:textId="77777777" w:rsidR="000D587F" w:rsidRDefault="000D587F">
            <w:pPr>
              <w:jc w:val="both"/>
              <w:rPr>
                <w:rFonts w:ascii="Book Antiqua" w:hAnsi="Book Antiqua"/>
                <w:b/>
              </w:rPr>
            </w:pPr>
          </w:p>
        </w:tc>
      </w:tr>
      <w:tr w:rsidR="000D587F" w14:paraId="3819015E" w14:textId="77777777" w:rsidTr="000D587F">
        <w:tc>
          <w:tcPr>
            <w:tcW w:w="2127" w:type="dxa"/>
          </w:tcPr>
          <w:p w14:paraId="5D5D850A" w14:textId="77777777" w:rsidR="000D587F" w:rsidRDefault="000D587F">
            <w:pPr>
              <w:jc w:val="both"/>
              <w:rPr>
                <w:rFonts w:ascii="Book Antiqua" w:hAnsi="Book Antiqua"/>
                <w:b/>
              </w:rPr>
            </w:pPr>
          </w:p>
        </w:tc>
        <w:tc>
          <w:tcPr>
            <w:tcW w:w="283" w:type="dxa"/>
          </w:tcPr>
          <w:p w14:paraId="67C5B868" w14:textId="77777777" w:rsidR="000D587F" w:rsidRDefault="000D587F">
            <w:pPr>
              <w:jc w:val="both"/>
              <w:rPr>
                <w:rFonts w:ascii="Book Antiqua" w:hAnsi="Book Antiqua"/>
                <w:b/>
              </w:rPr>
            </w:pPr>
          </w:p>
        </w:tc>
        <w:tc>
          <w:tcPr>
            <w:tcW w:w="6833" w:type="dxa"/>
          </w:tcPr>
          <w:p w14:paraId="27405D93" w14:textId="77777777" w:rsidR="000D587F" w:rsidRDefault="000D587F">
            <w:pPr>
              <w:jc w:val="both"/>
              <w:rPr>
                <w:rFonts w:ascii="Book Antiqua" w:hAnsi="Book Antiqua"/>
                <w:b/>
                <w:color w:val="00B0F0"/>
              </w:rPr>
            </w:pPr>
            <w:r>
              <w:rPr>
                <w:rFonts w:ascii="Book Antiqua" w:hAnsi="Book Antiqua"/>
                <w:b/>
                <w:color w:val="00B0F0"/>
              </w:rPr>
              <w:t>${vendor_name_1}</w:t>
            </w:r>
          </w:p>
          <w:p w14:paraId="6B52AA8A" w14:textId="77777777" w:rsidR="000D587F" w:rsidRDefault="000D587F">
            <w:pPr>
              <w:jc w:val="both"/>
              <w:rPr>
                <w:rFonts w:ascii="Book Antiqua" w:hAnsi="Book Antiqua"/>
                <w:b/>
                <w:color w:val="00B0F0"/>
              </w:rPr>
            </w:pPr>
            <w:r>
              <w:rPr>
                <w:rFonts w:ascii="Book Antiqua" w:hAnsi="Book Antiqua"/>
                <w:b/>
                <w:color w:val="00B0F0"/>
              </w:rPr>
              <w:t>(NRIC NO. ${vendor_nric_1})</w:t>
            </w:r>
          </w:p>
          <w:p w14:paraId="5D655DAD" w14:textId="77777777" w:rsidR="000D587F" w:rsidRDefault="000D587F">
            <w:pPr>
              <w:jc w:val="both"/>
              <w:rPr>
                <w:rFonts w:ascii="Book Antiqua" w:hAnsi="Book Antiqua"/>
                <w:b/>
                <w:color w:val="00B0F0"/>
              </w:rPr>
            </w:pPr>
          </w:p>
          <w:p w14:paraId="14C7A545" w14:textId="77777777" w:rsidR="000D587F" w:rsidRDefault="000D587F">
            <w:pPr>
              <w:jc w:val="both"/>
              <w:rPr>
                <w:rFonts w:ascii="Book Antiqua" w:hAnsi="Book Antiqua"/>
                <w:b/>
                <w:color w:val="00B0F0"/>
              </w:rPr>
            </w:pPr>
          </w:p>
          <w:p w14:paraId="4A1BFF5D" w14:textId="77777777" w:rsidR="000D587F" w:rsidRDefault="000D587F">
            <w:pPr>
              <w:jc w:val="both"/>
              <w:rPr>
                <w:rFonts w:ascii="Book Antiqua" w:hAnsi="Book Antiqua"/>
                <w:b/>
                <w:color w:val="00B0F0"/>
              </w:rPr>
            </w:pPr>
            <w:r>
              <w:rPr>
                <w:rFonts w:ascii="Book Antiqua" w:hAnsi="Book Antiqua"/>
                <w:b/>
                <w:color w:val="00B0F0"/>
              </w:rPr>
              <w:t>${vendor_name_2}</w:t>
            </w:r>
          </w:p>
          <w:p w14:paraId="2F206E93" w14:textId="77777777" w:rsidR="000D587F" w:rsidRDefault="000D587F">
            <w:pPr>
              <w:jc w:val="both"/>
              <w:rPr>
                <w:rFonts w:ascii="Book Antiqua" w:hAnsi="Book Antiqua"/>
                <w:b/>
                <w:color w:val="00B0F0"/>
              </w:rPr>
            </w:pPr>
            <w:r>
              <w:rPr>
                <w:rFonts w:ascii="Book Antiqua" w:hAnsi="Book Antiqua"/>
                <w:b/>
                <w:color w:val="00B0F0"/>
              </w:rPr>
              <w:t>(NRIC NO. ${vendor_nric_2})</w:t>
            </w:r>
          </w:p>
          <w:p w14:paraId="0A3EC470" w14:textId="77777777" w:rsidR="000D587F" w:rsidRDefault="000D587F">
            <w:pPr>
              <w:jc w:val="both"/>
              <w:rPr>
                <w:rFonts w:ascii="Book Antiqua" w:hAnsi="Book Antiqua"/>
                <w:b/>
                <w:color w:val="00B0F0"/>
              </w:rPr>
            </w:pPr>
          </w:p>
          <w:p w14:paraId="2502B7A8" w14:textId="77777777" w:rsidR="000D587F" w:rsidRDefault="000D587F">
            <w:pPr>
              <w:jc w:val="both"/>
              <w:rPr>
                <w:rFonts w:ascii="Book Antiqua" w:hAnsi="Book Antiqua"/>
                <w:b/>
                <w:color w:val="00B0F0"/>
              </w:rPr>
            </w:pPr>
          </w:p>
          <w:p w14:paraId="744C7FFF" w14:textId="77777777" w:rsidR="000D587F" w:rsidRDefault="000D587F">
            <w:pPr>
              <w:jc w:val="both"/>
              <w:rPr>
                <w:rFonts w:ascii="Book Antiqua" w:hAnsi="Book Antiqua"/>
                <w:b/>
                <w:color w:val="00B0F0"/>
              </w:rPr>
            </w:pPr>
            <w:r>
              <w:rPr>
                <w:rFonts w:ascii="Book Antiqua" w:hAnsi="Book Antiqua"/>
                <w:b/>
                <w:color w:val="00B0F0"/>
              </w:rPr>
              <w:t>${vendor_name_3}</w:t>
            </w:r>
          </w:p>
          <w:p w14:paraId="35D73CEB" w14:textId="77777777" w:rsidR="000D587F" w:rsidRDefault="000D587F">
            <w:pPr>
              <w:jc w:val="both"/>
              <w:rPr>
                <w:rFonts w:ascii="Book Antiqua" w:hAnsi="Book Antiqua"/>
                <w:b/>
                <w:color w:val="00B0F0"/>
              </w:rPr>
            </w:pPr>
            <w:r>
              <w:rPr>
                <w:rFonts w:ascii="Book Antiqua" w:hAnsi="Book Antiqua"/>
                <w:b/>
                <w:color w:val="00B0F0"/>
              </w:rPr>
              <w:t>(NRIC NO. ${vendor_nric_3})</w:t>
            </w:r>
          </w:p>
          <w:p w14:paraId="1D48D0C6" w14:textId="77777777" w:rsidR="000D587F" w:rsidRDefault="000D587F">
            <w:pPr>
              <w:jc w:val="both"/>
              <w:rPr>
                <w:rFonts w:ascii="Book Antiqua" w:hAnsi="Book Antiqua"/>
                <w:b/>
                <w:color w:val="00B0F0"/>
              </w:rPr>
            </w:pPr>
          </w:p>
          <w:p w14:paraId="0D7E07C3" w14:textId="77777777" w:rsidR="000D587F" w:rsidRDefault="000D587F">
            <w:pPr>
              <w:jc w:val="both"/>
              <w:rPr>
                <w:rFonts w:ascii="Book Antiqua" w:hAnsi="Book Antiqua"/>
                <w:b/>
                <w:color w:val="00B0F0"/>
              </w:rPr>
            </w:pPr>
          </w:p>
          <w:p w14:paraId="36FC706C" w14:textId="77777777" w:rsidR="000D587F" w:rsidRDefault="000D587F">
            <w:pPr>
              <w:jc w:val="both"/>
              <w:rPr>
                <w:rFonts w:ascii="Book Antiqua" w:hAnsi="Book Antiqua"/>
                <w:b/>
                <w:color w:val="00B0F0"/>
              </w:rPr>
            </w:pPr>
            <w:r>
              <w:rPr>
                <w:rFonts w:ascii="Book Antiqua" w:hAnsi="Book Antiqua"/>
                <w:b/>
                <w:color w:val="00B0F0"/>
              </w:rPr>
              <w:t>${vendor_name_4}</w:t>
            </w:r>
          </w:p>
          <w:p w14:paraId="0D71BC00" w14:textId="77777777" w:rsidR="000D587F" w:rsidRDefault="000D587F">
            <w:pPr>
              <w:jc w:val="both"/>
              <w:rPr>
                <w:rFonts w:ascii="Book Antiqua" w:hAnsi="Book Antiqua"/>
                <w:b/>
                <w:color w:val="00B0F0"/>
              </w:rPr>
            </w:pPr>
            <w:r>
              <w:rPr>
                <w:rFonts w:ascii="Book Antiqua" w:hAnsi="Book Antiqua"/>
                <w:b/>
                <w:color w:val="00B0F0"/>
              </w:rPr>
              <w:t>(NRIC NO. ${vendor_nric_4})</w:t>
            </w:r>
          </w:p>
          <w:p w14:paraId="5F45FA87" w14:textId="77777777" w:rsidR="000D587F" w:rsidRDefault="000D587F">
            <w:pPr>
              <w:jc w:val="both"/>
              <w:rPr>
                <w:rFonts w:ascii="Book Antiqua" w:hAnsi="Book Antiqua"/>
                <w:b/>
                <w:color w:val="00B0F0"/>
              </w:rPr>
            </w:pPr>
          </w:p>
          <w:p w14:paraId="1AA90588" w14:textId="77777777" w:rsidR="000D587F" w:rsidRDefault="000D587F">
            <w:pPr>
              <w:jc w:val="both"/>
              <w:rPr>
                <w:rFonts w:ascii="Book Antiqua" w:hAnsi="Book Antiqua"/>
                <w:b/>
                <w:color w:val="00B0F0"/>
              </w:rPr>
            </w:pPr>
          </w:p>
          <w:p w14:paraId="6145E8E1" w14:textId="77777777" w:rsidR="000D587F" w:rsidRDefault="000D587F">
            <w:pPr>
              <w:jc w:val="both"/>
              <w:rPr>
                <w:rFonts w:ascii="Book Antiqua" w:hAnsi="Book Antiqua"/>
                <w:b/>
                <w:color w:val="00B0F0"/>
              </w:rPr>
            </w:pPr>
            <w:r>
              <w:rPr>
                <w:rFonts w:ascii="Book Antiqua" w:hAnsi="Book Antiqua"/>
                <w:b/>
                <w:color w:val="00B0F0"/>
              </w:rPr>
              <w:t>${vendor_name_5}</w:t>
            </w:r>
          </w:p>
          <w:p w14:paraId="5203DB99" w14:textId="77777777" w:rsidR="000D587F" w:rsidRDefault="000D587F">
            <w:pPr>
              <w:jc w:val="both"/>
              <w:rPr>
                <w:rFonts w:ascii="Book Antiqua" w:hAnsi="Book Antiqua"/>
                <w:b/>
                <w:color w:val="00B0F0"/>
              </w:rPr>
            </w:pPr>
            <w:r>
              <w:rPr>
                <w:rFonts w:ascii="Book Antiqua" w:hAnsi="Book Antiqua"/>
                <w:b/>
                <w:color w:val="00B0F0"/>
              </w:rPr>
              <w:t>(NRIC NO. ${vendor_nric_5})</w:t>
            </w:r>
          </w:p>
          <w:p w14:paraId="790C70F1" w14:textId="77777777" w:rsidR="000D587F" w:rsidRDefault="000D587F">
            <w:pPr>
              <w:jc w:val="both"/>
              <w:rPr>
                <w:rFonts w:ascii="Book Antiqua" w:hAnsi="Book Antiqua"/>
                <w:b/>
                <w:color w:val="00B0F0"/>
              </w:rPr>
            </w:pPr>
          </w:p>
          <w:p w14:paraId="6D55D11F" w14:textId="77777777" w:rsidR="000D587F" w:rsidRDefault="000D587F">
            <w:pPr>
              <w:jc w:val="both"/>
              <w:rPr>
                <w:rFonts w:ascii="Book Antiqua" w:hAnsi="Book Antiqua"/>
                <w:b/>
                <w:color w:val="00B0F0"/>
              </w:rPr>
            </w:pPr>
          </w:p>
          <w:p w14:paraId="104490F8" w14:textId="77777777" w:rsidR="000D587F" w:rsidRDefault="000D587F">
            <w:pPr>
              <w:jc w:val="both"/>
              <w:rPr>
                <w:rFonts w:ascii="Book Antiqua" w:hAnsi="Book Antiqua"/>
                <w:b/>
                <w:color w:val="00B0F0"/>
              </w:rPr>
            </w:pPr>
            <w:r>
              <w:rPr>
                <w:rFonts w:ascii="Book Antiqua" w:hAnsi="Book Antiqua"/>
                <w:b/>
                <w:color w:val="00B0F0"/>
              </w:rPr>
              <w:t>${vendor_name_6}</w:t>
            </w:r>
          </w:p>
          <w:p w14:paraId="317A3391" w14:textId="77777777" w:rsidR="000D587F" w:rsidRDefault="000D587F">
            <w:pPr>
              <w:jc w:val="both"/>
              <w:rPr>
                <w:rFonts w:ascii="Book Antiqua" w:hAnsi="Book Antiqua"/>
                <w:b/>
                <w:color w:val="00B0F0"/>
              </w:rPr>
            </w:pPr>
            <w:r>
              <w:rPr>
                <w:rFonts w:ascii="Book Antiqua" w:hAnsi="Book Antiqua"/>
                <w:b/>
                <w:color w:val="00B0F0"/>
              </w:rPr>
              <w:t>(NRIC NO. ${vendor_nric_6})</w:t>
            </w:r>
          </w:p>
        </w:tc>
      </w:tr>
    </w:tbl>
    <w:p w14:paraId="325635C3" w14:textId="77777777" w:rsidR="000D587F" w:rsidRDefault="000D587F" w:rsidP="000D587F">
      <w:pPr>
        <w:jc w:val="both"/>
        <w:rPr>
          <w:rFonts w:ascii="Book Antiqua" w:hAnsi="Book Antiqua"/>
        </w:rPr>
      </w:pPr>
    </w:p>
    <w:p w14:paraId="30593FAD" w14:textId="77777777" w:rsidR="000D587F" w:rsidRDefault="000D587F" w:rsidP="000D587F">
      <w:pPr>
        <w:rPr>
          <w:rFonts w:ascii="Book Antiqua" w:hAnsi="Book Antiqua"/>
          <w:b/>
          <w:caps/>
        </w:rPr>
      </w:pP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b/>
          <w:caps/>
        </w:rPr>
        <w:tab/>
      </w:r>
      <w:r>
        <w:rPr>
          <w:rFonts w:ascii="Book Antiqua" w:hAnsi="Book Antiqua"/>
          <w:b/>
          <w:caps/>
        </w:rPr>
        <w:tab/>
      </w:r>
      <w:r>
        <w:rPr>
          <w:rFonts w:ascii="Book Antiqua" w:hAnsi="Book Antiqua"/>
          <w:b/>
          <w:caps/>
        </w:rPr>
        <w:tab/>
      </w:r>
    </w:p>
    <w:p w14:paraId="6AEC8E69" w14:textId="77777777" w:rsidR="000D587F" w:rsidRDefault="000D587F" w:rsidP="000D587F">
      <w:pPr>
        <w:jc w:val="both"/>
        <w:rPr>
          <w:rFonts w:ascii="Book Antiqua" w:hAnsi="Book Antiqua"/>
        </w:rPr>
      </w:pPr>
      <w:r>
        <w:rPr>
          <w:rFonts w:ascii="Book Antiqua" w:hAnsi="Book Antiqua"/>
        </w:rPr>
        <w:t>And/or</w:t>
      </w:r>
    </w:p>
    <w:p w14:paraId="102045B0" w14:textId="77777777" w:rsidR="000D587F" w:rsidRDefault="000D587F" w:rsidP="000D587F">
      <w:pPr>
        <w:jc w:val="both"/>
        <w:rPr>
          <w:rFonts w:ascii="Book Antiqua" w:hAnsi="Book Antiqua"/>
        </w:rPr>
      </w:pPr>
    </w:p>
    <w:p w14:paraId="411E2803" w14:textId="77777777" w:rsidR="000D587F" w:rsidRDefault="000D587F" w:rsidP="000D587F">
      <w:pPr>
        <w:jc w:val="both"/>
        <w:rPr>
          <w:rFonts w:ascii="Book Antiqua" w:hAnsi="Book Antiqua"/>
        </w:rPr>
      </w:pPr>
    </w:p>
    <w:tbl>
      <w:tblPr>
        <w:tblW w:w="0" w:type="auto"/>
        <w:tblInd w:w="108" w:type="dxa"/>
        <w:tblLook w:val="04A0" w:firstRow="1" w:lastRow="0" w:firstColumn="1" w:lastColumn="0" w:noHBand="0" w:noVBand="1"/>
      </w:tblPr>
      <w:tblGrid>
        <w:gridCol w:w="3467"/>
        <w:gridCol w:w="308"/>
        <w:gridCol w:w="1738"/>
        <w:gridCol w:w="362"/>
        <w:gridCol w:w="3439"/>
      </w:tblGrid>
      <w:tr w:rsidR="000D587F" w14:paraId="7C50BE02" w14:textId="77777777" w:rsidTr="000D587F">
        <w:tc>
          <w:tcPr>
            <w:tcW w:w="3467" w:type="dxa"/>
            <w:hideMark/>
          </w:tcPr>
          <w:p w14:paraId="3CF1C1F9" w14:textId="77777777" w:rsidR="000D587F" w:rsidRDefault="000D587F">
            <w:pPr>
              <w:jc w:val="both"/>
              <w:rPr>
                <w:rFonts w:ascii="Book Antiqua" w:hAnsi="Book Antiqua"/>
                <w:b/>
              </w:rPr>
            </w:pPr>
            <w:r>
              <w:rPr>
                <w:rFonts w:ascii="Book Antiqua" w:hAnsi="Book Antiqua"/>
              </w:rPr>
              <w:t>SIGNED by</w:t>
            </w:r>
          </w:p>
        </w:tc>
        <w:tc>
          <w:tcPr>
            <w:tcW w:w="308" w:type="dxa"/>
            <w:hideMark/>
          </w:tcPr>
          <w:p w14:paraId="21AB40DB" w14:textId="77777777" w:rsidR="000D587F" w:rsidRDefault="000D587F">
            <w:pPr>
              <w:jc w:val="both"/>
              <w:rPr>
                <w:rFonts w:ascii="Book Antiqua" w:hAnsi="Book Antiqua"/>
                <w:b/>
              </w:rPr>
            </w:pPr>
            <w:r>
              <w:rPr>
                <w:rFonts w:ascii="Book Antiqua" w:hAnsi="Book Antiqua"/>
                <w:b/>
              </w:rPr>
              <w:t>)</w:t>
            </w:r>
          </w:p>
        </w:tc>
        <w:tc>
          <w:tcPr>
            <w:tcW w:w="1338" w:type="dxa"/>
          </w:tcPr>
          <w:p w14:paraId="41E3CB67" w14:textId="77777777" w:rsidR="000D587F" w:rsidRDefault="000D587F">
            <w:pPr>
              <w:jc w:val="both"/>
              <w:rPr>
                <w:rFonts w:ascii="Book Antiqua" w:hAnsi="Book Antiqua"/>
                <w:b/>
              </w:rPr>
            </w:pPr>
          </w:p>
        </w:tc>
        <w:tc>
          <w:tcPr>
            <w:tcW w:w="362" w:type="dxa"/>
          </w:tcPr>
          <w:p w14:paraId="5AFF10F3" w14:textId="77777777" w:rsidR="000D587F" w:rsidRDefault="000D587F">
            <w:pPr>
              <w:jc w:val="both"/>
              <w:rPr>
                <w:rFonts w:ascii="Book Antiqua" w:hAnsi="Book Antiqua"/>
                <w:b/>
              </w:rPr>
            </w:pPr>
          </w:p>
        </w:tc>
        <w:tc>
          <w:tcPr>
            <w:tcW w:w="3439" w:type="dxa"/>
          </w:tcPr>
          <w:p w14:paraId="063A0EA7" w14:textId="77777777" w:rsidR="000D587F" w:rsidRDefault="000D587F">
            <w:pPr>
              <w:jc w:val="both"/>
              <w:rPr>
                <w:rFonts w:ascii="Book Antiqua" w:hAnsi="Book Antiqua"/>
                <w:b/>
              </w:rPr>
            </w:pPr>
          </w:p>
        </w:tc>
      </w:tr>
      <w:tr w:rsidR="000D587F" w14:paraId="3E70C67B" w14:textId="77777777" w:rsidTr="000D587F">
        <w:tc>
          <w:tcPr>
            <w:tcW w:w="3467" w:type="dxa"/>
            <w:hideMark/>
          </w:tcPr>
          <w:p w14:paraId="40964C69" w14:textId="77777777" w:rsidR="000D587F" w:rsidRDefault="000D587F">
            <w:pPr>
              <w:jc w:val="both"/>
              <w:rPr>
                <w:rFonts w:ascii="Book Antiqua" w:hAnsi="Book Antiqua"/>
                <w:b/>
              </w:rPr>
            </w:pPr>
            <w:r>
              <w:rPr>
                <w:rFonts w:ascii="Book Antiqua" w:hAnsi="Book Antiqua"/>
              </w:rPr>
              <w:t>the said</w:t>
            </w:r>
            <w:r>
              <w:rPr>
                <w:rFonts w:ascii="Book Antiqua" w:hAnsi="Book Antiqua"/>
                <w:bCs/>
              </w:rPr>
              <w:t xml:space="preserve"> </w:t>
            </w:r>
            <w:r>
              <w:rPr>
                <w:rFonts w:ascii="Book Antiqua" w:hAnsi="Book Antiqua"/>
                <w:b/>
                <w:bCs/>
              </w:rPr>
              <w:t>Vendor(s)</w:t>
            </w:r>
          </w:p>
        </w:tc>
        <w:tc>
          <w:tcPr>
            <w:tcW w:w="308" w:type="dxa"/>
            <w:hideMark/>
          </w:tcPr>
          <w:p w14:paraId="60FE3162" w14:textId="77777777" w:rsidR="000D587F" w:rsidRDefault="000D587F">
            <w:pPr>
              <w:jc w:val="both"/>
              <w:rPr>
                <w:rFonts w:ascii="Book Antiqua" w:hAnsi="Book Antiqua"/>
                <w:b/>
              </w:rPr>
            </w:pPr>
            <w:r>
              <w:rPr>
                <w:rFonts w:ascii="Book Antiqua" w:hAnsi="Book Antiqua"/>
                <w:b/>
              </w:rPr>
              <w:t>)</w:t>
            </w:r>
          </w:p>
        </w:tc>
        <w:tc>
          <w:tcPr>
            <w:tcW w:w="1338" w:type="dxa"/>
          </w:tcPr>
          <w:p w14:paraId="12B96342" w14:textId="77777777" w:rsidR="000D587F" w:rsidRDefault="000D587F">
            <w:pPr>
              <w:jc w:val="both"/>
              <w:rPr>
                <w:rFonts w:ascii="Book Antiqua" w:hAnsi="Book Antiqua"/>
                <w:b/>
              </w:rPr>
            </w:pPr>
          </w:p>
        </w:tc>
        <w:tc>
          <w:tcPr>
            <w:tcW w:w="362" w:type="dxa"/>
          </w:tcPr>
          <w:p w14:paraId="6D21889B" w14:textId="77777777" w:rsidR="000D587F" w:rsidRDefault="000D587F">
            <w:pPr>
              <w:jc w:val="both"/>
              <w:rPr>
                <w:rFonts w:ascii="Book Antiqua" w:hAnsi="Book Antiqua"/>
                <w:b/>
              </w:rPr>
            </w:pPr>
          </w:p>
        </w:tc>
        <w:tc>
          <w:tcPr>
            <w:tcW w:w="3439" w:type="dxa"/>
          </w:tcPr>
          <w:p w14:paraId="3A8293E7" w14:textId="77777777" w:rsidR="000D587F" w:rsidRDefault="000D587F">
            <w:pPr>
              <w:jc w:val="both"/>
              <w:rPr>
                <w:rFonts w:ascii="Book Antiqua" w:hAnsi="Book Antiqua"/>
                <w:b/>
              </w:rPr>
            </w:pPr>
          </w:p>
        </w:tc>
      </w:tr>
      <w:tr w:rsidR="000D587F" w14:paraId="065D3727" w14:textId="77777777" w:rsidTr="000D587F">
        <w:tc>
          <w:tcPr>
            <w:tcW w:w="3467" w:type="dxa"/>
            <w:hideMark/>
          </w:tcPr>
          <w:p w14:paraId="077B340E" w14:textId="77777777" w:rsidR="000D587F" w:rsidRDefault="000D587F">
            <w:pPr>
              <w:jc w:val="both"/>
              <w:rPr>
                <w:rFonts w:ascii="Book Antiqua" w:hAnsi="Book Antiqua"/>
                <w:color w:val="00B0F0"/>
              </w:rPr>
            </w:pPr>
            <w:r>
              <w:rPr>
                <w:rFonts w:ascii="Book Antiqua" w:hAnsi="Book Antiqua"/>
                <w:b/>
                <w:color w:val="00B0F0"/>
              </w:rPr>
              <w:t>${vendor_company_1}</w:t>
            </w:r>
          </w:p>
        </w:tc>
        <w:tc>
          <w:tcPr>
            <w:tcW w:w="308" w:type="dxa"/>
            <w:hideMark/>
          </w:tcPr>
          <w:p w14:paraId="1C88A89F" w14:textId="77777777" w:rsidR="000D587F" w:rsidRDefault="000D587F">
            <w:pPr>
              <w:jc w:val="both"/>
              <w:rPr>
                <w:rFonts w:ascii="Book Antiqua" w:hAnsi="Book Antiqua"/>
                <w:b/>
              </w:rPr>
            </w:pPr>
            <w:r>
              <w:rPr>
                <w:rFonts w:ascii="Book Antiqua" w:hAnsi="Book Antiqua"/>
                <w:b/>
              </w:rPr>
              <w:t>)</w:t>
            </w:r>
          </w:p>
        </w:tc>
        <w:tc>
          <w:tcPr>
            <w:tcW w:w="1338" w:type="dxa"/>
          </w:tcPr>
          <w:p w14:paraId="41B9A3B1" w14:textId="77777777" w:rsidR="000D587F" w:rsidRDefault="000D587F">
            <w:pPr>
              <w:jc w:val="both"/>
              <w:rPr>
                <w:rFonts w:ascii="Book Antiqua" w:hAnsi="Book Antiqua"/>
                <w:b/>
              </w:rPr>
            </w:pPr>
          </w:p>
        </w:tc>
        <w:tc>
          <w:tcPr>
            <w:tcW w:w="362" w:type="dxa"/>
          </w:tcPr>
          <w:p w14:paraId="09C9A588" w14:textId="77777777" w:rsidR="000D587F" w:rsidRDefault="000D587F">
            <w:pPr>
              <w:jc w:val="both"/>
              <w:rPr>
                <w:rFonts w:ascii="Book Antiqua" w:hAnsi="Book Antiqua"/>
                <w:b/>
              </w:rPr>
            </w:pPr>
          </w:p>
        </w:tc>
        <w:tc>
          <w:tcPr>
            <w:tcW w:w="3439" w:type="dxa"/>
          </w:tcPr>
          <w:p w14:paraId="17DFF8EC" w14:textId="77777777" w:rsidR="000D587F" w:rsidRDefault="000D587F">
            <w:pPr>
              <w:jc w:val="both"/>
              <w:rPr>
                <w:rFonts w:ascii="Book Antiqua" w:hAnsi="Book Antiqua"/>
                <w:b/>
              </w:rPr>
            </w:pPr>
          </w:p>
        </w:tc>
      </w:tr>
      <w:tr w:rsidR="000D587F" w14:paraId="5A898B3F" w14:textId="77777777" w:rsidTr="000D587F">
        <w:tc>
          <w:tcPr>
            <w:tcW w:w="3467" w:type="dxa"/>
            <w:hideMark/>
          </w:tcPr>
          <w:p w14:paraId="4119763C" w14:textId="77777777" w:rsidR="000D587F" w:rsidRDefault="000D587F">
            <w:pPr>
              <w:jc w:val="both"/>
              <w:rPr>
                <w:rFonts w:ascii="Book Antiqua" w:hAnsi="Book Antiqua"/>
                <w:b/>
              </w:rPr>
            </w:pPr>
            <w:r>
              <w:rPr>
                <w:rFonts w:ascii="Book Antiqua" w:hAnsi="Book Antiqua"/>
                <w:b/>
              </w:rPr>
              <w:t xml:space="preserve">Company No. </w:t>
            </w:r>
            <w:r>
              <w:rPr>
                <w:rFonts w:ascii="Book Antiqua" w:hAnsi="Book Antiqua"/>
                <w:b/>
                <w:color w:val="00B0F0"/>
              </w:rPr>
              <w:t>${vendor_company_reg_no_1}</w:t>
            </w:r>
          </w:p>
        </w:tc>
        <w:tc>
          <w:tcPr>
            <w:tcW w:w="308" w:type="dxa"/>
            <w:hideMark/>
          </w:tcPr>
          <w:p w14:paraId="08D9B5F0" w14:textId="77777777" w:rsidR="000D587F" w:rsidRDefault="000D587F">
            <w:pPr>
              <w:jc w:val="both"/>
              <w:rPr>
                <w:rFonts w:ascii="Book Antiqua" w:hAnsi="Book Antiqua"/>
                <w:b/>
              </w:rPr>
            </w:pPr>
            <w:r>
              <w:rPr>
                <w:rFonts w:ascii="Book Antiqua" w:hAnsi="Book Antiqua"/>
                <w:b/>
              </w:rPr>
              <w:t>)</w:t>
            </w:r>
          </w:p>
        </w:tc>
        <w:tc>
          <w:tcPr>
            <w:tcW w:w="1338" w:type="dxa"/>
          </w:tcPr>
          <w:p w14:paraId="23257F5F" w14:textId="77777777" w:rsidR="000D587F" w:rsidRDefault="000D587F">
            <w:pPr>
              <w:jc w:val="both"/>
              <w:rPr>
                <w:rFonts w:ascii="Book Antiqua" w:hAnsi="Book Antiqua"/>
                <w:b/>
              </w:rPr>
            </w:pPr>
          </w:p>
        </w:tc>
        <w:tc>
          <w:tcPr>
            <w:tcW w:w="362" w:type="dxa"/>
          </w:tcPr>
          <w:p w14:paraId="7094286A" w14:textId="77777777" w:rsidR="000D587F" w:rsidRDefault="000D587F">
            <w:pPr>
              <w:jc w:val="both"/>
              <w:rPr>
                <w:rFonts w:ascii="Book Antiqua" w:hAnsi="Book Antiqua"/>
                <w:b/>
              </w:rPr>
            </w:pPr>
          </w:p>
        </w:tc>
        <w:tc>
          <w:tcPr>
            <w:tcW w:w="3439" w:type="dxa"/>
          </w:tcPr>
          <w:p w14:paraId="7EDF6097" w14:textId="77777777" w:rsidR="000D587F" w:rsidRDefault="000D587F">
            <w:pPr>
              <w:jc w:val="both"/>
              <w:rPr>
                <w:rFonts w:ascii="Book Antiqua" w:hAnsi="Book Antiqua"/>
                <w:b/>
              </w:rPr>
            </w:pPr>
          </w:p>
        </w:tc>
      </w:tr>
      <w:tr w:rsidR="000D587F" w14:paraId="68542AB2" w14:textId="77777777" w:rsidTr="000D587F">
        <w:tc>
          <w:tcPr>
            <w:tcW w:w="3467" w:type="dxa"/>
            <w:hideMark/>
          </w:tcPr>
          <w:p w14:paraId="69AFDC9B" w14:textId="77777777" w:rsidR="000D587F" w:rsidRDefault="000D587F">
            <w:pPr>
              <w:jc w:val="both"/>
              <w:rPr>
                <w:rFonts w:ascii="Book Antiqua" w:hAnsi="Book Antiqua"/>
                <w:b/>
              </w:rPr>
            </w:pPr>
            <w:r>
              <w:rPr>
                <w:rFonts w:ascii="Book Antiqua" w:hAnsi="Book Antiqua"/>
              </w:rPr>
              <w:t>in the presence of : -</w:t>
            </w:r>
            <w:r>
              <w:rPr>
                <w:rFonts w:ascii="Book Antiqua" w:hAnsi="Book Antiqua"/>
                <w:bCs/>
              </w:rPr>
              <w:t xml:space="preserve">  </w:t>
            </w:r>
            <w:r>
              <w:rPr>
                <w:rFonts w:ascii="Book Antiqua" w:hAnsi="Book Antiqua"/>
                <w:bCs/>
              </w:rPr>
              <w:tab/>
            </w:r>
          </w:p>
        </w:tc>
        <w:tc>
          <w:tcPr>
            <w:tcW w:w="308" w:type="dxa"/>
            <w:hideMark/>
          </w:tcPr>
          <w:p w14:paraId="1AAF15A8" w14:textId="77777777" w:rsidR="000D587F" w:rsidRDefault="000D587F">
            <w:pPr>
              <w:jc w:val="both"/>
              <w:rPr>
                <w:rFonts w:ascii="Book Antiqua" w:hAnsi="Book Antiqua"/>
                <w:b/>
              </w:rPr>
            </w:pPr>
            <w:r>
              <w:rPr>
                <w:rFonts w:ascii="Book Antiqua" w:hAnsi="Book Antiqua"/>
                <w:b/>
              </w:rPr>
              <w:t>)</w:t>
            </w:r>
          </w:p>
        </w:tc>
        <w:tc>
          <w:tcPr>
            <w:tcW w:w="1338" w:type="dxa"/>
          </w:tcPr>
          <w:p w14:paraId="49DE7E5C" w14:textId="77777777" w:rsidR="000D587F" w:rsidRDefault="000D587F">
            <w:pPr>
              <w:jc w:val="both"/>
              <w:rPr>
                <w:rFonts w:ascii="Book Antiqua" w:hAnsi="Book Antiqua"/>
                <w:b/>
              </w:rPr>
            </w:pPr>
          </w:p>
        </w:tc>
        <w:tc>
          <w:tcPr>
            <w:tcW w:w="362" w:type="dxa"/>
          </w:tcPr>
          <w:p w14:paraId="77A26F54" w14:textId="77777777" w:rsidR="000D587F" w:rsidRDefault="000D587F">
            <w:pPr>
              <w:jc w:val="both"/>
              <w:rPr>
                <w:rFonts w:ascii="Book Antiqua" w:hAnsi="Book Antiqua"/>
                <w:b/>
              </w:rPr>
            </w:pPr>
          </w:p>
        </w:tc>
        <w:tc>
          <w:tcPr>
            <w:tcW w:w="3439" w:type="dxa"/>
          </w:tcPr>
          <w:p w14:paraId="2D95D68A" w14:textId="77777777" w:rsidR="000D587F" w:rsidRDefault="000D587F">
            <w:pPr>
              <w:jc w:val="both"/>
              <w:rPr>
                <w:rFonts w:ascii="Book Antiqua" w:hAnsi="Book Antiqua"/>
                <w:b/>
              </w:rPr>
            </w:pPr>
          </w:p>
        </w:tc>
      </w:tr>
      <w:tr w:rsidR="000D587F" w14:paraId="1D10458B" w14:textId="77777777" w:rsidTr="000D587F">
        <w:tc>
          <w:tcPr>
            <w:tcW w:w="3467" w:type="dxa"/>
          </w:tcPr>
          <w:p w14:paraId="7FF6E233" w14:textId="77777777" w:rsidR="000D587F" w:rsidRDefault="000D587F">
            <w:pPr>
              <w:jc w:val="both"/>
              <w:rPr>
                <w:rFonts w:ascii="Book Antiqua" w:hAnsi="Book Antiqua"/>
              </w:rPr>
            </w:pPr>
          </w:p>
        </w:tc>
        <w:tc>
          <w:tcPr>
            <w:tcW w:w="308" w:type="dxa"/>
          </w:tcPr>
          <w:p w14:paraId="3D50C22D" w14:textId="77777777" w:rsidR="000D587F" w:rsidRDefault="000D587F">
            <w:pPr>
              <w:jc w:val="both"/>
              <w:rPr>
                <w:rFonts w:ascii="Book Antiqua" w:hAnsi="Book Antiqua"/>
                <w:b/>
              </w:rPr>
            </w:pPr>
          </w:p>
        </w:tc>
        <w:tc>
          <w:tcPr>
            <w:tcW w:w="1338" w:type="dxa"/>
          </w:tcPr>
          <w:p w14:paraId="5E3617BB" w14:textId="77777777" w:rsidR="000D587F" w:rsidRDefault="000D587F">
            <w:pPr>
              <w:jc w:val="both"/>
              <w:rPr>
                <w:rFonts w:ascii="Book Antiqua" w:hAnsi="Book Antiqua"/>
              </w:rPr>
            </w:pPr>
          </w:p>
        </w:tc>
        <w:tc>
          <w:tcPr>
            <w:tcW w:w="362" w:type="dxa"/>
          </w:tcPr>
          <w:p w14:paraId="5C39438A" w14:textId="77777777" w:rsidR="000D587F" w:rsidRDefault="000D587F">
            <w:pPr>
              <w:jc w:val="both"/>
              <w:rPr>
                <w:rFonts w:ascii="Book Antiqua" w:hAnsi="Book Antiqua"/>
              </w:rPr>
            </w:pPr>
          </w:p>
        </w:tc>
        <w:tc>
          <w:tcPr>
            <w:tcW w:w="3439" w:type="dxa"/>
            <w:hideMark/>
          </w:tcPr>
          <w:p w14:paraId="1BE0E079" w14:textId="77777777" w:rsidR="000D587F" w:rsidRDefault="000D587F">
            <w:pPr>
              <w:jc w:val="both"/>
              <w:rPr>
                <w:rFonts w:ascii="Book Antiqua" w:hAnsi="Book Antiqua"/>
                <w:bCs/>
              </w:rPr>
            </w:pPr>
            <w:r>
              <w:rPr>
                <w:rFonts w:ascii="Book Antiqua" w:hAnsi="Book Antiqua"/>
              </w:rPr>
              <w:t>AUTHORISED SIGNATORY</w:t>
            </w:r>
          </w:p>
        </w:tc>
      </w:tr>
      <w:tr w:rsidR="000D587F" w14:paraId="42EAD14B" w14:textId="77777777" w:rsidTr="000D587F">
        <w:tc>
          <w:tcPr>
            <w:tcW w:w="3467" w:type="dxa"/>
          </w:tcPr>
          <w:p w14:paraId="1448B932" w14:textId="77777777" w:rsidR="000D587F" w:rsidRDefault="000D587F">
            <w:pPr>
              <w:jc w:val="both"/>
              <w:rPr>
                <w:rFonts w:ascii="Book Antiqua" w:hAnsi="Book Antiqua"/>
              </w:rPr>
            </w:pPr>
          </w:p>
        </w:tc>
        <w:tc>
          <w:tcPr>
            <w:tcW w:w="308" w:type="dxa"/>
          </w:tcPr>
          <w:p w14:paraId="44F56285" w14:textId="77777777" w:rsidR="000D587F" w:rsidRDefault="000D587F">
            <w:pPr>
              <w:jc w:val="both"/>
              <w:rPr>
                <w:rFonts w:ascii="Book Antiqua" w:hAnsi="Book Antiqua"/>
                <w:b/>
              </w:rPr>
            </w:pPr>
          </w:p>
        </w:tc>
        <w:tc>
          <w:tcPr>
            <w:tcW w:w="1338" w:type="dxa"/>
            <w:hideMark/>
          </w:tcPr>
          <w:p w14:paraId="14D15A5E" w14:textId="77777777" w:rsidR="000D587F" w:rsidRDefault="000D587F">
            <w:pPr>
              <w:jc w:val="both"/>
              <w:rPr>
                <w:rFonts w:ascii="Book Antiqua" w:hAnsi="Book Antiqua"/>
                <w:b/>
              </w:rPr>
            </w:pPr>
            <w:r>
              <w:rPr>
                <w:rFonts w:ascii="Book Antiqua" w:hAnsi="Book Antiqua"/>
                <w:b/>
              </w:rPr>
              <w:t>NAME</w:t>
            </w:r>
          </w:p>
        </w:tc>
        <w:tc>
          <w:tcPr>
            <w:tcW w:w="362" w:type="dxa"/>
            <w:hideMark/>
          </w:tcPr>
          <w:p w14:paraId="3E8477A7" w14:textId="77777777" w:rsidR="000D587F" w:rsidRDefault="000D587F">
            <w:pPr>
              <w:jc w:val="both"/>
              <w:rPr>
                <w:rFonts w:ascii="Book Antiqua" w:hAnsi="Book Antiqua"/>
                <w:b/>
              </w:rPr>
            </w:pPr>
            <w:r>
              <w:rPr>
                <w:rFonts w:ascii="Book Antiqua" w:hAnsi="Book Antiqua"/>
                <w:b/>
              </w:rPr>
              <w:t>:</w:t>
            </w:r>
          </w:p>
        </w:tc>
        <w:tc>
          <w:tcPr>
            <w:tcW w:w="3439" w:type="dxa"/>
            <w:hideMark/>
          </w:tcPr>
          <w:p w14:paraId="7AEF21A6" w14:textId="77777777" w:rsidR="000D587F" w:rsidRDefault="000D587F">
            <w:pPr>
              <w:jc w:val="both"/>
              <w:rPr>
                <w:rFonts w:ascii="Book Antiqua" w:hAnsi="Book Antiqua"/>
                <w:b/>
                <w:color w:val="00B0F0"/>
              </w:rPr>
            </w:pPr>
            <w:r>
              <w:rPr>
                <w:rFonts w:ascii="Book Antiqua" w:hAnsi="Book Antiqua"/>
                <w:b/>
                <w:color w:val="00B0F0"/>
              </w:rPr>
              <w:t>${vendor_director_1}</w:t>
            </w:r>
          </w:p>
        </w:tc>
      </w:tr>
      <w:tr w:rsidR="000D587F" w14:paraId="570FF0C3" w14:textId="77777777" w:rsidTr="000D587F">
        <w:tc>
          <w:tcPr>
            <w:tcW w:w="3467" w:type="dxa"/>
          </w:tcPr>
          <w:p w14:paraId="456C0AFA" w14:textId="77777777" w:rsidR="000D587F" w:rsidRDefault="000D587F">
            <w:pPr>
              <w:jc w:val="both"/>
              <w:rPr>
                <w:rFonts w:ascii="Book Antiqua" w:hAnsi="Book Antiqua"/>
              </w:rPr>
            </w:pPr>
          </w:p>
        </w:tc>
        <w:tc>
          <w:tcPr>
            <w:tcW w:w="308" w:type="dxa"/>
          </w:tcPr>
          <w:p w14:paraId="5CEE05C4" w14:textId="77777777" w:rsidR="000D587F" w:rsidRDefault="000D587F">
            <w:pPr>
              <w:jc w:val="both"/>
              <w:rPr>
                <w:rFonts w:ascii="Book Antiqua" w:hAnsi="Book Antiqua"/>
                <w:b/>
              </w:rPr>
            </w:pPr>
          </w:p>
        </w:tc>
        <w:tc>
          <w:tcPr>
            <w:tcW w:w="1338" w:type="dxa"/>
            <w:hideMark/>
          </w:tcPr>
          <w:p w14:paraId="32600E17" w14:textId="77777777" w:rsidR="000D587F" w:rsidRDefault="000D587F">
            <w:pPr>
              <w:jc w:val="both"/>
              <w:rPr>
                <w:rFonts w:ascii="Book Antiqua" w:hAnsi="Book Antiqua"/>
                <w:b/>
              </w:rPr>
            </w:pPr>
            <w:r>
              <w:rPr>
                <w:rFonts w:ascii="Book Antiqua" w:hAnsi="Book Antiqua"/>
                <w:b/>
              </w:rPr>
              <w:t>NRIC NO.</w:t>
            </w:r>
          </w:p>
        </w:tc>
        <w:tc>
          <w:tcPr>
            <w:tcW w:w="362" w:type="dxa"/>
            <w:hideMark/>
          </w:tcPr>
          <w:p w14:paraId="2A0952B0" w14:textId="77777777" w:rsidR="000D587F" w:rsidRDefault="000D587F">
            <w:pPr>
              <w:jc w:val="both"/>
              <w:rPr>
                <w:rFonts w:ascii="Book Antiqua" w:hAnsi="Book Antiqua"/>
                <w:b/>
              </w:rPr>
            </w:pPr>
            <w:r>
              <w:rPr>
                <w:rFonts w:ascii="Book Antiqua" w:hAnsi="Book Antiqua"/>
                <w:b/>
              </w:rPr>
              <w:t>:</w:t>
            </w:r>
          </w:p>
        </w:tc>
        <w:tc>
          <w:tcPr>
            <w:tcW w:w="3439" w:type="dxa"/>
            <w:hideMark/>
          </w:tcPr>
          <w:p w14:paraId="42B5E49B" w14:textId="77777777" w:rsidR="000D587F" w:rsidRDefault="000D587F">
            <w:pPr>
              <w:jc w:val="both"/>
              <w:rPr>
                <w:rFonts w:ascii="Book Antiqua" w:hAnsi="Book Antiqua"/>
                <w:b/>
                <w:color w:val="00B0F0"/>
              </w:rPr>
            </w:pPr>
            <w:r>
              <w:rPr>
                <w:rFonts w:ascii="Book Antiqua" w:hAnsi="Book Antiqua"/>
                <w:b/>
                <w:color w:val="00B0F0"/>
              </w:rPr>
              <w:t>${vendor_director_nric_1}</w:t>
            </w:r>
          </w:p>
        </w:tc>
      </w:tr>
      <w:tr w:rsidR="000D587F" w14:paraId="35564F9C" w14:textId="77777777" w:rsidTr="000D587F">
        <w:tc>
          <w:tcPr>
            <w:tcW w:w="3467" w:type="dxa"/>
          </w:tcPr>
          <w:p w14:paraId="19945C9B" w14:textId="77777777" w:rsidR="000D587F" w:rsidRDefault="000D587F">
            <w:pPr>
              <w:jc w:val="both"/>
              <w:rPr>
                <w:rFonts w:ascii="Book Antiqua" w:hAnsi="Book Antiqua"/>
              </w:rPr>
            </w:pPr>
          </w:p>
        </w:tc>
        <w:tc>
          <w:tcPr>
            <w:tcW w:w="308" w:type="dxa"/>
          </w:tcPr>
          <w:p w14:paraId="6BB17222" w14:textId="77777777" w:rsidR="000D587F" w:rsidRDefault="000D587F">
            <w:pPr>
              <w:jc w:val="both"/>
              <w:rPr>
                <w:rFonts w:ascii="Book Antiqua" w:hAnsi="Book Antiqua"/>
                <w:b/>
              </w:rPr>
            </w:pPr>
          </w:p>
        </w:tc>
        <w:tc>
          <w:tcPr>
            <w:tcW w:w="1338" w:type="dxa"/>
            <w:hideMark/>
          </w:tcPr>
          <w:p w14:paraId="11747BAA" w14:textId="77777777" w:rsidR="000D587F" w:rsidRDefault="000D587F">
            <w:pPr>
              <w:jc w:val="both"/>
              <w:rPr>
                <w:rFonts w:ascii="Book Antiqua" w:hAnsi="Book Antiqua"/>
                <w:b/>
              </w:rPr>
            </w:pPr>
            <w:r>
              <w:rPr>
                <w:rFonts w:ascii="Book Antiqua" w:hAnsi="Book Antiqua"/>
                <w:b/>
              </w:rPr>
              <w:t>DESIGNATION</w:t>
            </w:r>
          </w:p>
        </w:tc>
        <w:tc>
          <w:tcPr>
            <w:tcW w:w="362" w:type="dxa"/>
            <w:hideMark/>
          </w:tcPr>
          <w:p w14:paraId="3CB8DF3B" w14:textId="77777777" w:rsidR="000D587F" w:rsidRDefault="000D587F">
            <w:pPr>
              <w:jc w:val="both"/>
              <w:rPr>
                <w:rFonts w:ascii="Book Antiqua" w:hAnsi="Book Antiqua"/>
                <w:b/>
              </w:rPr>
            </w:pPr>
            <w:r>
              <w:rPr>
                <w:rFonts w:ascii="Book Antiqua" w:hAnsi="Book Antiqua"/>
                <w:b/>
              </w:rPr>
              <w:t>:</w:t>
            </w:r>
          </w:p>
        </w:tc>
        <w:tc>
          <w:tcPr>
            <w:tcW w:w="3439" w:type="dxa"/>
            <w:hideMark/>
          </w:tcPr>
          <w:p w14:paraId="1B58B64C" w14:textId="77777777" w:rsidR="000D587F" w:rsidRDefault="000D587F">
            <w:pPr>
              <w:jc w:val="both"/>
              <w:rPr>
                <w:rFonts w:ascii="Book Antiqua" w:hAnsi="Book Antiqua"/>
                <w:b/>
              </w:rPr>
            </w:pPr>
            <w:r>
              <w:rPr>
                <w:rFonts w:ascii="Book Antiqua" w:hAnsi="Book Antiqua"/>
                <w:b/>
                <w:highlight w:val="yellow"/>
              </w:rPr>
              <w:t>DIRECTOR</w:t>
            </w:r>
          </w:p>
        </w:tc>
      </w:tr>
    </w:tbl>
    <w:p w14:paraId="4B38F0E2" w14:textId="77777777" w:rsidR="000D587F" w:rsidRDefault="000D587F" w:rsidP="000D587F">
      <w:pPr>
        <w:jc w:val="both"/>
        <w:rPr>
          <w:rFonts w:ascii="Book Antiqua" w:hAnsi="Book Antiqua"/>
          <w:b/>
        </w:rPr>
      </w:pPr>
    </w:p>
    <w:p w14:paraId="627DE671" w14:textId="77777777" w:rsidR="000D587F" w:rsidRDefault="000D587F" w:rsidP="000D587F">
      <w:pPr>
        <w:widowControl w:val="0"/>
        <w:ind w:right="-43"/>
        <w:jc w:val="both"/>
        <w:rPr>
          <w:rFonts w:ascii="Book Antiqua" w:hAnsi="Book Antiqua"/>
          <w:snapToGrid w:val="0"/>
          <w:spacing w:val="-2"/>
        </w:rPr>
      </w:pPr>
    </w:p>
    <w:p w14:paraId="12FE5CD0" w14:textId="77777777" w:rsidR="000D587F" w:rsidRDefault="000D587F" w:rsidP="000D587F">
      <w:pPr>
        <w:widowControl w:val="0"/>
        <w:ind w:right="-43"/>
        <w:jc w:val="both"/>
        <w:rPr>
          <w:rFonts w:ascii="Book Antiqua" w:hAnsi="Book Antiqua"/>
          <w:snapToGrid w:val="0"/>
          <w:spacing w:val="-2"/>
        </w:rPr>
      </w:pPr>
      <w:proofErr w:type="spellStart"/>
      <w:r>
        <w:rPr>
          <w:rFonts w:ascii="Book Antiqua" w:hAnsi="Book Antiqua"/>
          <w:snapToGrid w:val="0"/>
          <w:spacing w:val="-2"/>
        </w:rPr>
        <w:t>And/Or</w:t>
      </w:r>
      <w:proofErr w:type="spellEnd"/>
    </w:p>
    <w:p w14:paraId="433B5049" w14:textId="77777777" w:rsidR="000D587F" w:rsidRDefault="000D587F" w:rsidP="000D587F">
      <w:pPr>
        <w:widowControl w:val="0"/>
        <w:ind w:right="-43"/>
        <w:jc w:val="both"/>
        <w:rPr>
          <w:rFonts w:ascii="Book Antiqua" w:hAnsi="Book Antiqua"/>
          <w:snapToGrid w:val="0"/>
          <w:spacing w:val="-2"/>
        </w:rPr>
      </w:pPr>
    </w:p>
    <w:p w14:paraId="5583C740" w14:textId="77777777" w:rsidR="000D587F" w:rsidRDefault="000D587F" w:rsidP="000D587F">
      <w:pPr>
        <w:tabs>
          <w:tab w:val="left" w:pos="-720"/>
        </w:tabs>
        <w:suppressAutoHyphens/>
        <w:spacing w:line="240" w:lineRule="atLeast"/>
        <w:jc w:val="both"/>
        <w:rPr>
          <w:rFonts w:ascii="Book Antiqua" w:hAnsi="Book Antiqua"/>
          <w:spacing w:val="-2"/>
        </w:rPr>
      </w:pPr>
      <w:r>
        <w:rPr>
          <w:rFonts w:ascii="Book Antiqua" w:hAnsi="Book Antiqua"/>
          <w:spacing w:val="-2"/>
        </w:rPr>
        <w:tab/>
      </w:r>
    </w:p>
    <w:tbl>
      <w:tblPr>
        <w:tblW w:w="10470" w:type="dxa"/>
        <w:tblLook w:val="04A0" w:firstRow="1" w:lastRow="0" w:firstColumn="1" w:lastColumn="0" w:noHBand="0" w:noVBand="1"/>
      </w:tblPr>
      <w:tblGrid>
        <w:gridCol w:w="1239"/>
        <w:gridCol w:w="277"/>
        <w:gridCol w:w="3388"/>
        <w:gridCol w:w="9"/>
        <w:gridCol w:w="272"/>
        <w:gridCol w:w="9"/>
        <w:gridCol w:w="1256"/>
        <w:gridCol w:w="284"/>
        <w:gridCol w:w="3727"/>
        <w:gridCol w:w="9"/>
      </w:tblGrid>
      <w:tr w:rsidR="000D587F" w14:paraId="7D1E10B6" w14:textId="77777777" w:rsidTr="000D587F">
        <w:tc>
          <w:tcPr>
            <w:tcW w:w="4913" w:type="dxa"/>
            <w:gridSpan w:val="4"/>
            <w:hideMark/>
          </w:tcPr>
          <w:p w14:paraId="3B7FCE13" w14:textId="77777777" w:rsidR="000D587F" w:rsidRDefault="000D587F">
            <w:pPr>
              <w:jc w:val="both"/>
              <w:rPr>
                <w:rFonts w:ascii="Book Antiqua" w:hAnsi="Book Antiqua"/>
                <w:b/>
              </w:rPr>
            </w:pPr>
            <w:r>
              <w:rPr>
                <w:rFonts w:ascii="Book Antiqua" w:hAnsi="Book Antiqua"/>
                <w:spacing w:val="-2"/>
              </w:rPr>
              <w:t>The execution of this Agreement by</w:t>
            </w:r>
          </w:p>
        </w:tc>
        <w:tc>
          <w:tcPr>
            <w:tcW w:w="281" w:type="dxa"/>
            <w:gridSpan w:val="2"/>
            <w:hideMark/>
          </w:tcPr>
          <w:p w14:paraId="311170FE"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05287BB2" w14:textId="77777777" w:rsidR="000D587F" w:rsidRDefault="000D587F">
            <w:pPr>
              <w:jc w:val="both"/>
              <w:rPr>
                <w:rFonts w:ascii="Book Antiqua" w:hAnsi="Book Antiqua"/>
                <w:spacing w:val="-2"/>
              </w:rPr>
            </w:pPr>
          </w:p>
        </w:tc>
      </w:tr>
      <w:tr w:rsidR="000D587F" w14:paraId="2DEE3BBB" w14:textId="77777777" w:rsidTr="000D587F">
        <w:tc>
          <w:tcPr>
            <w:tcW w:w="4913" w:type="dxa"/>
            <w:gridSpan w:val="4"/>
            <w:hideMark/>
          </w:tcPr>
          <w:p w14:paraId="0574070A" w14:textId="77777777" w:rsidR="000D587F" w:rsidRDefault="000D587F">
            <w:pPr>
              <w:jc w:val="both"/>
              <w:rPr>
                <w:rFonts w:ascii="Book Antiqua" w:hAnsi="Book Antiqua"/>
                <w:b/>
              </w:rPr>
            </w:pPr>
            <w:r>
              <w:rPr>
                <w:rFonts w:ascii="Book Antiqua" w:hAnsi="Book Antiqua"/>
                <w:b/>
                <w:color w:val="00B0F0"/>
              </w:rPr>
              <w:t>${vendor_company_1}</w:t>
            </w:r>
          </w:p>
        </w:tc>
        <w:tc>
          <w:tcPr>
            <w:tcW w:w="281" w:type="dxa"/>
            <w:gridSpan w:val="2"/>
            <w:hideMark/>
          </w:tcPr>
          <w:p w14:paraId="4F3EB3EB"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33891B6F" w14:textId="77777777" w:rsidR="000D587F" w:rsidRDefault="000D587F">
            <w:pPr>
              <w:jc w:val="both"/>
              <w:rPr>
                <w:rFonts w:ascii="Book Antiqua" w:hAnsi="Book Antiqua"/>
                <w:spacing w:val="-2"/>
              </w:rPr>
            </w:pPr>
          </w:p>
        </w:tc>
      </w:tr>
      <w:tr w:rsidR="000D587F" w14:paraId="14F04420" w14:textId="77777777" w:rsidTr="000D587F">
        <w:tc>
          <w:tcPr>
            <w:tcW w:w="4913" w:type="dxa"/>
            <w:gridSpan w:val="4"/>
            <w:hideMark/>
          </w:tcPr>
          <w:p w14:paraId="27763693" w14:textId="77777777" w:rsidR="000D587F" w:rsidRDefault="000D587F">
            <w:pPr>
              <w:jc w:val="both"/>
              <w:rPr>
                <w:rFonts w:ascii="Book Antiqua" w:hAnsi="Book Antiqua"/>
                <w:b/>
              </w:rPr>
            </w:pPr>
            <w:r>
              <w:rPr>
                <w:rFonts w:ascii="Book Antiqua" w:hAnsi="Book Antiqua"/>
                <w:b/>
              </w:rPr>
              <w:t xml:space="preserve">(Company No. </w:t>
            </w:r>
            <w:r>
              <w:rPr>
                <w:rFonts w:ascii="Book Antiqua" w:hAnsi="Book Antiqua"/>
                <w:b/>
                <w:color w:val="00B0F0"/>
              </w:rPr>
              <w:t>${vendor_company_reg_no_1}</w:t>
            </w:r>
            <w:r>
              <w:rPr>
                <w:rFonts w:ascii="Book Antiqua" w:hAnsi="Book Antiqua"/>
                <w:b/>
              </w:rPr>
              <w:t>)</w:t>
            </w:r>
          </w:p>
        </w:tc>
        <w:tc>
          <w:tcPr>
            <w:tcW w:w="281" w:type="dxa"/>
            <w:gridSpan w:val="2"/>
            <w:hideMark/>
          </w:tcPr>
          <w:p w14:paraId="7D185D5F"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2AC2F9A7" w14:textId="77777777" w:rsidR="000D587F" w:rsidRDefault="000D587F">
            <w:pPr>
              <w:jc w:val="both"/>
              <w:rPr>
                <w:rFonts w:ascii="Book Antiqua" w:hAnsi="Book Antiqua"/>
                <w:spacing w:val="-2"/>
              </w:rPr>
            </w:pPr>
          </w:p>
        </w:tc>
      </w:tr>
      <w:tr w:rsidR="000D587F" w14:paraId="0A6E3E3A" w14:textId="77777777" w:rsidTr="000D587F">
        <w:tc>
          <w:tcPr>
            <w:tcW w:w="4913" w:type="dxa"/>
            <w:gridSpan w:val="4"/>
            <w:hideMark/>
          </w:tcPr>
          <w:p w14:paraId="60724BE6" w14:textId="77777777" w:rsidR="000D587F" w:rsidRDefault="000D587F">
            <w:pPr>
              <w:jc w:val="both"/>
              <w:rPr>
                <w:rFonts w:ascii="Book Antiqua" w:hAnsi="Book Antiqua"/>
                <w:b/>
              </w:rPr>
            </w:pPr>
            <w:r>
              <w:rPr>
                <w:rFonts w:ascii="Book Antiqua" w:hAnsi="Book Antiqua"/>
                <w:spacing w:val="-2"/>
              </w:rPr>
              <w:t xml:space="preserve">was duly effected in a manner </w:t>
            </w:r>
          </w:p>
        </w:tc>
        <w:tc>
          <w:tcPr>
            <w:tcW w:w="281" w:type="dxa"/>
            <w:gridSpan w:val="2"/>
            <w:hideMark/>
          </w:tcPr>
          <w:p w14:paraId="1BD6B350"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16A9C81A" w14:textId="77777777" w:rsidR="000D587F" w:rsidRDefault="000D587F">
            <w:pPr>
              <w:jc w:val="both"/>
              <w:rPr>
                <w:rFonts w:ascii="Book Antiqua" w:hAnsi="Book Antiqua"/>
                <w:spacing w:val="-2"/>
              </w:rPr>
            </w:pPr>
          </w:p>
        </w:tc>
      </w:tr>
      <w:tr w:rsidR="000D587F" w14:paraId="4557FA16" w14:textId="77777777" w:rsidTr="000D587F">
        <w:tc>
          <w:tcPr>
            <w:tcW w:w="4913" w:type="dxa"/>
            <w:gridSpan w:val="4"/>
            <w:hideMark/>
          </w:tcPr>
          <w:p w14:paraId="4255F410" w14:textId="77777777" w:rsidR="000D587F" w:rsidRDefault="000D587F">
            <w:pPr>
              <w:jc w:val="both"/>
              <w:rPr>
                <w:rFonts w:ascii="Book Antiqua" w:hAnsi="Book Antiqua"/>
                <w:b/>
              </w:rPr>
            </w:pPr>
            <w:r>
              <w:rPr>
                <w:rFonts w:ascii="Book Antiqua" w:hAnsi="Book Antiqua"/>
                <w:spacing w:val="-2"/>
              </w:rPr>
              <w:t xml:space="preserve">authorised by its constitution </w:t>
            </w:r>
          </w:p>
        </w:tc>
        <w:tc>
          <w:tcPr>
            <w:tcW w:w="281" w:type="dxa"/>
            <w:gridSpan w:val="2"/>
            <w:hideMark/>
          </w:tcPr>
          <w:p w14:paraId="7680DE1B"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48D598E9" w14:textId="77777777" w:rsidR="000D587F" w:rsidRDefault="000D587F">
            <w:pPr>
              <w:jc w:val="both"/>
              <w:rPr>
                <w:rFonts w:ascii="Book Antiqua" w:hAnsi="Book Antiqua"/>
                <w:spacing w:val="-2"/>
              </w:rPr>
            </w:pPr>
          </w:p>
        </w:tc>
      </w:tr>
      <w:tr w:rsidR="000D587F" w14:paraId="3D246820" w14:textId="77777777" w:rsidTr="000D587F">
        <w:tc>
          <w:tcPr>
            <w:tcW w:w="4913" w:type="dxa"/>
            <w:gridSpan w:val="4"/>
            <w:hideMark/>
          </w:tcPr>
          <w:p w14:paraId="5B21F6DB" w14:textId="77777777" w:rsidR="000D587F" w:rsidRDefault="000D587F">
            <w:pPr>
              <w:jc w:val="both"/>
              <w:rPr>
                <w:rFonts w:ascii="Book Antiqua" w:hAnsi="Book Antiqua"/>
                <w:b/>
              </w:rPr>
            </w:pPr>
            <w:r>
              <w:rPr>
                <w:rFonts w:ascii="Book Antiqua" w:hAnsi="Book Antiqua"/>
                <w:spacing w:val="-2"/>
              </w:rPr>
              <w:t xml:space="preserve">under the Seal of the </w:t>
            </w:r>
            <w:r>
              <w:rPr>
                <w:rFonts w:ascii="Book Antiqua" w:hAnsi="Book Antiqua"/>
                <w:b/>
                <w:bCs/>
                <w:spacing w:val="-2"/>
              </w:rPr>
              <w:t>Vendor(s)</w:t>
            </w:r>
            <w:r>
              <w:rPr>
                <w:rFonts w:ascii="Book Antiqua" w:hAnsi="Book Antiqua"/>
                <w:spacing w:val="-2"/>
              </w:rPr>
              <w:t xml:space="preserve"> </w:t>
            </w:r>
          </w:p>
        </w:tc>
        <w:tc>
          <w:tcPr>
            <w:tcW w:w="281" w:type="dxa"/>
            <w:gridSpan w:val="2"/>
            <w:hideMark/>
          </w:tcPr>
          <w:p w14:paraId="410819BB"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6ED00388" w14:textId="77777777" w:rsidR="000D587F" w:rsidRDefault="000D587F">
            <w:pPr>
              <w:jc w:val="both"/>
              <w:rPr>
                <w:rFonts w:ascii="Book Antiqua" w:hAnsi="Book Antiqua"/>
                <w:spacing w:val="-2"/>
              </w:rPr>
            </w:pPr>
          </w:p>
        </w:tc>
      </w:tr>
      <w:tr w:rsidR="000D587F" w14:paraId="0A34C516" w14:textId="77777777" w:rsidTr="000D587F">
        <w:tc>
          <w:tcPr>
            <w:tcW w:w="4913" w:type="dxa"/>
            <w:gridSpan w:val="4"/>
            <w:hideMark/>
          </w:tcPr>
          <w:p w14:paraId="38BB66DF" w14:textId="77777777" w:rsidR="000D587F" w:rsidRDefault="000D587F">
            <w:pPr>
              <w:jc w:val="both"/>
              <w:rPr>
                <w:rFonts w:ascii="Book Antiqua" w:hAnsi="Book Antiqua"/>
                <w:b/>
              </w:rPr>
            </w:pPr>
            <w:r>
              <w:rPr>
                <w:rFonts w:ascii="Book Antiqua" w:hAnsi="Book Antiqua"/>
                <w:spacing w:val="-2"/>
              </w:rPr>
              <w:t>which said Seal was hereunto</w:t>
            </w:r>
            <w:r>
              <w:rPr>
                <w:rFonts w:ascii="Book Antiqua" w:hAnsi="Book Antiqua"/>
                <w:spacing w:val="-2"/>
              </w:rPr>
              <w:tab/>
            </w:r>
          </w:p>
        </w:tc>
        <w:tc>
          <w:tcPr>
            <w:tcW w:w="281" w:type="dxa"/>
            <w:gridSpan w:val="2"/>
            <w:hideMark/>
          </w:tcPr>
          <w:p w14:paraId="08664B49"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5762F3EE" w14:textId="77777777" w:rsidR="000D587F" w:rsidRDefault="000D587F">
            <w:pPr>
              <w:jc w:val="both"/>
              <w:rPr>
                <w:rFonts w:ascii="Book Antiqua" w:hAnsi="Book Antiqua"/>
                <w:spacing w:val="-2"/>
              </w:rPr>
            </w:pPr>
          </w:p>
        </w:tc>
      </w:tr>
      <w:tr w:rsidR="000D587F" w14:paraId="55346FEF" w14:textId="77777777" w:rsidTr="000D587F">
        <w:tc>
          <w:tcPr>
            <w:tcW w:w="4913" w:type="dxa"/>
            <w:gridSpan w:val="4"/>
            <w:hideMark/>
          </w:tcPr>
          <w:p w14:paraId="25798561" w14:textId="77777777" w:rsidR="000D587F" w:rsidRDefault="000D587F">
            <w:pPr>
              <w:jc w:val="both"/>
              <w:rPr>
                <w:rFonts w:ascii="Book Antiqua" w:hAnsi="Book Antiqua"/>
                <w:b/>
              </w:rPr>
            </w:pPr>
            <w:r>
              <w:rPr>
                <w:rFonts w:ascii="Book Antiqua" w:hAnsi="Book Antiqua"/>
                <w:spacing w:val="-2"/>
              </w:rPr>
              <w:t>affixed in the presence of:-</w:t>
            </w:r>
          </w:p>
        </w:tc>
        <w:tc>
          <w:tcPr>
            <w:tcW w:w="281" w:type="dxa"/>
            <w:gridSpan w:val="2"/>
            <w:hideMark/>
          </w:tcPr>
          <w:p w14:paraId="41FEB068" w14:textId="77777777" w:rsidR="000D587F" w:rsidRDefault="000D587F">
            <w:pPr>
              <w:jc w:val="both"/>
              <w:rPr>
                <w:rFonts w:ascii="Book Antiqua" w:hAnsi="Book Antiqua"/>
                <w:b/>
              </w:rPr>
            </w:pPr>
            <w:r>
              <w:rPr>
                <w:rFonts w:ascii="Book Antiqua" w:hAnsi="Book Antiqua"/>
                <w:snapToGrid w:val="0"/>
                <w:spacing w:val="-2"/>
              </w:rPr>
              <w:t>)</w:t>
            </w:r>
          </w:p>
        </w:tc>
        <w:tc>
          <w:tcPr>
            <w:tcW w:w="5276" w:type="dxa"/>
            <w:gridSpan w:val="4"/>
          </w:tcPr>
          <w:p w14:paraId="62C25B46" w14:textId="77777777" w:rsidR="000D587F" w:rsidRDefault="000D587F">
            <w:pPr>
              <w:jc w:val="both"/>
              <w:rPr>
                <w:rFonts w:ascii="Book Antiqua" w:hAnsi="Book Antiqua"/>
                <w:spacing w:val="-2"/>
              </w:rPr>
            </w:pPr>
          </w:p>
        </w:tc>
      </w:tr>
      <w:tr w:rsidR="000D587F" w14:paraId="585C83A1" w14:textId="77777777" w:rsidTr="000D587F">
        <w:tc>
          <w:tcPr>
            <w:tcW w:w="4913" w:type="dxa"/>
            <w:gridSpan w:val="4"/>
          </w:tcPr>
          <w:p w14:paraId="57B7060E" w14:textId="77777777" w:rsidR="000D587F" w:rsidRDefault="000D587F">
            <w:pPr>
              <w:jc w:val="both"/>
              <w:rPr>
                <w:rFonts w:ascii="Book Antiqua" w:hAnsi="Book Antiqua"/>
                <w:spacing w:val="-2"/>
              </w:rPr>
            </w:pPr>
          </w:p>
          <w:p w14:paraId="237025F2" w14:textId="77777777" w:rsidR="000D587F" w:rsidRDefault="000D587F">
            <w:pPr>
              <w:jc w:val="both"/>
              <w:rPr>
                <w:rFonts w:ascii="Book Antiqua" w:hAnsi="Book Antiqua"/>
                <w:spacing w:val="-2"/>
              </w:rPr>
            </w:pPr>
          </w:p>
          <w:p w14:paraId="206C8D1B" w14:textId="77777777" w:rsidR="000D587F" w:rsidRDefault="000D587F">
            <w:pPr>
              <w:jc w:val="both"/>
              <w:rPr>
                <w:rFonts w:ascii="Book Antiqua" w:hAnsi="Book Antiqua"/>
                <w:spacing w:val="-2"/>
              </w:rPr>
            </w:pPr>
          </w:p>
          <w:p w14:paraId="7F6E16A0" w14:textId="77777777" w:rsidR="000D587F" w:rsidRDefault="000D587F">
            <w:pPr>
              <w:jc w:val="both"/>
              <w:rPr>
                <w:rFonts w:ascii="Book Antiqua" w:hAnsi="Book Antiqua"/>
                <w:spacing w:val="-2"/>
              </w:rPr>
            </w:pPr>
          </w:p>
          <w:p w14:paraId="3D6705D1" w14:textId="77777777" w:rsidR="000D587F" w:rsidRDefault="000D587F">
            <w:pPr>
              <w:jc w:val="both"/>
              <w:rPr>
                <w:rFonts w:ascii="Book Antiqua" w:hAnsi="Book Antiqua"/>
                <w:spacing w:val="-2"/>
              </w:rPr>
            </w:pPr>
          </w:p>
        </w:tc>
        <w:tc>
          <w:tcPr>
            <w:tcW w:w="281" w:type="dxa"/>
            <w:gridSpan w:val="2"/>
          </w:tcPr>
          <w:p w14:paraId="3456E8FC" w14:textId="77777777" w:rsidR="000D587F" w:rsidRDefault="000D587F">
            <w:pPr>
              <w:jc w:val="both"/>
              <w:rPr>
                <w:rFonts w:ascii="Book Antiqua" w:hAnsi="Book Antiqua"/>
                <w:snapToGrid w:val="0"/>
                <w:spacing w:val="-2"/>
              </w:rPr>
            </w:pPr>
          </w:p>
        </w:tc>
        <w:tc>
          <w:tcPr>
            <w:tcW w:w="5276" w:type="dxa"/>
            <w:gridSpan w:val="4"/>
          </w:tcPr>
          <w:p w14:paraId="0534DF05" w14:textId="77777777" w:rsidR="000D587F" w:rsidRDefault="000D587F">
            <w:pPr>
              <w:jc w:val="both"/>
              <w:rPr>
                <w:rFonts w:ascii="Book Antiqua" w:hAnsi="Book Antiqua"/>
                <w:spacing w:val="-2"/>
              </w:rPr>
            </w:pPr>
          </w:p>
        </w:tc>
      </w:tr>
      <w:tr w:rsidR="000D587F" w14:paraId="0A21AE7C" w14:textId="77777777" w:rsidTr="000D587F">
        <w:tc>
          <w:tcPr>
            <w:tcW w:w="4913" w:type="dxa"/>
            <w:gridSpan w:val="4"/>
            <w:hideMark/>
          </w:tcPr>
          <w:p w14:paraId="703295E5" w14:textId="77777777" w:rsidR="000D587F" w:rsidRDefault="000D587F">
            <w:pPr>
              <w:jc w:val="both"/>
              <w:rPr>
                <w:rFonts w:ascii="Book Antiqua" w:hAnsi="Book Antiqua"/>
                <w:b/>
              </w:rPr>
            </w:pPr>
            <w:r>
              <w:rPr>
                <w:rFonts w:ascii="Book Antiqua" w:hAnsi="Book Antiqua"/>
                <w:b/>
              </w:rPr>
              <w:t>DIRECTOR</w:t>
            </w:r>
          </w:p>
        </w:tc>
        <w:tc>
          <w:tcPr>
            <w:tcW w:w="281" w:type="dxa"/>
            <w:gridSpan w:val="2"/>
          </w:tcPr>
          <w:p w14:paraId="5FAD6D4C" w14:textId="77777777" w:rsidR="000D587F" w:rsidRDefault="000D587F">
            <w:pPr>
              <w:jc w:val="both"/>
              <w:rPr>
                <w:rFonts w:ascii="Book Antiqua" w:hAnsi="Book Antiqua"/>
                <w:b/>
              </w:rPr>
            </w:pPr>
          </w:p>
        </w:tc>
        <w:tc>
          <w:tcPr>
            <w:tcW w:w="5276" w:type="dxa"/>
            <w:gridSpan w:val="4"/>
            <w:hideMark/>
          </w:tcPr>
          <w:p w14:paraId="1B46E73C" w14:textId="77777777" w:rsidR="000D587F" w:rsidRDefault="000D587F">
            <w:pPr>
              <w:jc w:val="both"/>
              <w:rPr>
                <w:rFonts w:ascii="Book Antiqua" w:hAnsi="Book Antiqua"/>
                <w:b/>
                <w:bCs/>
              </w:rPr>
            </w:pPr>
            <w:r>
              <w:rPr>
                <w:rFonts w:ascii="Book Antiqua" w:hAnsi="Book Antiqua"/>
                <w:b/>
                <w:bCs/>
                <w:spacing w:val="-2"/>
                <w:highlight w:val="yellow"/>
              </w:rPr>
              <w:t>DIRECTOR/SECRETARY</w:t>
            </w:r>
          </w:p>
        </w:tc>
      </w:tr>
      <w:tr w:rsidR="000D587F" w14:paraId="55FE39C1" w14:textId="77777777" w:rsidTr="000D587F">
        <w:trPr>
          <w:gridAfter w:val="1"/>
          <w:wAfter w:w="9" w:type="dxa"/>
        </w:trPr>
        <w:tc>
          <w:tcPr>
            <w:tcW w:w="1239" w:type="dxa"/>
            <w:hideMark/>
          </w:tcPr>
          <w:p w14:paraId="492F7BAD" w14:textId="77777777" w:rsidR="000D587F" w:rsidRDefault="000D587F">
            <w:pPr>
              <w:jc w:val="both"/>
              <w:rPr>
                <w:rFonts w:ascii="Book Antiqua" w:hAnsi="Book Antiqua"/>
                <w:b/>
                <w:caps/>
              </w:rPr>
            </w:pPr>
            <w:r>
              <w:rPr>
                <w:rFonts w:ascii="Book Antiqua" w:hAnsi="Book Antiqua"/>
                <w:b/>
              </w:rPr>
              <w:t xml:space="preserve">NAME </w:t>
            </w:r>
          </w:p>
        </w:tc>
        <w:tc>
          <w:tcPr>
            <w:tcW w:w="277" w:type="dxa"/>
            <w:hideMark/>
          </w:tcPr>
          <w:p w14:paraId="3DA87144" w14:textId="77777777" w:rsidR="000D587F" w:rsidRDefault="000D587F">
            <w:pPr>
              <w:jc w:val="both"/>
              <w:rPr>
                <w:rFonts w:ascii="Book Antiqua" w:hAnsi="Book Antiqua"/>
                <w:b/>
                <w:caps/>
              </w:rPr>
            </w:pPr>
            <w:r>
              <w:rPr>
                <w:rFonts w:ascii="Book Antiqua" w:hAnsi="Book Antiqua"/>
                <w:b/>
                <w:caps/>
              </w:rPr>
              <w:t>:</w:t>
            </w:r>
          </w:p>
        </w:tc>
        <w:tc>
          <w:tcPr>
            <w:tcW w:w="3388" w:type="dxa"/>
            <w:hideMark/>
          </w:tcPr>
          <w:p w14:paraId="020E1A3E" w14:textId="77777777" w:rsidR="000D587F" w:rsidRDefault="000D587F">
            <w:pPr>
              <w:jc w:val="both"/>
              <w:rPr>
                <w:rFonts w:ascii="Book Antiqua" w:hAnsi="Book Antiqua"/>
              </w:rPr>
            </w:pPr>
            <w:r>
              <w:rPr>
                <w:rFonts w:ascii="Book Antiqua" w:hAnsi="Book Antiqua"/>
                <w:b/>
                <w:color w:val="00B0F0"/>
              </w:rPr>
              <w:t>${vendor_director_1}</w:t>
            </w:r>
          </w:p>
        </w:tc>
        <w:tc>
          <w:tcPr>
            <w:tcW w:w="281" w:type="dxa"/>
            <w:gridSpan w:val="2"/>
          </w:tcPr>
          <w:p w14:paraId="72117C82" w14:textId="77777777" w:rsidR="000D587F" w:rsidRDefault="000D587F">
            <w:pPr>
              <w:jc w:val="both"/>
              <w:rPr>
                <w:rFonts w:ascii="Book Antiqua" w:hAnsi="Book Antiqua"/>
                <w:b/>
              </w:rPr>
            </w:pPr>
          </w:p>
        </w:tc>
        <w:tc>
          <w:tcPr>
            <w:tcW w:w="1265" w:type="dxa"/>
            <w:gridSpan w:val="2"/>
            <w:hideMark/>
          </w:tcPr>
          <w:p w14:paraId="23E28C14" w14:textId="77777777" w:rsidR="000D587F" w:rsidRDefault="000D587F">
            <w:pPr>
              <w:jc w:val="both"/>
              <w:rPr>
                <w:rFonts w:ascii="Book Antiqua" w:hAnsi="Book Antiqua"/>
                <w:b/>
              </w:rPr>
            </w:pPr>
            <w:r>
              <w:rPr>
                <w:rFonts w:ascii="Book Antiqua" w:hAnsi="Book Antiqua"/>
                <w:b/>
              </w:rPr>
              <w:t xml:space="preserve">NAME </w:t>
            </w:r>
          </w:p>
        </w:tc>
        <w:tc>
          <w:tcPr>
            <w:tcW w:w="284" w:type="dxa"/>
            <w:hideMark/>
          </w:tcPr>
          <w:p w14:paraId="4524A79E" w14:textId="77777777" w:rsidR="000D587F" w:rsidRDefault="000D587F">
            <w:pPr>
              <w:jc w:val="both"/>
              <w:rPr>
                <w:rFonts w:ascii="Book Antiqua" w:hAnsi="Book Antiqua"/>
                <w:b/>
              </w:rPr>
            </w:pPr>
            <w:r>
              <w:rPr>
                <w:rFonts w:ascii="Book Antiqua" w:hAnsi="Book Antiqua"/>
                <w:b/>
                <w:caps/>
              </w:rPr>
              <w:t>:</w:t>
            </w:r>
          </w:p>
        </w:tc>
        <w:tc>
          <w:tcPr>
            <w:tcW w:w="3727" w:type="dxa"/>
            <w:hideMark/>
          </w:tcPr>
          <w:p w14:paraId="2A3F35C3" w14:textId="77777777" w:rsidR="000D587F" w:rsidRDefault="000D587F">
            <w:pPr>
              <w:jc w:val="both"/>
              <w:rPr>
                <w:rFonts w:ascii="Book Antiqua" w:hAnsi="Book Antiqua"/>
                <w:b/>
              </w:rPr>
            </w:pPr>
            <w:r>
              <w:rPr>
                <w:rFonts w:ascii="Book Antiqua" w:hAnsi="Book Antiqua"/>
                <w:b/>
                <w:color w:val="00B0F0"/>
              </w:rPr>
              <w:t>${vendor_director_2}</w:t>
            </w:r>
          </w:p>
        </w:tc>
      </w:tr>
      <w:tr w:rsidR="000D587F" w14:paraId="558A7EC0" w14:textId="77777777" w:rsidTr="000D587F">
        <w:trPr>
          <w:gridAfter w:val="1"/>
          <w:wAfter w:w="9" w:type="dxa"/>
        </w:trPr>
        <w:tc>
          <w:tcPr>
            <w:tcW w:w="1239" w:type="dxa"/>
            <w:hideMark/>
          </w:tcPr>
          <w:p w14:paraId="14FA78A2" w14:textId="77777777" w:rsidR="000D587F" w:rsidRDefault="000D587F">
            <w:pPr>
              <w:jc w:val="both"/>
              <w:rPr>
                <w:rFonts w:ascii="Book Antiqua" w:hAnsi="Book Antiqua"/>
                <w:b/>
                <w:caps/>
              </w:rPr>
            </w:pPr>
            <w:r>
              <w:rPr>
                <w:rFonts w:ascii="Book Antiqua" w:hAnsi="Book Antiqua"/>
                <w:b/>
                <w:caps/>
              </w:rPr>
              <w:t>NRIC NO.</w:t>
            </w:r>
          </w:p>
        </w:tc>
        <w:tc>
          <w:tcPr>
            <w:tcW w:w="277" w:type="dxa"/>
            <w:hideMark/>
          </w:tcPr>
          <w:p w14:paraId="67F29852" w14:textId="77777777" w:rsidR="000D587F" w:rsidRDefault="000D587F">
            <w:pPr>
              <w:jc w:val="both"/>
              <w:rPr>
                <w:rFonts w:ascii="Book Antiqua" w:hAnsi="Book Antiqua"/>
                <w:b/>
                <w:caps/>
              </w:rPr>
            </w:pPr>
            <w:r>
              <w:rPr>
                <w:rFonts w:ascii="Book Antiqua" w:hAnsi="Book Antiqua"/>
                <w:b/>
                <w:caps/>
              </w:rPr>
              <w:t>:</w:t>
            </w:r>
          </w:p>
        </w:tc>
        <w:tc>
          <w:tcPr>
            <w:tcW w:w="3388" w:type="dxa"/>
            <w:hideMark/>
          </w:tcPr>
          <w:p w14:paraId="60CA67D7" w14:textId="77777777" w:rsidR="000D587F" w:rsidRDefault="000D587F">
            <w:pPr>
              <w:jc w:val="both"/>
              <w:rPr>
                <w:rFonts w:ascii="Book Antiqua" w:hAnsi="Book Antiqua"/>
                <w:b/>
                <w:caps/>
              </w:rPr>
            </w:pPr>
            <w:r>
              <w:rPr>
                <w:rFonts w:ascii="Book Antiqua" w:hAnsi="Book Antiqua"/>
                <w:b/>
                <w:color w:val="00B0F0"/>
              </w:rPr>
              <w:t>${vendor_director_nric_1}</w:t>
            </w:r>
          </w:p>
        </w:tc>
        <w:tc>
          <w:tcPr>
            <w:tcW w:w="281" w:type="dxa"/>
            <w:gridSpan w:val="2"/>
          </w:tcPr>
          <w:p w14:paraId="4FFE8C14" w14:textId="77777777" w:rsidR="000D587F" w:rsidRDefault="000D587F">
            <w:pPr>
              <w:jc w:val="both"/>
              <w:rPr>
                <w:rFonts w:ascii="Book Antiqua" w:hAnsi="Book Antiqua"/>
                <w:b/>
              </w:rPr>
            </w:pPr>
          </w:p>
        </w:tc>
        <w:tc>
          <w:tcPr>
            <w:tcW w:w="1265" w:type="dxa"/>
            <w:gridSpan w:val="2"/>
            <w:hideMark/>
          </w:tcPr>
          <w:p w14:paraId="7350C776" w14:textId="77777777" w:rsidR="000D587F" w:rsidRDefault="000D587F">
            <w:pPr>
              <w:jc w:val="both"/>
              <w:rPr>
                <w:rFonts w:ascii="Book Antiqua" w:hAnsi="Book Antiqua"/>
                <w:b/>
              </w:rPr>
            </w:pPr>
            <w:r>
              <w:rPr>
                <w:rFonts w:ascii="Book Antiqua" w:hAnsi="Book Antiqua"/>
                <w:b/>
                <w:caps/>
              </w:rPr>
              <w:t>NRIC NO.</w:t>
            </w:r>
          </w:p>
        </w:tc>
        <w:tc>
          <w:tcPr>
            <w:tcW w:w="284" w:type="dxa"/>
            <w:hideMark/>
          </w:tcPr>
          <w:p w14:paraId="7D00DECB" w14:textId="77777777" w:rsidR="000D587F" w:rsidRDefault="000D587F">
            <w:pPr>
              <w:jc w:val="both"/>
              <w:rPr>
                <w:rFonts w:ascii="Book Antiqua" w:hAnsi="Book Antiqua"/>
                <w:b/>
              </w:rPr>
            </w:pPr>
            <w:r>
              <w:rPr>
                <w:rFonts w:ascii="Book Antiqua" w:hAnsi="Book Antiqua"/>
                <w:b/>
                <w:caps/>
              </w:rPr>
              <w:t>:</w:t>
            </w:r>
          </w:p>
        </w:tc>
        <w:tc>
          <w:tcPr>
            <w:tcW w:w="3727" w:type="dxa"/>
            <w:hideMark/>
          </w:tcPr>
          <w:p w14:paraId="2570055D" w14:textId="77777777" w:rsidR="000D587F" w:rsidRDefault="000D587F">
            <w:pPr>
              <w:jc w:val="both"/>
              <w:rPr>
                <w:rFonts w:ascii="Book Antiqua" w:hAnsi="Book Antiqua"/>
                <w:b/>
              </w:rPr>
            </w:pPr>
            <w:r>
              <w:rPr>
                <w:rFonts w:ascii="Book Antiqua" w:hAnsi="Book Antiqua"/>
                <w:b/>
                <w:color w:val="00B0F0"/>
              </w:rPr>
              <w:t>${vendor_director_nric_2}</w:t>
            </w:r>
          </w:p>
        </w:tc>
      </w:tr>
    </w:tbl>
    <w:p w14:paraId="3D2D6DE8" w14:textId="77777777" w:rsidR="000D587F" w:rsidRDefault="000D587F" w:rsidP="000D587F">
      <w:pPr>
        <w:tabs>
          <w:tab w:val="left" w:pos="-720"/>
        </w:tabs>
        <w:suppressAutoHyphens/>
        <w:spacing w:line="240" w:lineRule="atLeast"/>
        <w:jc w:val="both"/>
        <w:rPr>
          <w:rFonts w:ascii="Book Antiqua" w:hAnsi="Book Antiqua"/>
          <w:spacing w:val="-2"/>
        </w:rPr>
      </w:pPr>
    </w:p>
    <w:p w14:paraId="12DE352D" w14:textId="77777777" w:rsidR="000D587F" w:rsidRDefault="000D587F" w:rsidP="000D587F">
      <w:pPr>
        <w:tabs>
          <w:tab w:val="left" w:pos="-720"/>
        </w:tabs>
        <w:suppressAutoHyphens/>
        <w:spacing w:line="240" w:lineRule="atLeast"/>
        <w:jc w:val="both"/>
        <w:rPr>
          <w:rFonts w:ascii="Book Antiqua" w:hAnsi="Book Antiqua"/>
          <w:spacing w:val="-2"/>
        </w:rPr>
      </w:pPr>
    </w:p>
    <w:p w14:paraId="71AAB54B" w14:textId="77777777" w:rsidR="000D587F" w:rsidRDefault="000D587F" w:rsidP="000D587F">
      <w:pPr>
        <w:tabs>
          <w:tab w:val="left" w:pos="-720"/>
        </w:tabs>
        <w:suppressAutoHyphens/>
        <w:spacing w:line="240" w:lineRule="atLeast"/>
        <w:jc w:val="both"/>
        <w:rPr>
          <w:rFonts w:ascii="Book Antiqua" w:hAnsi="Book Antiqua"/>
          <w:spacing w:val="-2"/>
        </w:rPr>
      </w:pPr>
    </w:p>
    <w:p w14:paraId="3CF9F60F" w14:textId="77777777" w:rsidR="000D587F" w:rsidRDefault="000D587F" w:rsidP="000D587F">
      <w:pPr>
        <w:jc w:val="both"/>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p>
    <w:p w14:paraId="5C616202" w14:textId="77777777" w:rsidR="000D587F" w:rsidRDefault="000D587F" w:rsidP="000D587F">
      <w:pPr>
        <w:tabs>
          <w:tab w:val="left" w:pos="-720"/>
        </w:tabs>
        <w:suppressAutoHyphens/>
        <w:spacing w:line="240" w:lineRule="atLeast"/>
        <w:jc w:val="both"/>
        <w:rPr>
          <w:rFonts w:ascii="Book Antiqua" w:hAnsi="Book Antiqua"/>
          <w:spacing w:val="-2"/>
        </w:rPr>
      </w:pPr>
    </w:p>
    <w:p w14:paraId="1EF9C849" w14:textId="77777777" w:rsidR="000D587F" w:rsidRDefault="000D587F" w:rsidP="000D587F">
      <w:pPr>
        <w:jc w:val="both"/>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p>
    <w:tbl>
      <w:tblPr>
        <w:tblW w:w="9243" w:type="dxa"/>
        <w:tblInd w:w="108" w:type="dxa"/>
        <w:tblLook w:val="04A0" w:firstRow="1" w:lastRow="0" w:firstColumn="1" w:lastColumn="0" w:noHBand="0" w:noVBand="1"/>
      </w:tblPr>
      <w:tblGrid>
        <w:gridCol w:w="2127"/>
        <w:gridCol w:w="283"/>
        <w:gridCol w:w="6833"/>
      </w:tblGrid>
      <w:tr w:rsidR="000D587F" w14:paraId="040B8316" w14:textId="77777777" w:rsidTr="000D587F">
        <w:tc>
          <w:tcPr>
            <w:tcW w:w="2127" w:type="dxa"/>
            <w:hideMark/>
          </w:tcPr>
          <w:p w14:paraId="6F855F06" w14:textId="77777777" w:rsidR="000D587F" w:rsidRDefault="000D587F">
            <w:pPr>
              <w:jc w:val="both"/>
              <w:rPr>
                <w:rFonts w:ascii="Book Antiqua" w:hAnsi="Book Antiqua"/>
                <w:b/>
              </w:rPr>
            </w:pPr>
            <w:r>
              <w:rPr>
                <w:rFonts w:ascii="Book Antiqua" w:hAnsi="Book Antiqua"/>
                <w:b/>
              </w:rPr>
              <w:t>SIGNED</w:t>
            </w:r>
            <w:r>
              <w:rPr>
                <w:rFonts w:ascii="Book Antiqua" w:hAnsi="Book Antiqua"/>
              </w:rPr>
              <w:t xml:space="preserve"> by</w:t>
            </w:r>
          </w:p>
        </w:tc>
        <w:tc>
          <w:tcPr>
            <w:tcW w:w="283" w:type="dxa"/>
            <w:hideMark/>
          </w:tcPr>
          <w:p w14:paraId="6A9B6675" w14:textId="77777777" w:rsidR="000D587F" w:rsidRDefault="000D587F">
            <w:pPr>
              <w:jc w:val="both"/>
              <w:rPr>
                <w:rFonts w:ascii="Book Antiqua" w:hAnsi="Book Antiqua"/>
                <w:b/>
              </w:rPr>
            </w:pPr>
            <w:r>
              <w:rPr>
                <w:rFonts w:ascii="Book Antiqua" w:hAnsi="Book Antiqua"/>
                <w:b/>
              </w:rPr>
              <w:t>)</w:t>
            </w:r>
          </w:p>
        </w:tc>
        <w:tc>
          <w:tcPr>
            <w:tcW w:w="6833" w:type="dxa"/>
          </w:tcPr>
          <w:p w14:paraId="66B68B51" w14:textId="77777777" w:rsidR="000D587F" w:rsidRDefault="000D587F">
            <w:pPr>
              <w:jc w:val="both"/>
              <w:rPr>
                <w:rFonts w:ascii="Book Antiqua" w:hAnsi="Book Antiqua"/>
                <w:b/>
              </w:rPr>
            </w:pPr>
          </w:p>
        </w:tc>
      </w:tr>
      <w:tr w:rsidR="000D587F" w14:paraId="7260ACCA" w14:textId="77777777" w:rsidTr="000D587F">
        <w:tc>
          <w:tcPr>
            <w:tcW w:w="2127" w:type="dxa"/>
            <w:hideMark/>
          </w:tcPr>
          <w:p w14:paraId="48B0A29B" w14:textId="77777777" w:rsidR="000D587F" w:rsidRDefault="000D587F">
            <w:pPr>
              <w:jc w:val="both"/>
              <w:rPr>
                <w:rFonts w:ascii="Book Antiqua" w:hAnsi="Book Antiqua"/>
                <w:b/>
              </w:rPr>
            </w:pPr>
            <w:r>
              <w:rPr>
                <w:rFonts w:ascii="Book Antiqua" w:hAnsi="Book Antiqua"/>
              </w:rPr>
              <w:t>the said</w:t>
            </w:r>
            <w:r>
              <w:rPr>
                <w:rFonts w:ascii="Book Antiqua" w:hAnsi="Book Antiqua"/>
                <w:b/>
                <w:bCs/>
              </w:rPr>
              <w:t xml:space="preserve"> Purchaser(s)</w:t>
            </w:r>
          </w:p>
        </w:tc>
        <w:tc>
          <w:tcPr>
            <w:tcW w:w="283" w:type="dxa"/>
            <w:hideMark/>
          </w:tcPr>
          <w:p w14:paraId="3B5AF651" w14:textId="77777777" w:rsidR="000D587F" w:rsidRDefault="000D587F">
            <w:pPr>
              <w:jc w:val="both"/>
              <w:rPr>
                <w:rFonts w:ascii="Book Antiqua" w:hAnsi="Book Antiqua"/>
                <w:b/>
              </w:rPr>
            </w:pPr>
            <w:r>
              <w:rPr>
                <w:rFonts w:ascii="Book Antiqua" w:hAnsi="Book Antiqua"/>
                <w:b/>
              </w:rPr>
              <w:t>)</w:t>
            </w:r>
          </w:p>
        </w:tc>
        <w:tc>
          <w:tcPr>
            <w:tcW w:w="6833" w:type="dxa"/>
          </w:tcPr>
          <w:p w14:paraId="2BA84B62" w14:textId="77777777" w:rsidR="000D587F" w:rsidRDefault="000D587F">
            <w:pPr>
              <w:jc w:val="both"/>
              <w:rPr>
                <w:rFonts w:ascii="Book Antiqua" w:hAnsi="Book Antiqua"/>
                <w:b/>
              </w:rPr>
            </w:pPr>
          </w:p>
        </w:tc>
      </w:tr>
      <w:tr w:rsidR="000D587F" w14:paraId="310D7BB0" w14:textId="77777777" w:rsidTr="000D587F">
        <w:tc>
          <w:tcPr>
            <w:tcW w:w="2127" w:type="dxa"/>
            <w:hideMark/>
          </w:tcPr>
          <w:p w14:paraId="01D1B873" w14:textId="77777777" w:rsidR="000D587F" w:rsidRDefault="000D587F">
            <w:pPr>
              <w:jc w:val="both"/>
              <w:rPr>
                <w:rFonts w:ascii="Book Antiqua" w:hAnsi="Book Antiqua"/>
                <w:b/>
              </w:rPr>
            </w:pPr>
            <w:r>
              <w:rPr>
                <w:rFonts w:ascii="Book Antiqua" w:hAnsi="Book Antiqua"/>
              </w:rPr>
              <w:t>in the presence of</w:t>
            </w:r>
          </w:p>
        </w:tc>
        <w:tc>
          <w:tcPr>
            <w:tcW w:w="283" w:type="dxa"/>
            <w:hideMark/>
          </w:tcPr>
          <w:p w14:paraId="659DB904" w14:textId="77777777" w:rsidR="000D587F" w:rsidRDefault="000D587F">
            <w:pPr>
              <w:jc w:val="both"/>
              <w:rPr>
                <w:rFonts w:ascii="Book Antiqua" w:hAnsi="Book Antiqua"/>
                <w:b/>
              </w:rPr>
            </w:pPr>
            <w:r>
              <w:rPr>
                <w:rFonts w:ascii="Book Antiqua" w:hAnsi="Book Antiqua"/>
                <w:b/>
              </w:rPr>
              <w:t>)</w:t>
            </w:r>
          </w:p>
        </w:tc>
        <w:tc>
          <w:tcPr>
            <w:tcW w:w="6833" w:type="dxa"/>
          </w:tcPr>
          <w:p w14:paraId="6ECFB2DB" w14:textId="77777777" w:rsidR="000D587F" w:rsidRDefault="000D587F">
            <w:pPr>
              <w:jc w:val="both"/>
              <w:rPr>
                <w:rFonts w:ascii="Book Antiqua" w:hAnsi="Book Antiqua"/>
                <w:b/>
              </w:rPr>
            </w:pPr>
          </w:p>
        </w:tc>
      </w:tr>
      <w:tr w:rsidR="000D587F" w14:paraId="30E9B41B" w14:textId="77777777" w:rsidTr="000D587F">
        <w:tc>
          <w:tcPr>
            <w:tcW w:w="2127" w:type="dxa"/>
          </w:tcPr>
          <w:p w14:paraId="6D4ED9CA" w14:textId="77777777" w:rsidR="000D587F" w:rsidRDefault="000D587F">
            <w:pPr>
              <w:jc w:val="both"/>
              <w:rPr>
                <w:rFonts w:ascii="Book Antiqua" w:hAnsi="Book Antiqua"/>
                <w:b/>
              </w:rPr>
            </w:pPr>
          </w:p>
        </w:tc>
        <w:tc>
          <w:tcPr>
            <w:tcW w:w="283" w:type="dxa"/>
          </w:tcPr>
          <w:p w14:paraId="050605D5" w14:textId="77777777" w:rsidR="000D587F" w:rsidRDefault="000D587F">
            <w:pPr>
              <w:jc w:val="both"/>
              <w:rPr>
                <w:rFonts w:ascii="Book Antiqua" w:hAnsi="Book Antiqua"/>
                <w:b/>
              </w:rPr>
            </w:pPr>
          </w:p>
        </w:tc>
        <w:tc>
          <w:tcPr>
            <w:tcW w:w="6833" w:type="dxa"/>
          </w:tcPr>
          <w:p w14:paraId="531A8223" w14:textId="77777777" w:rsidR="000D587F" w:rsidRDefault="000D587F">
            <w:pPr>
              <w:jc w:val="both"/>
              <w:rPr>
                <w:rFonts w:ascii="Book Antiqua" w:hAnsi="Book Antiqua"/>
                <w:b/>
                <w:color w:val="00B0F0"/>
              </w:rPr>
            </w:pPr>
            <w:r>
              <w:rPr>
                <w:rFonts w:ascii="Book Antiqua" w:hAnsi="Book Antiqua"/>
                <w:b/>
                <w:color w:val="00B0F0"/>
              </w:rPr>
              <w:t>${purchaser_name_1}</w:t>
            </w:r>
          </w:p>
          <w:p w14:paraId="3AFF56AD" w14:textId="77777777" w:rsidR="000D587F" w:rsidRDefault="000D587F">
            <w:pPr>
              <w:jc w:val="both"/>
              <w:rPr>
                <w:rFonts w:ascii="Book Antiqua" w:hAnsi="Book Antiqua"/>
                <w:b/>
                <w:color w:val="00B0F0"/>
              </w:rPr>
            </w:pPr>
            <w:r>
              <w:rPr>
                <w:rFonts w:ascii="Book Antiqua" w:hAnsi="Book Antiqua"/>
                <w:b/>
                <w:color w:val="00B0F0"/>
              </w:rPr>
              <w:t>(NRIC NO. ${purchaser_nric_1})</w:t>
            </w:r>
          </w:p>
          <w:p w14:paraId="70ACFC24" w14:textId="77777777" w:rsidR="000D587F" w:rsidRDefault="000D587F">
            <w:pPr>
              <w:jc w:val="both"/>
              <w:rPr>
                <w:rFonts w:ascii="Book Antiqua" w:hAnsi="Book Antiqua"/>
                <w:b/>
                <w:color w:val="00B0F0"/>
              </w:rPr>
            </w:pPr>
          </w:p>
          <w:p w14:paraId="3751F45A" w14:textId="77777777" w:rsidR="000D587F" w:rsidRDefault="000D587F">
            <w:pPr>
              <w:jc w:val="both"/>
              <w:rPr>
                <w:rFonts w:ascii="Book Antiqua" w:hAnsi="Book Antiqua"/>
                <w:b/>
                <w:color w:val="00B0F0"/>
              </w:rPr>
            </w:pPr>
          </w:p>
          <w:p w14:paraId="5E180386" w14:textId="77777777" w:rsidR="000D587F" w:rsidRDefault="000D587F">
            <w:pPr>
              <w:jc w:val="both"/>
              <w:rPr>
                <w:rFonts w:ascii="Book Antiqua" w:hAnsi="Book Antiqua"/>
                <w:b/>
                <w:color w:val="00B0F0"/>
              </w:rPr>
            </w:pPr>
            <w:r>
              <w:rPr>
                <w:rFonts w:ascii="Book Antiqua" w:hAnsi="Book Antiqua"/>
                <w:b/>
                <w:color w:val="00B0F0"/>
              </w:rPr>
              <w:t>${purchaser_name_2}</w:t>
            </w:r>
          </w:p>
          <w:p w14:paraId="5A4C1BEC" w14:textId="77777777" w:rsidR="000D587F" w:rsidRDefault="000D587F">
            <w:pPr>
              <w:jc w:val="both"/>
              <w:rPr>
                <w:rFonts w:ascii="Book Antiqua" w:hAnsi="Book Antiqua"/>
                <w:b/>
                <w:color w:val="00B0F0"/>
              </w:rPr>
            </w:pPr>
            <w:r>
              <w:rPr>
                <w:rFonts w:ascii="Book Antiqua" w:hAnsi="Book Antiqua"/>
                <w:b/>
                <w:color w:val="00B0F0"/>
              </w:rPr>
              <w:t>(NRIC NO. ${purchaser_nric_2})</w:t>
            </w:r>
          </w:p>
          <w:p w14:paraId="34D80A52" w14:textId="77777777" w:rsidR="000D587F" w:rsidRDefault="000D587F">
            <w:pPr>
              <w:jc w:val="both"/>
              <w:rPr>
                <w:rFonts w:ascii="Book Antiqua" w:hAnsi="Book Antiqua"/>
                <w:b/>
                <w:color w:val="00B0F0"/>
              </w:rPr>
            </w:pPr>
          </w:p>
          <w:p w14:paraId="5F10C09B" w14:textId="77777777" w:rsidR="000D587F" w:rsidRDefault="000D587F">
            <w:pPr>
              <w:jc w:val="both"/>
              <w:rPr>
                <w:rFonts w:ascii="Book Antiqua" w:hAnsi="Book Antiqua"/>
                <w:b/>
                <w:color w:val="00B0F0"/>
              </w:rPr>
            </w:pPr>
          </w:p>
          <w:p w14:paraId="20B9EBD4" w14:textId="77777777" w:rsidR="000D587F" w:rsidRDefault="000D587F">
            <w:pPr>
              <w:jc w:val="both"/>
              <w:rPr>
                <w:rFonts w:ascii="Book Antiqua" w:hAnsi="Book Antiqua"/>
                <w:b/>
                <w:color w:val="00B0F0"/>
              </w:rPr>
            </w:pPr>
            <w:r>
              <w:rPr>
                <w:rFonts w:ascii="Book Antiqua" w:hAnsi="Book Antiqua"/>
                <w:b/>
                <w:color w:val="00B0F0"/>
              </w:rPr>
              <w:t>${purchaser_name_3}</w:t>
            </w:r>
          </w:p>
          <w:p w14:paraId="1798DE9D" w14:textId="77777777" w:rsidR="000D587F" w:rsidRDefault="000D587F">
            <w:pPr>
              <w:jc w:val="both"/>
              <w:rPr>
                <w:rFonts w:ascii="Book Antiqua" w:hAnsi="Book Antiqua"/>
                <w:b/>
                <w:color w:val="00B0F0"/>
              </w:rPr>
            </w:pPr>
            <w:r>
              <w:rPr>
                <w:rFonts w:ascii="Book Antiqua" w:hAnsi="Book Antiqua"/>
                <w:b/>
                <w:color w:val="00B0F0"/>
              </w:rPr>
              <w:t>(NRIC NO. ${purchaser_nric_3})</w:t>
            </w:r>
          </w:p>
          <w:p w14:paraId="5EA0E228" w14:textId="77777777" w:rsidR="000D587F" w:rsidRDefault="000D587F">
            <w:pPr>
              <w:jc w:val="both"/>
              <w:rPr>
                <w:rFonts w:ascii="Book Antiqua" w:hAnsi="Book Antiqua"/>
                <w:b/>
                <w:color w:val="00B0F0"/>
              </w:rPr>
            </w:pPr>
          </w:p>
          <w:p w14:paraId="5D11106A" w14:textId="77777777" w:rsidR="000D587F" w:rsidRDefault="000D587F">
            <w:pPr>
              <w:jc w:val="both"/>
              <w:rPr>
                <w:rFonts w:ascii="Book Antiqua" w:hAnsi="Book Antiqua"/>
                <w:b/>
                <w:color w:val="00B0F0"/>
              </w:rPr>
            </w:pPr>
          </w:p>
          <w:p w14:paraId="72AFA452" w14:textId="77777777" w:rsidR="000D587F" w:rsidRDefault="000D587F">
            <w:pPr>
              <w:jc w:val="both"/>
              <w:rPr>
                <w:rFonts w:ascii="Book Antiqua" w:hAnsi="Book Antiqua"/>
                <w:b/>
                <w:color w:val="00B0F0"/>
              </w:rPr>
            </w:pPr>
            <w:r>
              <w:rPr>
                <w:rFonts w:ascii="Book Antiqua" w:hAnsi="Book Antiqua"/>
                <w:b/>
                <w:color w:val="00B0F0"/>
              </w:rPr>
              <w:t>${purchaser_name_4}</w:t>
            </w:r>
          </w:p>
          <w:p w14:paraId="573FDA9E" w14:textId="77777777" w:rsidR="000D587F" w:rsidRDefault="000D587F">
            <w:pPr>
              <w:jc w:val="both"/>
              <w:rPr>
                <w:rFonts w:ascii="Book Antiqua" w:hAnsi="Book Antiqua"/>
                <w:b/>
                <w:color w:val="00B0F0"/>
              </w:rPr>
            </w:pPr>
            <w:r>
              <w:rPr>
                <w:rFonts w:ascii="Book Antiqua" w:hAnsi="Book Antiqua"/>
                <w:b/>
                <w:color w:val="00B0F0"/>
              </w:rPr>
              <w:t>(NRIC NO. ${purchaser_nric_4})</w:t>
            </w:r>
          </w:p>
          <w:p w14:paraId="47B2D0EA" w14:textId="77777777" w:rsidR="000D587F" w:rsidRDefault="000D587F">
            <w:pPr>
              <w:jc w:val="both"/>
              <w:rPr>
                <w:rFonts w:ascii="Book Antiqua" w:hAnsi="Book Antiqua"/>
                <w:b/>
                <w:color w:val="00B0F0"/>
              </w:rPr>
            </w:pPr>
          </w:p>
          <w:p w14:paraId="320581F7" w14:textId="77777777" w:rsidR="000D587F" w:rsidRDefault="000D587F">
            <w:pPr>
              <w:jc w:val="both"/>
              <w:rPr>
                <w:rFonts w:ascii="Book Antiqua" w:hAnsi="Book Antiqua"/>
                <w:b/>
                <w:color w:val="00B0F0"/>
              </w:rPr>
            </w:pPr>
          </w:p>
          <w:p w14:paraId="1857BC38" w14:textId="77777777" w:rsidR="000D587F" w:rsidRDefault="000D587F">
            <w:pPr>
              <w:jc w:val="both"/>
              <w:rPr>
                <w:rFonts w:ascii="Book Antiqua" w:hAnsi="Book Antiqua"/>
                <w:b/>
                <w:color w:val="00B0F0"/>
              </w:rPr>
            </w:pPr>
            <w:r>
              <w:rPr>
                <w:rFonts w:ascii="Book Antiqua" w:hAnsi="Book Antiqua"/>
                <w:b/>
                <w:color w:val="00B0F0"/>
              </w:rPr>
              <w:t>${purchaser_name_5}</w:t>
            </w:r>
          </w:p>
          <w:p w14:paraId="78DC81DD" w14:textId="77777777" w:rsidR="000D587F" w:rsidRDefault="000D587F">
            <w:pPr>
              <w:jc w:val="both"/>
              <w:rPr>
                <w:rFonts w:ascii="Book Antiqua" w:hAnsi="Book Antiqua"/>
                <w:b/>
                <w:color w:val="00B0F0"/>
              </w:rPr>
            </w:pPr>
            <w:r>
              <w:rPr>
                <w:rFonts w:ascii="Book Antiqua" w:hAnsi="Book Antiqua"/>
                <w:b/>
                <w:color w:val="00B0F0"/>
              </w:rPr>
              <w:t>(NRIC NO. ${purchaser_nric_5})</w:t>
            </w:r>
          </w:p>
          <w:p w14:paraId="3E6EED1A" w14:textId="77777777" w:rsidR="000D587F" w:rsidRDefault="000D587F">
            <w:pPr>
              <w:jc w:val="both"/>
              <w:rPr>
                <w:rFonts w:ascii="Book Antiqua" w:hAnsi="Book Antiqua"/>
                <w:b/>
                <w:color w:val="00B0F0"/>
              </w:rPr>
            </w:pPr>
          </w:p>
          <w:p w14:paraId="408AD4FD" w14:textId="77777777" w:rsidR="000D587F" w:rsidRDefault="000D587F">
            <w:pPr>
              <w:jc w:val="both"/>
              <w:rPr>
                <w:rFonts w:ascii="Book Antiqua" w:hAnsi="Book Antiqua"/>
                <w:b/>
                <w:color w:val="00B0F0"/>
              </w:rPr>
            </w:pPr>
          </w:p>
          <w:p w14:paraId="2919BFE2" w14:textId="77777777" w:rsidR="000D587F" w:rsidRDefault="000D587F">
            <w:pPr>
              <w:jc w:val="both"/>
              <w:rPr>
                <w:rFonts w:ascii="Book Antiqua" w:hAnsi="Book Antiqua"/>
                <w:b/>
                <w:color w:val="00B0F0"/>
              </w:rPr>
            </w:pPr>
            <w:r>
              <w:rPr>
                <w:rFonts w:ascii="Book Antiqua" w:hAnsi="Book Antiqua"/>
                <w:b/>
                <w:color w:val="00B0F0"/>
              </w:rPr>
              <w:t>${purchaser_name_6}</w:t>
            </w:r>
          </w:p>
          <w:p w14:paraId="5BE31000" w14:textId="77777777" w:rsidR="000D587F" w:rsidRDefault="000D587F">
            <w:pPr>
              <w:jc w:val="both"/>
              <w:rPr>
                <w:rFonts w:ascii="Book Antiqua" w:hAnsi="Book Antiqua"/>
                <w:b/>
                <w:color w:val="00B0F0"/>
              </w:rPr>
            </w:pPr>
            <w:r>
              <w:rPr>
                <w:rFonts w:ascii="Book Antiqua" w:hAnsi="Book Antiqua"/>
                <w:b/>
                <w:color w:val="00B0F0"/>
              </w:rPr>
              <w:t>(NRIC NO. ${purchaser_nric_6})</w:t>
            </w:r>
          </w:p>
        </w:tc>
      </w:tr>
    </w:tbl>
    <w:p w14:paraId="10AF3D10" w14:textId="77777777" w:rsidR="000D587F" w:rsidRDefault="000D587F" w:rsidP="000D587F">
      <w:pPr>
        <w:jc w:val="both"/>
        <w:rPr>
          <w:rFonts w:ascii="Book Antiqua" w:hAnsi="Book Antiqua"/>
        </w:rPr>
      </w:pPr>
    </w:p>
    <w:p w14:paraId="2DC64CB4" w14:textId="77777777" w:rsidR="000D587F" w:rsidRDefault="000D587F" w:rsidP="000D587F">
      <w:pPr>
        <w:rPr>
          <w:rFonts w:ascii="Book Antiqua" w:hAnsi="Book Antiqua"/>
          <w:b/>
          <w:caps/>
        </w:rPr>
      </w:pP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b/>
          <w:caps/>
        </w:rPr>
        <w:tab/>
      </w:r>
      <w:r>
        <w:rPr>
          <w:rFonts w:ascii="Book Antiqua" w:hAnsi="Book Antiqua"/>
          <w:b/>
          <w:caps/>
        </w:rPr>
        <w:tab/>
      </w:r>
      <w:r>
        <w:rPr>
          <w:rFonts w:ascii="Book Antiqua" w:hAnsi="Book Antiqua"/>
          <w:b/>
          <w:caps/>
        </w:rPr>
        <w:tab/>
      </w:r>
    </w:p>
    <w:p w14:paraId="2B797094" w14:textId="77777777" w:rsidR="000D587F" w:rsidRDefault="000D587F" w:rsidP="000D587F">
      <w:pPr>
        <w:jc w:val="both"/>
        <w:rPr>
          <w:rFonts w:ascii="Book Antiqua" w:hAnsi="Book Antiqua"/>
        </w:rPr>
      </w:pPr>
      <w:r>
        <w:rPr>
          <w:rFonts w:ascii="Book Antiqua" w:hAnsi="Book Antiqua"/>
        </w:rPr>
        <w:t>And/or</w:t>
      </w:r>
    </w:p>
    <w:p w14:paraId="6CE0B9C6" w14:textId="77777777" w:rsidR="000D587F" w:rsidRDefault="000D587F" w:rsidP="000D587F">
      <w:pPr>
        <w:jc w:val="both"/>
        <w:rPr>
          <w:rFonts w:ascii="Book Antiqua" w:hAnsi="Book Antiqua"/>
        </w:rPr>
      </w:pPr>
    </w:p>
    <w:p w14:paraId="0443E33C" w14:textId="77777777" w:rsidR="000D587F" w:rsidRDefault="000D587F" w:rsidP="000D587F">
      <w:pPr>
        <w:jc w:val="both"/>
        <w:rPr>
          <w:rFonts w:ascii="Book Antiqua" w:hAnsi="Book Antiqua"/>
        </w:rPr>
      </w:pPr>
    </w:p>
    <w:tbl>
      <w:tblPr>
        <w:tblW w:w="10301" w:type="dxa"/>
        <w:tblInd w:w="108" w:type="dxa"/>
        <w:tblLook w:val="04A0" w:firstRow="1" w:lastRow="0" w:firstColumn="1" w:lastColumn="0" w:noHBand="0" w:noVBand="1"/>
      </w:tblPr>
      <w:tblGrid>
        <w:gridCol w:w="4656"/>
        <w:gridCol w:w="307"/>
        <w:gridCol w:w="1738"/>
        <w:gridCol w:w="266"/>
        <w:gridCol w:w="3334"/>
      </w:tblGrid>
      <w:tr w:rsidR="000D587F" w14:paraId="78FB55AF" w14:textId="77777777" w:rsidTr="000D587F">
        <w:tc>
          <w:tcPr>
            <w:tcW w:w="4678" w:type="dxa"/>
            <w:hideMark/>
          </w:tcPr>
          <w:p w14:paraId="3B71237A" w14:textId="77777777" w:rsidR="000D587F" w:rsidRDefault="000D587F">
            <w:pPr>
              <w:jc w:val="both"/>
              <w:rPr>
                <w:rFonts w:ascii="Book Antiqua" w:hAnsi="Book Antiqua"/>
                <w:b/>
              </w:rPr>
            </w:pPr>
            <w:r>
              <w:rPr>
                <w:rFonts w:ascii="Book Antiqua" w:hAnsi="Book Antiqua"/>
              </w:rPr>
              <w:t>SIGNED by</w:t>
            </w:r>
          </w:p>
        </w:tc>
        <w:tc>
          <w:tcPr>
            <w:tcW w:w="307" w:type="dxa"/>
            <w:hideMark/>
          </w:tcPr>
          <w:p w14:paraId="7E6ADF60" w14:textId="77777777" w:rsidR="000D587F" w:rsidRDefault="000D587F">
            <w:pPr>
              <w:jc w:val="both"/>
              <w:rPr>
                <w:rFonts w:ascii="Book Antiqua" w:hAnsi="Book Antiqua"/>
                <w:b/>
              </w:rPr>
            </w:pPr>
            <w:r>
              <w:rPr>
                <w:rFonts w:ascii="Book Antiqua" w:hAnsi="Book Antiqua"/>
                <w:b/>
              </w:rPr>
              <w:t>)</w:t>
            </w:r>
          </w:p>
        </w:tc>
        <w:tc>
          <w:tcPr>
            <w:tcW w:w="1738" w:type="dxa"/>
          </w:tcPr>
          <w:p w14:paraId="650860D5" w14:textId="77777777" w:rsidR="000D587F" w:rsidRDefault="000D587F">
            <w:pPr>
              <w:jc w:val="both"/>
              <w:rPr>
                <w:rFonts w:ascii="Book Antiqua" w:hAnsi="Book Antiqua"/>
                <w:b/>
              </w:rPr>
            </w:pPr>
          </w:p>
        </w:tc>
        <w:tc>
          <w:tcPr>
            <w:tcW w:w="236" w:type="dxa"/>
          </w:tcPr>
          <w:p w14:paraId="0D77A812" w14:textId="77777777" w:rsidR="000D587F" w:rsidRDefault="000D587F">
            <w:pPr>
              <w:jc w:val="both"/>
              <w:rPr>
                <w:rFonts w:ascii="Book Antiqua" w:hAnsi="Book Antiqua"/>
                <w:b/>
              </w:rPr>
            </w:pPr>
          </w:p>
        </w:tc>
        <w:tc>
          <w:tcPr>
            <w:tcW w:w="3342" w:type="dxa"/>
          </w:tcPr>
          <w:p w14:paraId="4277621A" w14:textId="77777777" w:rsidR="000D587F" w:rsidRDefault="000D587F">
            <w:pPr>
              <w:jc w:val="both"/>
              <w:rPr>
                <w:rFonts w:ascii="Book Antiqua" w:hAnsi="Book Antiqua"/>
                <w:b/>
              </w:rPr>
            </w:pPr>
          </w:p>
        </w:tc>
      </w:tr>
      <w:tr w:rsidR="000D587F" w14:paraId="3D379792" w14:textId="77777777" w:rsidTr="000D587F">
        <w:tc>
          <w:tcPr>
            <w:tcW w:w="4678" w:type="dxa"/>
            <w:hideMark/>
          </w:tcPr>
          <w:p w14:paraId="5D131D66" w14:textId="77777777" w:rsidR="000D587F" w:rsidRDefault="000D587F">
            <w:pPr>
              <w:jc w:val="both"/>
              <w:rPr>
                <w:rFonts w:ascii="Book Antiqua" w:hAnsi="Book Antiqua"/>
                <w:b/>
              </w:rPr>
            </w:pPr>
            <w:r>
              <w:rPr>
                <w:rFonts w:ascii="Book Antiqua" w:hAnsi="Book Antiqua"/>
              </w:rPr>
              <w:t>the said</w:t>
            </w:r>
            <w:r>
              <w:rPr>
                <w:rFonts w:ascii="Book Antiqua" w:hAnsi="Book Antiqua"/>
                <w:bCs/>
              </w:rPr>
              <w:t xml:space="preserve"> </w:t>
            </w:r>
            <w:r>
              <w:rPr>
                <w:rFonts w:ascii="Book Antiqua" w:hAnsi="Book Antiqua"/>
                <w:b/>
              </w:rPr>
              <w:t>Purchaser</w:t>
            </w:r>
            <w:r>
              <w:rPr>
                <w:rFonts w:ascii="Book Antiqua" w:hAnsi="Book Antiqua"/>
                <w:b/>
                <w:bCs/>
              </w:rPr>
              <w:t xml:space="preserve"> (s)</w:t>
            </w:r>
          </w:p>
        </w:tc>
        <w:tc>
          <w:tcPr>
            <w:tcW w:w="307" w:type="dxa"/>
            <w:hideMark/>
          </w:tcPr>
          <w:p w14:paraId="415BB197" w14:textId="77777777" w:rsidR="000D587F" w:rsidRDefault="000D587F">
            <w:pPr>
              <w:jc w:val="both"/>
              <w:rPr>
                <w:rFonts w:ascii="Book Antiqua" w:hAnsi="Book Antiqua"/>
                <w:b/>
              </w:rPr>
            </w:pPr>
            <w:r>
              <w:rPr>
                <w:rFonts w:ascii="Book Antiqua" w:hAnsi="Book Antiqua"/>
                <w:b/>
              </w:rPr>
              <w:t>)</w:t>
            </w:r>
          </w:p>
        </w:tc>
        <w:tc>
          <w:tcPr>
            <w:tcW w:w="1738" w:type="dxa"/>
          </w:tcPr>
          <w:p w14:paraId="75B8B808" w14:textId="77777777" w:rsidR="000D587F" w:rsidRDefault="000D587F">
            <w:pPr>
              <w:jc w:val="both"/>
              <w:rPr>
                <w:rFonts w:ascii="Book Antiqua" w:hAnsi="Book Antiqua"/>
                <w:b/>
              </w:rPr>
            </w:pPr>
          </w:p>
        </w:tc>
        <w:tc>
          <w:tcPr>
            <w:tcW w:w="236" w:type="dxa"/>
          </w:tcPr>
          <w:p w14:paraId="4A79045D" w14:textId="77777777" w:rsidR="000D587F" w:rsidRDefault="000D587F">
            <w:pPr>
              <w:jc w:val="both"/>
              <w:rPr>
                <w:rFonts w:ascii="Book Antiqua" w:hAnsi="Book Antiqua"/>
                <w:b/>
              </w:rPr>
            </w:pPr>
          </w:p>
        </w:tc>
        <w:tc>
          <w:tcPr>
            <w:tcW w:w="3342" w:type="dxa"/>
          </w:tcPr>
          <w:p w14:paraId="1FA94E8F" w14:textId="77777777" w:rsidR="000D587F" w:rsidRDefault="000D587F">
            <w:pPr>
              <w:jc w:val="both"/>
              <w:rPr>
                <w:rFonts w:ascii="Book Antiqua" w:hAnsi="Book Antiqua"/>
                <w:b/>
              </w:rPr>
            </w:pPr>
          </w:p>
        </w:tc>
      </w:tr>
      <w:tr w:rsidR="000D587F" w14:paraId="60AD4427" w14:textId="77777777" w:rsidTr="000D587F">
        <w:tc>
          <w:tcPr>
            <w:tcW w:w="4678" w:type="dxa"/>
            <w:hideMark/>
          </w:tcPr>
          <w:p w14:paraId="18BE8ACB" w14:textId="77777777" w:rsidR="000D587F" w:rsidRDefault="000D587F">
            <w:pPr>
              <w:jc w:val="both"/>
              <w:rPr>
                <w:rFonts w:ascii="Book Antiqua" w:hAnsi="Book Antiqua"/>
              </w:rPr>
            </w:pPr>
            <w:r>
              <w:rPr>
                <w:rFonts w:ascii="Book Antiqua" w:hAnsi="Book Antiqua"/>
                <w:b/>
                <w:color w:val="00B0F0"/>
              </w:rPr>
              <w:t>${purchaser_company_1}</w:t>
            </w:r>
          </w:p>
        </w:tc>
        <w:tc>
          <w:tcPr>
            <w:tcW w:w="307" w:type="dxa"/>
            <w:hideMark/>
          </w:tcPr>
          <w:p w14:paraId="60DF3D8C" w14:textId="77777777" w:rsidR="000D587F" w:rsidRDefault="000D587F">
            <w:pPr>
              <w:jc w:val="both"/>
              <w:rPr>
                <w:rFonts w:ascii="Book Antiqua" w:hAnsi="Book Antiqua"/>
                <w:b/>
              </w:rPr>
            </w:pPr>
            <w:r>
              <w:rPr>
                <w:rFonts w:ascii="Book Antiqua" w:hAnsi="Book Antiqua"/>
                <w:b/>
              </w:rPr>
              <w:t>)</w:t>
            </w:r>
          </w:p>
        </w:tc>
        <w:tc>
          <w:tcPr>
            <w:tcW w:w="1738" w:type="dxa"/>
          </w:tcPr>
          <w:p w14:paraId="6F491FB7" w14:textId="77777777" w:rsidR="000D587F" w:rsidRDefault="000D587F">
            <w:pPr>
              <w:jc w:val="both"/>
              <w:rPr>
                <w:rFonts w:ascii="Book Antiqua" w:hAnsi="Book Antiqua"/>
                <w:b/>
              </w:rPr>
            </w:pPr>
          </w:p>
        </w:tc>
        <w:tc>
          <w:tcPr>
            <w:tcW w:w="236" w:type="dxa"/>
          </w:tcPr>
          <w:p w14:paraId="635292FC" w14:textId="77777777" w:rsidR="000D587F" w:rsidRDefault="000D587F">
            <w:pPr>
              <w:jc w:val="both"/>
              <w:rPr>
                <w:rFonts w:ascii="Book Antiqua" w:hAnsi="Book Antiqua"/>
                <w:b/>
              </w:rPr>
            </w:pPr>
          </w:p>
        </w:tc>
        <w:tc>
          <w:tcPr>
            <w:tcW w:w="3342" w:type="dxa"/>
          </w:tcPr>
          <w:p w14:paraId="71DDAFC6" w14:textId="77777777" w:rsidR="000D587F" w:rsidRDefault="000D587F">
            <w:pPr>
              <w:jc w:val="both"/>
              <w:rPr>
                <w:rFonts w:ascii="Book Antiqua" w:hAnsi="Book Antiqua"/>
                <w:b/>
              </w:rPr>
            </w:pPr>
          </w:p>
        </w:tc>
      </w:tr>
      <w:tr w:rsidR="000D587F" w14:paraId="128D02E1" w14:textId="77777777" w:rsidTr="000D587F">
        <w:tc>
          <w:tcPr>
            <w:tcW w:w="4678" w:type="dxa"/>
            <w:hideMark/>
          </w:tcPr>
          <w:p w14:paraId="721C6481" w14:textId="77777777" w:rsidR="000D587F" w:rsidRDefault="000D587F">
            <w:pPr>
              <w:jc w:val="both"/>
              <w:rPr>
                <w:rFonts w:ascii="Book Antiqua" w:hAnsi="Book Antiqua"/>
                <w:b/>
              </w:rPr>
            </w:pPr>
            <w:r>
              <w:rPr>
                <w:rFonts w:ascii="Book Antiqua" w:hAnsi="Book Antiqua"/>
                <w:b/>
              </w:rPr>
              <w:t xml:space="preserve">(Company No. </w:t>
            </w:r>
            <w:r>
              <w:rPr>
                <w:rFonts w:ascii="Book Antiqua" w:hAnsi="Book Antiqua"/>
                <w:b/>
                <w:color w:val="00B0F0"/>
              </w:rPr>
              <w:t>${purchaser_company_reg_no_1}</w:t>
            </w:r>
            <w:r>
              <w:rPr>
                <w:rFonts w:ascii="Book Antiqua" w:hAnsi="Book Antiqua"/>
                <w:b/>
              </w:rPr>
              <w:t>)</w:t>
            </w:r>
          </w:p>
        </w:tc>
        <w:tc>
          <w:tcPr>
            <w:tcW w:w="307" w:type="dxa"/>
            <w:hideMark/>
          </w:tcPr>
          <w:p w14:paraId="4648AEFC" w14:textId="77777777" w:rsidR="000D587F" w:rsidRDefault="000D587F">
            <w:pPr>
              <w:jc w:val="both"/>
              <w:rPr>
                <w:rFonts w:ascii="Book Antiqua" w:hAnsi="Book Antiqua"/>
                <w:b/>
              </w:rPr>
            </w:pPr>
            <w:r>
              <w:rPr>
                <w:rFonts w:ascii="Book Antiqua" w:hAnsi="Book Antiqua"/>
                <w:b/>
              </w:rPr>
              <w:t>)</w:t>
            </w:r>
          </w:p>
        </w:tc>
        <w:tc>
          <w:tcPr>
            <w:tcW w:w="1738" w:type="dxa"/>
          </w:tcPr>
          <w:p w14:paraId="6D6DD8C7" w14:textId="77777777" w:rsidR="000D587F" w:rsidRDefault="000D587F">
            <w:pPr>
              <w:jc w:val="both"/>
              <w:rPr>
                <w:rFonts w:ascii="Book Antiqua" w:hAnsi="Book Antiqua"/>
                <w:b/>
              </w:rPr>
            </w:pPr>
          </w:p>
        </w:tc>
        <w:tc>
          <w:tcPr>
            <w:tcW w:w="236" w:type="dxa"/>
          </w:tcPr>
          <w:p w14:paraId="2A224554" w14:textId="77777777" w:rsidR="000D587F" w:rsidRDefault="000D587F">
            <w:pPr>
              <w:jc w:val="both"/>
              <w:rPr>
                <w:rFonts w:ascii="Book Antiqua" w:hAnsi="Book Antiqua"/>
                <w:b/>
              </w:rPr>
            </w:pPr>
          </w:p>
        </w:tc>
        <w:tc>
          <w:tcPr>
            <w:tcW w:w="3342" w:type="dxa"/>
          </w:tcPr>
          <w:p w14:paraId="7FCA64E1" w14:textId="77777777" w:rsidR="000D587F" w:rsidRDefault="000D587F">
            <w:pPr>
              <w:jc w:val="both"/>
              <w:rPr>
                <w:rFonts w:ascii="Book Antiqua" w:hAnsi="Book Antiqua"/>
                <w:b/>
              </w:rPr>
            </w:pPr>
          </w:p>
        </w:tc>
      </w:tr>
      <w:tr w:rsidR="000D587F" w14:paraId="397FB5FB" w14:textId="77777777" w:rsidTr="000D587F">
        <w:tc>
          <w:tcPr>
            <w:tcW w:w="4678" w:type="dxa"/>
            <w:hideMark/>
          </w:tcPr>
          <w:p w14:paraId="46B41E05" w14:textId="77777777" w:rsidR="000D587F" w:rsidRDefault="000D587F">
            <w:pPr>
              <w:jc w:val="both"/>
              <w:rPr>
                <w:rFonts w:ascii="Book Antiqua" w:hAnsi="Book Antiqua"/>
                <w:b/>
              </w:rPr>
            </w:pPr>
            <w:r>
              <w:rPr>
                <w:rFonts w:ascii="Book Antiqua" w:hAnsi="Book Antiqua"/>
              </w:rPr>
              <w:t>in the presence of : -</w:t>
            </w:r>
            <w:r>
              <w:rPr>
                <w:rFonts w:ascii="Book Antiqua" w:hAnsi="Book Antiqua"/>
                <w:bCs/>
              </w:rPr>
              <w:t xml:space="preserve">  </w:t>
            </w:r>
            <w:r>
              <w:rPr>
                <w:rFonts w:ascii="Book Antiqua" w:hAnsi="Book Antiqua"/>
                <w:bCs/>
              </w:rPr>
              <w:tab/>
            </w:r>
          </w:p>
        </w:tc>
        <w:tc>
          <w:tcPr>
            <w:tcW w:w="307" w:type="dxa"/>
            <w:hideMark/>
          </w:tcPr>
          <w:p w14:paraId="06F08D12" w14:textId="77777777" w:rsidR="000D587F" w:rsidRDefault="000D587F">
            <w:pPr>
              <w:jc w:val="both"/>
              <w:rPr>
                <w:rFonts w:ascii="Book Antiqua" w:hAnsi="Book Antiqua"/>
                <w:b/>
              </w:rPr>
            </w:pPr>
            <w:r>
              <w:rPr>
                <w:rFonts w:ascii="Book Antiqua" w:hAnsi="Book Antiqua"/>
                <w:b/>
              </w:rPr>
              <w:t>)</w:t>
            </w:r>
          </w:p>
        </w:tc>
        <w:tc>
          <w:tcPr>
            <w:tcW w:w="1738" w:type="dxa"/>
          </w:tcPr>
          <w:p w14:paraId="5560AA8E" w14:textId="77777777" w:rsidR="000D587F" w:rsidRDefault="000D587F">
            <w:pPr>
              <w:jc w:val="both"/>
              <w:rPr>
                <w:rFonts w:ascii="Book Antiqua" w:hAnsi="Book Antiqua"/>
                <w:b/>
              </w:rPr>
            </w:pPr>
          </w:p>
        </w:tc>
        <w:tc>
          <w:tcPr>
            <w:tcW w:w="236" w:type="dxa"/>
          </w:tcPr>
          <w:p w14:paraId="787BDA35" w14:textId="77777777" w:rsidR="000D587F" w:rsidRDefault="000D587F">
            <w:pPr>
              <w:jc w:val="both"/>
              <w:rPr>
                <w:rFonts w:ascii="Book Antiqua" w:hAnsi="Book Antiqua"/>
                <w:b/>
              </w:rPr>
            </w:pPr>
          </w:p>
        </w:tc>
        <w:tc>
          <w:tcPr>
            <w:tcW w:w="3342" w:type="dxa"/>
          </w:tcPr>
          <w:p w14:paraId="426F0E2D" w14:textId="77777777" w:rsidR="000D587F" w:rsidRDefault="000D587F">
            <w:pPr>
              <w:jc w:val="both"/>
              <w:rPr>
                <w:rFonts w:ascii="Book Antiqua" w:hAnsi="Book Antiqua"/>
                <w:b/>
              </w:rPr>
            </w:pPr>
          </w:p>
        </w:tc>
      </w:tr>
      <w:tr w:rsidR="000D587F" w14:paraId="37C2D518" w14:textId="77777777" w:rsidTr="000D587F">
        <w:tc>
          <w:tcPr>
            <w:tcW w:w="4678" w:type="dxa"/>
          </w:tcPr>
          <w:p w14:paraId="73752BA8" w14:textId="77777777" w:rsidR="000D587F" w:rsidRDefault="000D587F">
            <w:pPr>
              <w:jc w:val="both"/>
              <w:rPr>
                <w:rFonts w:ascii="Book Antiqua" w:hAnsi="Book Antiqua"/>
              </w:rPr>
            </w:pPr>
          </w:p>
        </w:tc>
        <w:tc>
          <w:tcPr>
            <w:tcW w:w="307" w:type="dxa"/>
          </w:tcPr>
          <w:p w14:paraId="7118C530" w14:textId="77777777" w:rsidR="000D587F" w:rsidRDefault="000D587F">
            <w:pPr>
              <w:jc w:val="both"/>
              <w:rPr>
                <w:rFonts w:ascii="Book Antiqua" w:hAnsi="Book Antiqua"/>
                <w:b/>
              </w:rPr>
            </w:pPr>
          </w:p>
        </w:tc>
        <w:tc>
          <w:tcPr>
            <w:tcW w:w="1738" w:type="dxa"/>
          </w:tcPr>
          <w:p w14:paraId="5E51B7B3" w14:textId="77777777" w:rsidR="000D587F" w:rsidRDefault="000D587F">
            <w:pPr>
              <w:jc w:val="both"/>
              <w:rPr>
                <w:rFonts w:ascii="Book Antiqua" w:hAnsi="Book Antiqua"/>
              </w:rPr>
            </w:pPr>
          </w:p>
        </w:tc>
        <w:tc>
          <w:tcPr>
            <w:tcW w:w="236" w:type="dxa"/>
          </w:tcPr>
          <w:p w14:paraId="00013236" w14:textId="77777777" w:rsidR="000D587F" w:rsidRDefault="000D587F">
            <w:pPr>
              <w:jc w:val="both"/>
              <w:rPr>
                <w:rFonts w:ascii="Book Antiqua" w:hAnsi="Book Antiqua"/>
              </w:rPr>
            </w:pPr>
          </w:p>
        </w:tc>
        <w:tc>
          <w:tcPr>
            <w:tcW w:w="3342" w:type="dxa"/>
            <w:hideMark/>
          </w:tcPr>
          <w:p w14:paraId="48EFEF79" w14:textId="77777777" w:rsidR="000D587F" w:rsidRDefault="000D587F">
            <w:pPr>
              <w:jc w:val="both"/>
              <w:rPr>
                <w:rFonts w:ascii="Book Antiqua" w:hAnsi="Book Antiqua"/>
                <w:bCs/>
              </w:rPr>
            </w:pPr>
            <w:r>
              <w:rPr>
                <w:rFonts w:ascii="Book Antiqua" w:hAnsi="Book Antiqua"/>
              </w:rPr>
              <w:t>AUTHORISED SIGNATORY</w:t>
            </w:r>
          </w:p>
        </w:tc>
      </w:tr>
      <w:tr w:rsidR="000D587F" w14:paraId="1A9060E9" w14:textId="77777777" w:rsidTr="000D587F">
        <w:tc>
          <w:tcPr>
            <w:tcW w:w="4678" w:type="dxa"/>
          </w:tcPr>
          <w:p w14:paraId="4875BCC8" w14:textId="77777777" w:rsidR="000D587F" w:rsidRDefault="000D587F">
            <w:pPr>
              <w:jc w:val="both"/>
              <w:rPr>
                <w:rFonts w:ascii="Book Antiqua" w:hAnsi="Book Antiqua"/>
              </w:rPr>
            </w:pPr>
          </w:p>
        </w:tc>
        <w:tc>
          <w:tcPr>
            <w:tcW w:w="307" w:type="dxa"/>
          </w:tcPr>
          <w:p w14:paraId="67D80DEF" w14:textId="77777777" w:rsidR="000D587F" w:rsidRDefault="000D587F">
            <w:pPr>
              <w:jc w:val="both"/>
              <w:rPr>
                <w:rFonts w:ascii="Book Antiqua" w:hAnsi="Book Antiqua"/>
                <w:b/>
              </w:rPr>
            </w:pPr>
          </w:p>
        </w:tc>
        <w:tc>
          <w:tcPr>
            <w:tcW w:w="1738" w:type="dxa"/>
            <w:hideMark/>
          </w:tcPr>
          <w:p w14:paraId="669B7C63" w14:textId="77777777" w:rsidR="000D587F" w:rsidRDefault="000D587F">
            <w:pPr>
              <w:jc w:val="both"/>
              <w:rPr>
                <w:rFonts w:ascii="Book Antiqua" w:hAnsi="Book Antiqua"/>
                <w:b/>
              </w:rPr>
            </w:pPr>
            <w:r>
              <w:rPr>
                <w:rFonts w:ascii="Book Antiqua" w:hAnsi="Book Antiqua"/>
                <w:b/>
              </w:rPr>
              <w:t>NAME</w:t>
            </w:r>
          </w:p>
        </w:tc>
        <w:tc>
          <w:tcPr>
            <w:tcW w:w="236" w:type="dxa"/>
            <w:hideMark/>
          </w:tcPr>
          <w:p w14:paraId="75FFD7C0" w14:textId="77777777" w:rsidR="000D587F" w:rsidRDefault="000D587F">
            <w:pPr>
              <w:jc w:val="both"/>
              <w:rPr>
                <w:rFonts w:ascii="Book Antiqua" w:hAnsi="Book Antiqua"/>
                <w:b/>
              </w:rPr>
            </w:pPr>
            <w:r>
              <w:rPr>
                <w:rFonts w:ascii="Book Antiqua" w:hAnsi="Book Antiqua"/>
                <w:b/>
              </w:rPr>
              <w:t>:</w:t>
            </w:r>
          </w:p>
        </w:tc>
        <w:tc>
          <w:tcPr>
            <w:tcW w:w="3342" w:type="dxa"/>
            <w:hideMark/>
          </w:tcPr>
          <w:p w14:paraId="7304CF44" w14:textId="77777777" w:rsidR="000D587F" w:rsidRDefault="000D587F">
            <w:pPr>
              <w:jc w:val="both"/>
              <w:rPr>
                <w:rFonts w:ascii="Book Antiqua" w:hAnsi="Book Antiqua"/>
                <w:b/>
                <w:color w:val="00B0F0"/>
              </w:rPr>
            </w:pPr>
            <w:r>
              <w:rPr>
                <w:rFonts w:ascii="Book Antiqua" w:hAnsi="Book Antiqua"/>
                <w:b/>
                <w:color w:val="00B0F0"/>
              </w:rPr>
              <w:t>${purchaser_director_1}</w:t>
            </w:r>
          </w:p>
        </w:tc>
      </w:tr>
      <w:tr w:rsidR="000D587F" w14:paraId="69C986A1" w14:textId="77777777" w:rsidTr="000D587F">
        <w:tc>
          <w:tcPr>
            <w:tcW w:w="4678" w:type="dxa"/>
          </w:tcPr>
          <w:p w14:paraId="2FE29234" w14:textId="77777777" w:rsidR="000D587F" w:rsidRDefault="000D587F">
            <w:pPr>
              <w:jc w:val="both"/>
              <w:rPr>
                <w:rFonts w:ascii="Book Antiqua" w:hAnsi="Book Antiqua"/>
              </w:rPr>
            </w:pPr>
          </w:p>
        </w:tc>
        <w:tc>
          <w:tcPr>
            <w:tcW w:w="307" w:type="dxa"/>
          </w:tcPr>
          <w:p w14:paraId="220F9A47" w14:textId="77777777" w:rsidR="000D587F" w:rsidRDefault="000D587F">
            <w:pPr>
              <w:jc w:val="both"/>
              <w:rPr>
                <w:rFonts w:ascii="Book Antiqua" w:hAnsi="Book Antiqua"/>
                <w:b/>
              </w:rPr>
            </w:pPr>
          </w:p>
        </w:tc>
        <w:tc>
          <w:tcPr>
            <w:tcW w:w="1738" w:type="dxa"/>
            <w:hideMark/>
          </w:tcPr>
          <w:p w14:paraId="4B9E50E9" w14:textId="77777777" w:rsidR="000D587F" w:rsidRDefault="000D587F">
            <w:pPr>
              <w:jc w:val="both"/>
              <w:rPr>
                <w:rFonts w:ascii="Book Antiqua" w:hAnsi="Book Antiqua"/>
                <w:b/>
              </w:rPr>
            </w:pPr>
            <w:r>
              <w:rPr>
                <w:rFonts w:ascii="Book Antiqua" w:hAnsi="Book Antiqua"/>
                <w:b/>
              </w:rPr>
              <w:t>NRIC NO.</w:t>
            </w:r>
          </w:p>
        </w:tc>
        <w:tc>
          <w:tcPr>
            <w:tcW w:w="236" w:type="dxa"/>
            <w:hideMark/>
          </w:tcPr>
          <w:p w14:paraId="1392E08D" w14:textId="77777777" w:rsidR="000D587F" w:rsidRDefault="000D587F">
            <w:pPr>
              <w:jc w:val="both"/>
              <w:rPr>
                <w:rFonts w:ascii="Book Antiqua" w:hAnsi="Book Antiqua"/>
                <w:b/>
              </w:rPr>
            </w:pPr>
            <w:r>
              <w:rPr>
                <w:rFonts w:ascii="Book Antiqua" w:hAnsi="Book Antiqua"/>
                <w:b/>
              </w:rPr>
              <w:t>:</w:t>
            </w:r>
          </w:p>
        </w:tc>
        <w:tc>
          <w:tcPr>
            <w:tcW w:w="3342" w:type="dxa"/>
            <w:hideMark/>
          </w:tcPr>
          <w:p w14:paraId="04BD35E7" w14:textId="77777777" w:rsidR="000D587F" w:rsidRDefault="000D587F">
            <w:pPr>
              <w:jc w:val="both"/>
              <w:rPr>
                <w:rFonts w:ascii="Book Antiqua" w:hAnsi="Book Antiqua"/>
                <w:b/>
                <w:color w:val="00B0F0"/>
              </w:rPr>
            </w:pPr>
            <w:r>
              <w:rPr>
                <w:rFonts w:ascii="Book Antiqua" w:hAnsi="Book Antiqua"/>
                <w:b/>
                <w:color w:val="00B0F0"/>
              </w:rPr>
              <w:t>${purchaser_director_nric_1}</w:t>
            </w:r>
          </w:p>
        </w:tc>
      </w:tr>
      <w:tr w:rsidR="000D587F" w14:paraId="56338BEF" w14:textId="77777777" w:rsidTr="000D587F">
        <w:tc>
          <w:tcPr>
            <w:tcW w:w="4678" w:type="dxa"/>
          </w:tcPr>
          <w:p w14:paraId="733EB2AA" w14:textId="77777777" w:rsidR="000D587F" w:rsidRDefault="000D587F">
            <w:pPr>
              <w:jc w:val="both"/>
              <w:rPr>
                <w:rFonts w:ascii="Book Antiqua" w:hAnsi="Book Antiqua"/>
              </w:rPr>
            </w:pPr>
          </w:p>
        </w:tc>
        <w:tc>
          <w:tcPr>
            <w:tcW w:w="307" w:type="dxa"/>
          </w:tcPr>
          <w:p w14:paraId="47591E57" w14:textId="77777777" w:rsidR="000D587F" w:rsidRDefault="000D587F">
            <w:pPr>
              <w:jc w:val="both"/>
              <w:rPr>
                <w:rFonts w:ascii="Book Antiqua" w:hAnsi="Book Antiqua"/>
                <w:b/>
              </w:rPr>
            </w:pPr>
          </w:p>
        </w:tc>
        <w:tc>
          <w:tcPr>
            <w:tcW w:w="1738" w:type="dxa"/>
            <w:hideMark/>
          </w:tcPr>
          <w:p w14:paraId="40EDCFBD" w14:textId="77777777" w:rsidR="000D587F" w:rsidRDefault="000D587F">
            <w:pPr>
              <w:jc w:val="both"/>
              <w:rPr>
                <w:rFonts w:ascii="Book Antiqua" w:hAnsi="Book Antiqua"/>
                <w:b/>
              </w:rPr>
            </w:pPr>
            <w:r>
              <w:rPr>
                <w:rFonts w:ascii="Book Antiqua" w:hAnsi="Book Antiqua"/>
                <w:b/>
              </w:rPr>
              <w:t>DESIGNATION</w:t>
            </w:r>
          </w:p>
        </w:tc>
        <w:tc>
          <w:tcPr>
            <w:tcW w:w="236" w:type="dxa"/>
            <w:hideMark/>
          </w:tcPr>
          <w:p w14:paraId="7E476138" w14:textId="77777777" w:rsidR="000D587F" w:rsidRDefault="000D587F">
            <w:pPr>
              <w:jc w:val="both"/>
              <w:rPr>
                <w:rFonts w:ascii="Book Antiqua" w:hAnsi="Book Antiqua"/>
                <w:b/>
              </w:rPr>
            </w:pPr>
            <w:r>
              <w:rPr>
                <w:rFonts w:ascii="Book Antiqua" w:hAnsi="Book Antiqua"/>
                <w:b/>
              </w:rPr>
              <w:t>:</w:t>
            </w:r>
          </w:p>
        </w:tc>
        <w:tc>
          <w:tcPr>
            <w:tcW w:w="3342" w:type="dxa"/>
            <w:hideMark/>
          </w:tcPr>
          <w:p w14:paraId="1369A033" w14:textId="77777777" w:rsidR="000D587F" w:rsidRDefault="000D587F">
            <w:pPr>
              <w:jc w:val="both"/>
              <w:rPr>
                <w:rFonts w:ascii="Book Antiqua" w:hAnsi="Book Antiqua"/>
                <w:b/>
              </w:rPr>
            </w:pPr>
            <w:r>
              <w:rPr>
                <w:rFonts w:ascii="Book Antiqua" w:hAnsi="Book Antiqua"/>
                <w:b/>
                <w:highlight w:val="yellow"/>
              </w:rPr>
              <w:t>DIRECTOR</w:t>
            </w:r>
          </w:p>
        </w:tc>
      </w:tr>
    </w:tbl>
    <w:p w14:paraId="128C2DA3" w14:textId="77777777" w:rsidR="000D587F" w:rsidRDefault="000D587F" w:rsidP="000D587F">
      <w:pPr>
        <w:jc w:val="both"/>
        <w:rPr>
          <w:rFonts w:ascii="Book Antiqua" w:hAnsi="Book Antiqua"/>
          <w:b/>
        </w:rPr>
      </w:pPr>
    </w:p>
    <w:p w14:paraId="26BF8994" w14:textId="77777777" w:rsidR="000D587F" w:rsidRDefault="000D587F" w:rsidP="000D587F">
      <w:pPr>
        <w:widowControl w:val="0"/>
        <w:ind w:right="-43"/>
        <w:jc w:val="both"/>
        <w:rPr>
          <w:rFonts w:ascii="Book Antiqua" w:hAnsi="Book Antiqua"/>
          <w:snapToGrid w:val="0"/>
          <w:spacing w:val="-2"/>
        </w:rPr>
      </w:pPr>
    </w:p>
    <w:p w14:paraId="1D0DB18F" w14:textId="77777777" w:rsidR="000D587F" w:rsidRDefault="000D587F" w:rsidP="000D587F">
      <w:pPr>
        <w:widowControl w:val="0"/>
        <w:ind w:right="-43"/>
        <w:jc w:val="both"/>
        <w:rPr>
          <w:rFonts w:ascii="Book Antiqua" w:hAnsi="Book Antiqua"/>
          <w:snapToGrid w:val="0"/>
          <w:spacing w:val="-2"/>
        </w:rPr>
      </w:pPr>
      <w:proofErr w:type="spellStart"/>
      <w:r>
        <w:rPr>
          <w:rFonts w:ascii="Book Antiqua" w:hAnsi="Book Antiqua"/>
          <w:snapToGrid w:val="0"/>
          <w:spacing w:val="-2"/>
        </w:rPr>
        <w:t>And/Or</w:t>
      </w:r>
      <w:proofErr w:type="spellEnd"/>
    </w:p>
    <w:p w14:paraId="316176AB" w14:textId="77777777" w:rsidR="000D587F" w:rsidRDefault="000D587F" w:rsidP="000D587F">
      <w:pPr>
        <w:widowControl w:val="0"/>
        <w:ind w:right="-43"/>
        <w:jc w:val="both"/>
        <w:rPr>
          <w:rFonts w:ascii="Book Antiqua" w:hAnsi="Book Antiqua"/>
          <w:snapToGrid w:val="0"/>
          <w:spacing w:val="-2"/>
        </w:rPr>
      </w:pPr>
    </w:p>
    <w:p w14:paraId="03124F0C" w14:textId="77777777" w:rsidR="000D587F" w:rsidRDefault="000D587F" w:rsidP="000D587F">
      <w:pPr>
        <w:tabs>
          <w:tab w:val="left" w:pos="-720"/>
        </w:tabs>
        <w:suppressAutoHyphens/>
        <w:spacing w:line="240" w:lineRule="atLeast"/>
        <w:jc w:val="both"/>
        <w:rPr>
          <w:rFonts w:ascii="Book Antiqua" w:hAnsi="Book Antiqua"/>
          <w:spacing w:val="-2"/>
        </w:rPr>
      </w:pPr>
      <w:r>
        <w:rPr>
          <w:rFonts w:ascii="Book Antiqua" w:hAnsi="Book Antiqua"/>
          <w:spacing w:val="-2"/>
        </w:rPr>
        <w:tab/>
      </w:r>
    </w:p>
    <w:tbl>
      <w:tblPr>
        <w:tblW w:w="10623" w:type="dxa"/>
        <w:tblLook w:val="04A0" w:firstRow="1" w:lastRow="0" w:firstColumn="1" w:lastColumn="0" w:noHBand="0" w:noVBand="1"/>
      </w:tblPr>
      <w:tblGrid>
        <w:gridCol w:w="1241"/>
        <w:gridCol w:w="277"/>
        <w:gridCol w:w="3546"/>
        <w:gridCol w:w="281"/>
        <w:gridCol w:w="1267"/>
        <w:gridCol w:w="284"/>
        <w:gridCol w:w="3727"/>
      </w:tblGrid>
      <w:tr w:rsidR="000D587F" w14:paraId="7C2353DD" w14:textId="77777777" w:rsidTr="000D587F">
        <w:tc>
          <w:tcPr>
            <w:tcW w:w="5064" w:type="dxa"/>
            <w:gridSpan w:val="3"/>
            <w:hideMark/>
          </w:tcPr>
          <w:p w14:paraId="706F396D" w14:textId="77777777" w:rsidR="000D587F" w:rsidRDefault="000D587F">
            <w:pPr>
              <w:jc w:val="both"/>
              <w:rPr>
                <w:rFonts w:ascii="Book Antiqua" w:hAnsi="Book Antiqua"/>
                <w:b/>
              </w:rPr>
            </w:pPr>
            <w:r>
              <w:rPr>
                <w:rFonts w:ascii="Book Antiqua" w:hAnsi="Book Antiqua"/>
                <w:spacing w:val="-2"/>
              </w:rPr>
              <w:t>The execution of this Agreement by</w:t>
            </w:r>
          </w:p>
        </w:tc>
        <w:tc>
          <w:tcPr>
            <w:tcW w:w="281" w:type="dxa"/>
            <w:hideMark/>
          </w:tcPr>
          <w:p w14:paraId="75FB0208"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3989F25B" w14:textId="77777777" w:rsidR="000D587F" w:rsidRDefault="000D587F">
            <w:pPr>
              <w:jc w:val="both"/>
              <w:rPr>
                <w:rFonts w:ascii="Book Antiqua" w:hAnsi="Book Antiqua"/>
                <w:spacing w:val="-2"/>
              </w:rPr>
            </w:pPr>
          </w:p>
        </w:tc>
      </w:tr>
      <w:tr w:rsidR="000D587F" w14:paraId="03CF0A9F" w14:textId="77777777" w:rsidTr="000D587F">
        <w:tc>
          <w:tcPr>
            <w:tcW w:w="5064" w:type="dxa"/>
            <w:gridSpan w:val="3"/>
            <w:hideMark/>
          </w:tcPr>
          <w:p w14:paraId="72553813" w14:textId="77777777" w:rsidR="000D587F" w:rsidRDefault="000D587F">
            <w:pPr>
              <w:jc w:val="both"/>
              <w:rPr>
                <w:rFonts w:ascii="Book Antiqua" w:hAnsi="Book Antiqua"/>
                <w:b/>
                <w:color w:val="00B0F0"/>
              </w:rPr>
            </w:pPr>
            <w:r>
              <w:rPr>
                <w:rFonts w:ascii="Book Antiqua" w:hAnsi="Book Antiqua"/>
                <w:b/>
                <w:color w:val="00B0F0"/>
              </w:rPr>
              <w:t>${purchaser_company_1}</w:t>
            </w:r>
          </w:p>
        </w:tc>
        <w:tc>
          <w:tcPr>
            <w:tcW w:w="281" w:type="dxa"/>
            <w:hideMark/>
          </w:tcPr>
          <w:p w14:paraId="4A55153B"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3D1C5AAA" w14:textId="77777777" w:rsidR="000D587F" w:rsidRDefault="000D587F">
            <w:pPr>
              <w:jc w:val="both"/>
              <w:rPr>
                <w:rFonts w:ascii="Book Antiqua" w:hAnsi="Book Antiqua"/>
                <w:spacing w:val="-2"/>
              </w:rPr>
            </w:pPr>
          </w:p>
        </w:tc>
      </w:tr>
      <w:tr w:rsidR="000D587F" w14:paraId="1B50CD55" w14:textId="77777777" w:rsidTr="000D587F">
        <w:tc>
          <w:tcPr>
            <w:tcW w:w="5064" w:type="dxa"/>
            <w:gridSpan w:val="3"/>
            <w:hideMark/>
          </w:tcPr>
          <w:p w14:paraId="38D72797" w14:textId="77777777" w:rsidR="000D587F" w:rsidRDefault="000D587F">
            <w:pPr>
              <w:jc w:val="both"/>
              <w:rPr>
                <w:rFonts w:ascii="Book Antiqua" w:hAnsi="Book Antiqua"/>
                <w:b/>
              </w:rPr>
            </w:pPr>
            <w:r>
              <w:rPr>
                <w:rFonts w:ascii="Book Antiqua" w:hAnsi="Book Antiqua"/>
                <w:b/>
              </w:rPr>
              <w:t xml:space="preserve">(Company No.  </w:t>
            </w:r>
            <w:r>
              <w:rPr>
                <w:rFonts w:ascii="Book Antiqua" w:hAnsi="Book Antiqua"/>
                <w:b/>
                <w:color w:val="00B0F0"/>
              </w:rPr>
              <w:t>${purchaser_company_reg_no_1}</w:t>
            </w:r>
            <w:r>
              <w:rPr>
                <w:rFonts w:ascii="Book Antiqua" w:hAnsi="Book Antiqua"/>
                <w:b/>
              </w:rPr>
              <w:t>)</w:t>
            </w:r>
          </w:p>
        </w:tc>
        <w:tc>
          <w:tcPr>
            <w:tcW w:w="281" w:type="dxa"/>
            <w:hideMark/>
          </w:tcPr>
          <w:p w14:paraId="31169DAE"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4BABDD2C" w14:textId="77777777" w:rsidR="000D587F" w:rsidRDefault="000D587F">
            <w:pPr>
              <w:jc w:val="both"/>
              <w:rPr>
                <w:rFonts w:ascii="Book Antiqua" w:hAnsi="Book Antiqua"/>
                <w:spacing w:val="-2"/>
              </w:rPr>
            </w:pPr>
          </w:p>
        </w:tc>
      </w:tr>
      <w:tr w:rsidR="000D587F" w14:paraId="5977861A" w14:textId="77777777" w:rsidTr="000D587F">
        <w:tc>
          <w:tcPr>
            <w:tcW w:w="5064" w:type="dxa"/>
            <w:gridSpan w:val="3"/>
            <w:hideMark/>
          </w:tcPr>
          <w:p w14:paraId="05E20262" w14:textId="77777777" w:rsidR="000D587F" w:rsidRDefault="000D587F">
            <w:pPr>
              <w:jc w:val="both"/>
              <w:rPr>
                <w:rFonts w:ascii="Book Antiqua" w:hAnsi="Book Antiqua"/>
                <w:b/>
              </w:rPr>
            </w:pPr>
            <w:r>
              <w:rPr>
                <w:rFonts w:ascii="Book Antiqua" w:hAnsi="Book Antiqua"/>
                <w:spacing w:val="-2"/>
              </w:rPr>
              <w:t xml:space="preserve">was duly effected in a manner </w:t>
            </w:r>
          </w:p>
        </w:tc>
        <w:tc>
          <w:tcPr>
            <w:tcW w:w="281" w:type="dxa"/>
            <w:hideMark/>
          </w:tcPr>
          <w:p w14:paraId="4A822E89"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7F401BCD" w14:textId="77777777" w:rsidR="000D587F" w:rsidRDefault="000D587F">
            <w:pPr>
              <w:jc w:val="both"/>
              <w:rPr>
                <w:rFonts w:ascii="Book Antiqua" w:hAnsi="Book Antiqua"/>
                <w:spacing w:val="-2"/>
              </w:rPr>
            </w:pPr>
          </w:p>
        </w:tc>
      </w:tr>
      <w:tr w:rsidR="000D587F" w14:paraId="4207A398" w14:textId="77777777" w:rsidTr="000D587F">
        <w:tc>
          <w:tcPr>
            <w:tcW w:w="5064" w:type="dxa"/>
            <w:gridSpan w:val="3"/>
            <w:hideMark/>
          </w:tcPr>
          <w:p w14:paraId="59606C62" w14:textId="77777777" w:rsidR="000D587F" w:rsidRDefault="000D587F">
            <w:pPr>
              <w:jc w:val="both"/>
              <w:rPr>
                <w:rFonts w:ascii="Book Antiqua" w:hAnsi="Book Antiqua"/>
                <w:b/>
              </w:rPr>
            </w:pPr>
            <w:r>
              <w:rPr>
                <w:rFonts w:ascii="Book Antiqua" w:hAnsi="Book Antiqua"/>
                <w:spacing w:val="-2"/>
              </w:rPr>
              <w:t xml:space="preserve">authorised by its constitution </w:t>
            </w:r>
          </w:p>
        </w:tc>
        <w:tc>
          <w:tcPr>
            <w:tcW w:w="281" w:type="dxa"/>
            <w:hideMark/>
          </w:tcPr>
          <w:p w14:paraId="632ADCBE"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7E634980" w14:textId="77777777" w:rsidR="000D587F" w:rsidRDefault="000D587F">
            <w:pPr>
              <w:jc w:val="both"/>
              <w:rPr>
                <w:rFonts w:ascii="Book Antiqua" w:hAnsi="Book Antiqua"/>
                <w:spacing w:val="-2"/>
              </w:rPr>
            </w:pPr>
          </w:p>
        </w:tc>
      </w:tr>
      <w:tr w:rsidR="000D587F" w14:paraId="41569051" w14:textId="77777777" w:rsidTr="000D587F">
        <w:tc>
          <w:tcPr>
            <w:tcW w:w="5064" w:type="dxa"/>
            <w:gridSpan w:val="3"/>
            <w:hideMark/>
          </w:tcPr>
          <w:p w14:paraId="3A1BCDDE" w14:textId="77777777" w:rsidR="000D587F" w:rsidRDefault="000D587F">
            <w:pPr>
              <w:jc w:val="both"/>
              <w:rPr>
                <w:rFonts w:ascii="Book Antiqua" w:hAnsi="Book Antiqua"/>
                <w:b/>
              </w:rPr>
            </w:pPr>
            <w:r>
              <w:rPr>
                <w:rFonts w:ascii="Book Antiqua" w:hAnsi="Book Antiqua"/>
                <w:spacing w:val="-2"/>
              </w:rPr>
              <w:t xml:space="preserve">under the Seal of the </w:t>
            </w:r>
            <w:r>
              <w:rPr>
                <w:rFonts w:ascii="Book Antiqua" w:hAnsi="Book Antiqua"/>
                <w:b/>
              </w:rPr>
              <w:t>Purchaser</w:t>
            </w:r>
            <w:r>
              <w:rPr>
                <w:rFonts w:ascii="Book Antiqua" w:hAnsi="Book Antiqua"/>
                <w:b/>
                <w:bCs/>
                <w:spacing w:val="-2"/>
              </w:rPr>
              <w:t xml:space="preserve"> (s)</w:t>
            </w:r>
            <w:r>
              <w:rPr>
                <w:rFonts w:ascii="Book Antiqua" w:hAnsi="Book Antiqua"/>
                <w:spacing w:val="-2"/>
              </w:rPr>
              <w:t xml:space="preserve"> </w:t>
            </w:r>
          </w:p>
        </w:tc>
        <w:tc>
          <w:tcPr>
            <w:tcW w:w="281" w:type="dxa"/>
            <w:hideMark/>
          </w:tcPr>
          <w:p w14:paraId="57B59AB5"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6CFD0285" w14:textId="77777777" w:rsidR="000D587F" w:rsidRDefault="000D587F">
            <w:pPr>
              <w:jc w:val="both"/>
              <w:rPr>
                <w:rFonts w:ascii="Book Antiqua" w:hAnsi="Book Antiqua"/>
                <w:spacing w:val="-2"/>
              </w:rPr>
            </w:pPr>
          </w:p>
        </w:tc>
      </w:tr>
      <w:tr w:rsidR="000D587F" w14:paraId="4411AA18" w14:textId="77777777" w:rsidTr="000D587F">
        <w:tc>
          <w:tcPr>
            <w:tcW w:w="5064" w:type="dxa"/>
            <w:gridSpan w:val="3"/>
            <w:hideMark/>
          </w:tcPr>
          <w:p w14:paraId="30EB51C3" w14:textId="77777777" w:rsidR="000D587F" w:rsidRDefault="000D587F">
            <w:pPr>
              <w:jc w:val="both"/>
              <w:rPr>
                <w:rFonts w:ascii="Book Antiqua" w:hAnsi="Book Antiqua"/>
                <w:b/>
              </w:rPr>
            </w:pPr>
            <w:r>
              <w:rPr>
                <w:rFonts w:ascii="Book Antiqua" w:hAnsi="Book Antiqua"/>
                <w:spacing w:val="-2"/>
              </w:rPr>
              <w:t>which said Seal was hereunto</w:t>
            </w:r>
            <w:r>
              <w:rPr>
                <w:rFonts w:ascii="Book Antiqua" w:hAnsi="Book Antiqua"/>
                <w:spacing w:val="-2"/>
              </w:rPr>
              <w:tab/>
            </w:r>
          </w:p>
        </w:tc>
        <w:tc>
          <w:tcPr>
            <w:tcW w:w="281" w:type="dxa"/>
            <w:hideMark/>
          </w:tcPr>
          <w:p w14:paraId="4EAC739D"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48DC3CB4" w14:textId="77777777" w:rsidR="000D587F" w:rsidRDefault="000D587F">
            <w:pPr>
              <w:jc w:val="both"/>
              <w:rPr>
                <w:rFonts w:ascii="Book Antiqua" w:hAnsi="Book Antiqua"/>
                <w:spacing w:val="-2"/>
              </w:rPr>
            </w:pPr>
          </w:p>
        </w:tc>
      </w:tr>
      <w:tr w:rsidR="000D587F" w14:paraId="17C7C71D" w14:textId="77777777" w:rsidTr="000D587F">
        <w:tc>
          <w:tcPr>
            <w:tcW w:w="5064" w:type="dxa"/>
            <w:gridSpan w:val="3"/>
            <w:hideMark/>
          </w:tcPr>
          <w:p w14:paraId="74B7395A" w14:textId="77777777" w:rsidR="000D587F" w:rsidRDefault="000D587F">
            <w:pPr>
              <w:jc w:val="both"/>
              <w:rPr>
                <w:rFonts w:ascii="Book Antiqua" w:hAnsi="Book Antiqua"/>
                <w:b/>
              </w:rPr>
            </w:pPr>
            <w:r>
              <w:rPr>
                <w:rFonts w:ascii="Book Antiqua" w:hAnsi="Book Antiqua"/>
                <w:spacing w:val="-2"/>
              </w:rPr>
              <w:t>affixed in the presence of:-</w:t>
            </w:r>
          </w:p>
        </w:tc>
        <w:tc>
          <w:tcPr>
            <w:tcW w:w="281" w:type="dxa"/>
            <w:hideMark/>
          </w:tcPr>
          <w:p w14:paraId="34201B58" w14:textId="77777777" w:rsidR="000D587F" w:rsidRDefault="000D587F">
            <w:pPr>
              <w:jc w:val="both"/>
              <w:rPr>
                <w:rFonts w:ascii="Book Antiqua" w:hAnsi="Book Antiqua"/>
                <w:b/>
              </w:rPr>
            </w:pPr>
            <w:r>
              <w:rPr>
                <w:rFonts w:ascii="Book Antiqua" w:hAnsi="Book Antiqua"/>
                <w:snapToGrid w:val="0"/>
                <w:spacing w:val="-2"/>
              </w:rPr>
              <w:t>)</w:t>
            </w:r>
          </w:p>
        </w:tc>
        <w:tc>
          <w:tcPr>
            <w:tcW w:w="5278" w:type="dxa"/>
            <w:gridSpan w:val="3"/>
          </w:tcPr>
          <w:p w14:paraId="4EC5DD4E" w14:textId="77777777" w:rsidR="000D587F" w:rsidRDefault="000D587F">
            <w:pPr>
              <w:jc w:val="both"/>
              <w:rPr>
                <w:rFonts w:ascii="Book Antiqua" w:hAnsi="Book Antiqua"/>
                <w:spacing w:val="-2"/>
              </w:rPr>
            </w:pPr>
          </w:p>
        </w:tc>
      </w:tr>
      <w:tr w:rsidR="000D587F" w14:paraId="4CBF2354" w14:textId="77777777" w:rsidTr="000D587F">
        <w:tc>
          <w:tcPr>
            <w:tcW w:w="5064" w:type="dxa"/>
            <w:gridSpan w:val="3"/>
          </w:tcPr>
          <w:p w14:paraId="662E6BD7" w14:textId="77777777" w:rsidR="000D587F" w:rsidRDefault="000D587F">
            <w:pPr>
              <w:jc w:val="both"/>
              <w:rPr>
                <w:rFonts w:ascii="Book Antiqua" w:hAnsi="Book Antiqua"/>
                <w:spacing w:val="-2"/>
              </w:rPr>
            </w:pPr>
          </w:p>
          <w:p w14:paraId="1DEBFBD0" w14:textId="77777777" w:rsidR="000D587F" w:rsidRDefault="000D587F">
            <w:pPr>
              <w:jc w:val="both"/>
              <w:rPr>
                <w:rFonts w:ascii="Book Antiqua" w:hAnsi="Book Antiqua"/>
                <w:spacing w:val="-2"/>
              </w:rPr>
            </w:pPr>
          </w:p>
          <w:p w14:paraId="012812D6" w14:textId="77777777" w:rsidR="000D587F" w:rsidRDefault="000D587F">
            <w:pPr>
              <w:jc w:val="both"/>
              <w:rPr>
                <w:rFonts w:ascii="Book Antiqua" w:hAnsi="Book Antiqua"/>
                <w:spacing w:val="-2"/>
              </w:rPr>
            </w:pPr>
          </w:p>
          <w:p w14:paraId="79675F06" w14:textId="77777777" w:rsidR="000D587F" w:rsidRDefault="000D587F">
            <w:pPr>
              <w:jc w:val="both"/>
              <w:rPr>
                <w:rFonts w:ascii="Book Antiqua" w:hAnsi="Book Antiqua"/>
                <w:spacing w:val="-2"/>
              </w:rPr>
            </w:pPr>
          </w:p>
          <w:p w14:paraId="0DB56DBB" w14:textId="77777777" w:rsidR="000D587F" w:rsidRDefault="000D587F">
            <w:pPr>
              <w:jc w:val="both"/>
              <w:rPr>
                <w:rFonts w:ascii="Book Antiqua" w:hAnsi="Book Antiqua"/>
                <w:spacing w:val="-2"/>
              </w:rPr>
            </w:pPr>
          </w:p>
        </w:tc>
        <w:tc>
          <w:tcPr>
            <w:tcW w:w="281" w:type="dxa"/>
          </w:tcPr>
          <w:p w14:paraId="043F6A64" w14:textId="77777777" w:rsidR="000D587F" w:rsidRDefault="000D587F">
            <w:pPr>
              <w:jc w:val="both"/>
              <w:rPr>
                <w:rFonts w:ascii="Book Antiqua" w:hAnsi="Book Antiqua"/>
                <w:snapToGrid w:val="0"/>
                <w:spacing w:val="-2"/>
              </w:rPr>
            </w:pPr>
          </w:p>
        </w:tc>
        <w:tc>
          <w:tcPr>
            <w:tcW w:w="5278" w:type="dxa"/>
            <w:gridSpan w:val="3"/>
          </w:tcPr>
          <w:p w14:paraId="0FE12E6F" w14:textId="77777777" w:rsidR="000D587F" w:rsidRDefault="000D587F">
            <w:pPr>
              <w:jc w:val="both"/>
              <w:rPr>
                <w:rFonts w:ascii="Book Antiqua" w:hAnsi="Book Antiqua"/>
                <w:spacing w:val="-2"/>
              </w:rPr>
            </w:pPr>
          </w:p>
        </w:tc>
      </w:tr>
      <w:tr w:rsidR="000D587F" w14:paraId="5F7495ED" w14:textId="77777777" w:rsidTr="000D587F">
        <w:tc>
          <w:tcPr>
            <w:tcW w:w="5064" w:type="dxa"/>
            <w:gridSpan w:val="3"/>
            <w:hideMark/>
          </w:tcPr>
          <w:p w14:paraId="5BBB2089" w14:textId="77777777" w:rsidR="000D587F" w:rsidRDefault="000D587F">
            <w:pPr>
              <w:jc w:val="both"/>
              <w:rPr>
                <w:rFonts w:ascii="Book Antiqua" w:hAnsi="Book Antiqua"/>
                <w:b/>
              </w:rPr>
            </w:pPr>
            <w:r>
              <w:rPr>
                <w:rFonts w:ascii="Book Antiqua" w:hAnsi="Book Antiqua"/>
                <w:b/>
              </w:rPr>
              <w:t>DIRECTOR</w:t>
            </w:r>
          </w:p>
        </w:tc>
        <w:tc>
          <w:tcPr>
            <w:tcW w:w="281" w:type="dxa"/>
          </w:tcPr>
          <w:p w14:paraId="34DC0B80" w14:textId="77777777" w:rsidR="000D587F" w:rsidRDefault="000D587F">
            <w:pPr>
              <w:jc w:val="both"/>
              <w:rPr>
                <w:rFonts w:ascii="Book Antiqua" w:hAnsi="Book Antiqua"/>
                <w:b/>
              </w:rPr>
            </w:pPr>
          </w:p>
        </w:tc>
        <w:tc>
          <w:tcPr>
            <w:tcW w:w="5278" w:type="dxa"/>
            <w:gridSpan w:val="3"/>
            <w:hideMark/>
          </w:tcPr>
          <w:p w14:paraId="78B1FE45" w14:textId="77777777" w:rsidR="000D587F" w:rsidRDefault="000D587F">
            <w:pPr>
              <w:jc w:val="both"/>
              <w:rPr>
                <w:rFonts w:ascii="Book Antiqua" w:hAnsi="Book Antiqua"/>
                <w:b/>
                <w:bCs/>
              </w:rPr>
            </w:pPr>
            <w:r>
              <w:rPr>
                <w:rFonts w:ascii="Book Antiqua" w:hAnsi="Book Antiqua"/>
                <w:b/>
                <w:bCs/>
                <w:spacing w:val="-2"/>
                <w:highlight w:val="yellow"/>
              </w:rPr>
              <w:t>DIRECTOR/SECRETARY</w:t>
            </w:r>
          </w:p>
        </w:tc>
      </w:tr>
      <w:tr w:rsidR="000D587F" w14:paraId="5A90998E" w14:textId="77777777" w:rsidTr="000D587F">
        <w:tc>
          <w:tcPr>
            <w:tcW w:w="1241" w:type="dxa"/>
            <w:hideMark/>
          </w:tcPr>
          <w:p w14:paraId="16A87E7D" w14:textId="77777777" w:rsidR="000D587F" w:rsidRDefault="000D587F">
            <w:pPr>
              <w:jc w:val="both"/>
              <w:rPr>
                <w:rFonts w:ascii="Book Antiqua" w:hAnsi="Book Antiqua"/>
                <w:b/>
                <w:caps/>
              </w:rPr>
            </w:pPr>
            <w:r>
              <w:rPr>
                <w:rFonts w:ascii="Book Antiqua" w:hAnsi="Book Antiqua"/>
                <w:b/>
              </w:rPr>
              <w:t xml:space="preserve">NAME </w:t>
            </w:r>
          </w:p>
        </w:tc>
        <w:tc>
          <w:tcPr>
            <w:tcW w:w="277" w:type="dxa"/>
            <w:hideMark/>
          </w:tcPr>
          <w:p w14:paraId="59094FA2" w14:textId="77777777" w:rsidR="000D587F" w:rsidRDefault="000D587F">
            <w:pPr>
              <w:jc w:val="both"/>
              <w:rPr>
                <w:rFonts w:ascii="Book Antiqua" w:hAnsi="Book Antiqua"/>
                <w:b/>
                <w:caps/>
              </w:rPr>
            </w:pPr>
            <w:r>
              <w:rPr>
                <w:rFonts w:ascii="Book Antiqua" w:hAnsi="Book Antiqua"/>
                <w:b/>
                <w:caps/>
              </w:rPr>
              <w:t>:</w:t>
            </w:r>
          </w:p>
        </w:tc>
        <w:tc>
          <w:tcPr>
            <w:tcW w:w="3545" w:type="dxa"/>
            <w:hideMark/>
          </w:tcPr>
          <w:p w14:paraId="5540EBF7" w14:textId="77777777" w:rsidR="000D587F" w:rsidRDefault="000D587F">
            <w:pPr>
              <w:jc w:val="both"/>
              <w:rPr>
                <w:rFonts w:ascii="Book Antiqua" w:hAnsi="Book Antiqua"/>
                <w:color w:val="00B0F0"/>
              </w:rPr>
            </w:pPr>
            <w:r>
              <w:rPr>
                <w:rFonts w:ascii="Book Antiqua" w:hAnsi="Book Antiqua"/>
                <w:b/>
                <w:color w:val="00B0F0"/>
              </w:rPr>
              <w:t>${purchaser_director_1}</w:t>
            </w:r>
          </w:p>
        </w:tc>
        <w:tc>
          <w:tcPr>
            <w:tcW w:w="281" w:type="dxa"/>
          </w:tcPr>
          <w:p w14:paraId="36A95512" w14:textId="77777777" w:rsidR="000D587F" w:rsidRDefault="000D587F">
            <w:pPr>
              <w:jc w:val="both"/>
              <w:rPr>
                <w:rFonts w:ascii="Book Antiqua" w:hAnsi="Book Antiqua"/>
                <w:b/>
              </w:rPr>
            </w:pPr>
          </w:p>
        </w:tc>
        <w:tc>
          <w:tcPr>
            <w:tcW w:w="1267" w:type="dxa"/>
            <w:hideMark/>
          </w:tcPr>
          <w:p w14:paraId="1931746D" w14:textId="77777777" w:rsidR="000D587F" w:rsidRDefault="000D587F">
            <w:pPr>
              <w:jc w:val="both"/>
              <w:rPr>
                <w:rFonts w:ascii="Book Antiqua" w:hAnsi="Book Antiqua"/>
                <w:b/>
              </w:rPr>
            </w:pPr>
            <w:r>
              <w:rPr>
                <w:rFonts w:ascii="Book Antiqua" w:hAnsi="Book Antiqua"/>
                <w:b/>
              </w:rPr>
              <w:t xml:space="preserve">NAME </w:t>
            </w:r>
          </w:p>
        </w:tc>
        <w:tc>
          <w:tcPr>
            <w:tcW w:w="284" w:type="dxa"/>
            <w:hideMark/>
          </w:tcPr>
          <w:p w14:paraId="194C27C2" w14:textId="77777777" w:rsidR="000D587F" w:rsidRDefault="000D587F">
            <w:pPr>
              <w:jc w:val="both"/>
              <w:rPr>
                <w:rFonts w:ascii="Book Antiqua" w:hAnsi="Book Antiqua"/>
                <w:b/>
              </w:rPr>
            </w:pPr>
            <w:r>
              <w:rPr>
                <w:rFonts w:ascii="Book Antiqua" w:hAnsi="Book Antiqua"/>
                <w:b/>
                <w:caps/>
              </w:rPr>
              <w:t>:</w:t>
            </w:r>
          </w:p>
        </w:tc>
        <w:tc>
          <w:tcPr>
            <w:tcW w:w="3727" w:type="dxa"/>
            <w:hideMark/>
          </w:tcPr>
          <w:p w14:paraId="199DECC2" w14:textId="77777777" w:rsidR="000D587F" w:rsidRDefault="000D587F">
            <w:pPr>
              <w:jc w:val="both"/>
              <w:rPr>
                <w:rFonts w:ascii="Book Antiqua" w:hAnsi="Book Antiqua"/>
                <w:b/>
                <w:color w:val="00B0F0"/>
              </w:rPr>
            </w:pPr>
            <w:r>
              <w:rPr>
                <w:rFonts w:ascii="Book Antiqua" w:hAnsi="Book Antiqua"/>
                <w:b/>
                <w:color w:val="00B0F0"/>
              </w:rPr>
              <w:t>${purchaser_director_2}</w:t>
            </w:r>
          </w:p>
        </w:tc>
      </w:tr>
      <w:tr w:rsidR="000D587F" w14:paraId="72FB8B15" w14:textId="77777777" w:rsidTr="000D587F">
        <w:trPr>
          <w:trHeight w:val="49"/>
        </w:trPr>
        <w:tc>
          <w:tcPr>
            <w:tcW w:w="1241" w:type="dxa"/>
            <w:hideMark/>
          </w:tcPr>
          <w:p w14:paraId="785FB692" w14:textId="77777777" w:rsidR="000D587F" w:rsidRDefault="000D587F">
            <w:pPr>
              <w:jc w:val="both"/>
              <w:rPr>
                <w:rFonts w:ascii="Book Antiqua" w:hAnsi="Book Antiqua"/>
                <w:b/>
                <w:caps/>
              </w:rPr>
            </w:pPr>
            <w:r>
              <w:rPr>
                <w:rFonts w:ascii="Book Antiqua" w:hAnsi="Book Antiqua"/>
                <w:b/>
                <w:caps/>
              </w:rPr>
              <w:t>NRIC NO.</w:t>
            </w:r>
          </w:p>
        </w:tc>
        <w:tc>
          <w:tcPr>
            <w:tcW w:w="277" w:type="dxa"/>
            <w:hideMark/>
          </w:tcPr>
          <w:p w14:paraId="0AEC0504" w14:textId="77777777" w:rsidR="000D587F" w:rsidRDefault="000D587F">
            <w:pPr>
              <w:jc w:val="both"/>
              <w:rPr>
                <w:rFonts w:ascii="Book Antiqua" w:hAnsi="Book Antiqua"/>
                <w:b/>
                <w:caps/>
              </w:rPr>
            </w:pPr>
            <w:r>
              <w:rPr>
                <w:rFonts w:ascii="Book Antiqua" w:hAnsi="Book Antiqua"/>
                <w:b/>
                <w:caps/>
              </w:rPr>
              <w:t>:</w:t>
            </w:r>
          </w:p>
        </w:tc>
        <w:tc>
          <w:tcPr>
            <w:tcW w:w="3545" w:type="dxa"/>
            <w:hideMark/>
          </w:tcPr>
          <w:p w14:paraId="1B89153D" w14:textId="77777777" w:rsidR="000D587F" w:rsidRDefault="000D587F">
            <w:pPr>
              <w:jc w:val="both"/>
              <w:rPr>
                <w:rFonts w:ascii="Book Antiqua" w:hAnsi="Book Antiqua"/>
                <w:b/>
                <w:caps/>
                <w:color w:val="00B0F0"/>
              </w:rPr>
            </w:pPr>
            <w:r>
              <w:rPr>
                <w:rFonts w:ascii="Book Antiqua" w:hAnsi="Book Antiqua"/>
                <w:b/>
                <w:color w:val="00B0F0"/>
              </w:rPr>
              <w:t>${purchaser_director_nric_1}</w:t>
            </w:r>
          </w:p>
        </w:tc>
        <w:tc>
          <w:tcPr>
            <w:tcW w:w="281" w:type="dxa"/>
          </w:tcPr>
          <w:p w14:paraId="75009422" w14:textId="77777777" w:rsidR="000D587F" w:rsidRDefault="000D587F">
            <w:pPr>
              <w:jc w:val="both"/>
              <w:rPr>
                <w:rFonts w:ascii="Book Antiqua" w:hAnsi="Book Antiqua"/>
                <w:b/>
              </w:rPr>
            </w:pPr>
          </w:p>
        </w:tc>
        <w:tc>
          <w:tcPr>
            <w:tcW w:w="1267" w:type="dxa"/>
            <w:hideMark/>
          </w:tcPr>
          <w:p w14:paraId="323FC76D" w14:textId="77777777" w:rsidR="000D587F" w:rsidRDefault="000D587F">
            <w:pPr>
              <w:jc w:val="both"/>
              <w:rPr>
                <w:rFonts w:ascii="Book Antiqua" w:hAnsi="Book Antiqua"/>
                <w:b/>
              </w:rPr>
            </w:pPr>
            <w:r>
              <w:rPr>
                <w:rFonts w:ascii="Book Antiqua" w:hAnsi="Book Antiqua"/>
                <w:b/>
                <w:caps/>
              </w:rPr>
              <w:t>NRIC NO.</w:t>
            </w:r>
          </w:p>
        </w:tc>
        <w:tc>
          <w:tcPr>
            <w:tcW w:w="284" w:type="dxa"/>
            <w:hideMark/>
          </w:tcPr>
          <w:p w14:paraId="53D269CD" w14:textId="77777777" w:rsidR="000D587F" w:rsidRDefault="000D587F">
            <w:pPr>
              <w:jc w:val="both"/>
              <w:rPr>
                <w:rFonts w:ascii="Book Antiqua" w:hAnsi="Book Antiqua"/>
                <w:b/>
              </w:rPr>
            </w:pPr>
            <w:r>
              <w:rPr>
                <w:rFonts w:ascii="Book Antiqua" w:hAnsi="Book Antiqua"/>
                <w:b/>
                <w:caps/>
              </w:rPr>
              <w:t>:</w:t>
            </w:r>
          </w:p>
        </w:tc>
        <w:tc>
          <w:tcPr>
            <w:tcW w:w="3727" w:type="dxa"/>
            <w:hideMark/>
          </w:tcPr>
          <w:p w14:paraId="4A31C912" w14:textId="77777777" w:rsidR="000D587F" w:rsidRDefault="000D587F">
            <w:pPr>
              <w:jc w:val="both"/>
              <w:rPr>
                <w:rFonts w:ascii="Book Antiqua" w:hAnsi="Book Antiqua"/>
                <w:b/>
                <w:color w:val="00B0F0"/>
              </w:rPr>
            </w:pPr>
            <w:r>
              <w:rPr>
                <w:rFonts w:ascii="Book Antiqua" w:hAnsi="Book Antiqua"/>
                <w:b/>
                <w:color w:val="00B0F0"/>
              </w:rPr>
              <w:t>${purchaser_director_nric_2}</w:t>
            </w:r>
          </w:p>
        </w:tc>
      </w:tr>
    </w:tbl>
    <w:p w14:paraId="371392C6" w14:textId="77777777" w:rsidR="000D587F" w:rsidRDefault="000D587F" w:rsidP="000D587F">
      <w:pPr>
        <w:tabs>
          <w:tab w:val="left" w:pos="-720"/>
        </w:tabs>
        <w:suppressAutoHyphens/>
        <w:spacing w:line="240" w:lineRule="atLeast"/>
        <w:jc w:val="both"/>
        <w:rPr>
          <w:rFonts w:ascii="Book Antiqua" w:hAnsi="Book Antiqua"/>
          <w:spacing w:val="-2"/>
        </w:rPr>
      </w:pPr>
    </w:p>
    <w:p w14:paraId="04F2905F" w14:textId="77777777" w:rsidR="000D587F" w:rsidRDefault="000D587F" w:rsidP="000D587F">
      <w:pPr>
        <w:tabs>
          <w:tab w:val="left" w:pos="-720"/>
        </w:tabs>
        <w:suppressAutoHyphens/>
        <w:spacing w:line="240" w:lineRule="atLeast"/>
        <w:jc w:val="both"/>
        <w:rPr>
          <w:rFonts w:ascii="Book Antiqua" w:hAnsi="Book Antiqua"/>
          <w:spacing w:val="-2"/>
        </w:rPr>
      </w:pPr>
    </w:p>
    <w:p w14:paraId="68994934" w14:textId="77777777" w:rsidR="000D587F" w:rsidRDefault="000D587F" w:rsidP="000D587F">
      <w:pPr>
        <w:tabs>
          <w:tab w:val="left" w:pos="-720"/>
        </w:tabs>
        <w:suppressAutoHyphens/>
        <w:spacing w:line="240" w:lineRule="atLeast"/>
        <w:jc w:val="both"/>
        <w:rPr>
          <w:rFonts w:ascii="Book Antiqua" w:hAnsi="Book Antiqua"/>
          <w:spacing w:val="-2"/>
        </w:rPr>
      </w:pPr>
    </w:p>
    <w:p w14:paraId="5B9A2EAC" w14:textId="77777777" w:rsidR="000D587F" w:rsidRDefault="000D587F" w:rsidP="000D587F">
      <w:pPr>
        <w:jc w:val="both"/>
        <w:rPr>
          <w:rFonts w:ascii="Book Antiqua" w:hAnsi="Book Antiqua"/>
        </w:rPr>
      </w:pPr>
      <w:r>
        <w:rPr>
          <w:rFonts w:ascii="Book Antiqua" w:hAnsi="Book Antiqua"/>
        </w:rPr>
        <w:tab/>
      </w:r>
      <w:r>
        <w:rPr>
          <w:rFonts w:ascii="Book Antiqua" w:hAnsi="Book Antiqua"/>
        </w:rPr>
        <w:tab/>
      </w:r>
    </w:p>
    <w:p w14:paraId="44FD7412" w14:textId="77777777" w:rsidR="000D587F" w:rsidRDefault="000D587F" w:rsidP="000D587F">
      <w:pPr>
        <w:jc w:val="both"/>
        <w:rPr>
          <w:rFonts w:ascii="Book Antiqua" w:hAnsi="Book Antiqua"/>
        </w:rPr>
      </w:pPr>
    </w:p>
    <w:p w14:paraId="4A5AAC7B" w14:textId="77777777" w:rsidR="000D587F" w:rsidRDefault="000D587F" w:rsidP="000D587F">
      <w:pPr>
        <w:jc w:val="both"/>
        <w:rPr>
          <w:rFonts w:ascii="Book Antiqua" w:hAnsi="Book Antiqua"/>
          <w:caps/>
        </w:rPr>
      </w:pPr>
      <w:r>
        <w:rPr>
          <w:rFonts w:ascii="Book Antiqua" w:hAnsi="Book Antiqua"/>
          <w:caps/>
        </w:rPr>
        <w:tab/>
      </w:r>
      <w:r>
        <w:rPr>
          <w:rFonts w:ascii="Book Antiqua" w:hAnsi="Book Antiqua"/>
          <w:caps/>
        </w:rPr>
        <w:tab/>
      </w:r>
      <w:r>
        <w:rPr>
          <w:rFonts w:ascii="Book Antiqua" w:hAnsi="Book Antiqua"/>
          <w:caps/>
        </w:rPr>
        <w:tab/>
      </w:r>
      <w:r>
        <w:rPr>
          <w:rFonts w:ascii="Book Antiqua" w:hAnsi="Book Antiqua"/>
          <w:caps/>
        </w:rPr>
        <w:tab/>
      </w:r>
    </w:p>
    <w:p w14:paraId="1397D1A3" w14:textId="77777777" w:rsidR="000D587F" w:rsidRDefault="000D587F" w:rsidP="000D587F">
      <w:pPr>
        <w:jc w:val="both"/>
        <w:rPr>
          <w:rFonts w:ascii="Book Antiqua" w:hAnsi="Book Antiqua"/>
          <w:lang w:val="id-ID"/>
        </w:rPr>
      </w:pPr>
    </w:p>
    <w:p w14:paraId="425223B8" w14:textId="77777777" w:rsidR="000D587F" w:rsidRDefault="000D587F" w:rsidP="000D587F">
      <w:pPr>
        <w:tabs>
          <w:tab w:val="left" w:pos="-720"/>
        </w:tabs>
        <w:suppressAutoHyphens/>
        <w:spacing w:line="240" w:lineRule="atLeast"/>
        <w:jc w:val="both"/>
        <w:rPr>
          <w:rFonts w:ascii="Book Antiqua" w:hAnsi="Book Antiqua"/>
          <w:spacing w:val="-2"/>
        </w:rPr>
      </w:pPr>
    </w:p>
    <w:p w14:paraId="42A5EC80" w14:textId="77777777" w:rsidR="00A23EF3" w:rsidRDefault="00A23EF3" w:rsidP="00973748">
      <w:pPr>
        <w:jc w:val="center"/>
        <w:rPr>
          <w:rFonts w:ascii="Book Antiqua" w:hAnsi="Book Antiqua"/>
          <w:b/>
          <w:u w:val="single"/>
        </w:rPr>
      </w:pPr>
    </w:p>
    <w:p w14:paraId="726EBB45" w14:textId="77777777" w:rsidR="00A23EF3" w:rsidRDefault="00A23EF3" w:rsidP="00973748">
      <w:pPr>
        <w:jc w:val="center"/>
        <w:rPr>
          <w:rFonts w:ascii="Book Antiqua" w:hAnsi="Book Antiqua"/>
          <w:b/>
          <w:u w:val="single"/>
        </w:rPr>
      </w:pPr>
    </w:p>
    <w:p w14:paraId="1D133EEE" w14:textId="77777777" w:rsidR="00A23EF3" w:rsidRDefault="00A23EF3" w:rsidP="00973748">
      <w:pPr>
        <w:jc w:val="center"/>
        <w:rPr>
          <w:rFonts w:ascii="Book Antiqua" w:hAnsi="Book Antiqua"/>
          <w:b/>
          <w:u w:val="single"/>
        </w:rPr>
      </w:pPr>
    </w:p>
    <w:p w14:paraId="0661E37E" w14:textId="77777777" w:rsidR="00A23EF3" w:rsidRDefault="00A23EF3" w:rsidP="00973748">
      <w:pPr>
        <w:jc w:val="center"/>
        <w:rPr>
          <w:rFonts w:ascii="Book Antiqua" w:hAnsi="Book Antiqua"/>
          <w:b/>
          <w:u w:val="single"/>
        </w:rPr>
      </w:pPr>
    </w:p>
    <w:p w14:paraId="746100A2" w14:textId="77777777" w:rsidR="00597474" w:rsidRPr="008261E4" w:rsidRDefault="00597474" w:rsidP="00973748">
      <w:pPr>
        <w:jc w:val="center"/>
        <w:rPr>
          <w:rFonts w:ascii="Book Antiqua" w:hAnsi="Book Antiqua"/>
          <w:b/>
          <w:u w:val="single"/>
        </w:rPr>
      </w:pPr>
      <w:r w:rsidRPr="008261E4">
        <w:rPr>
          <w:rFonts w:ascii="Book Antiqua" w:hAnsi="Book Antiqua"/>
          <w:b/>
          <w:u w:val="single"/>
        </w:rPr>
        <w:fldChar w:fldCharType="begin"/>
      </w:r>
      <w:r w:rsidRPr="008261E4">
        <w:rPr>
          <w:rFonts w:ascii="Book Antiqua" w:hAnsi="Book Antiqua"/>
          <w:b/>
          <w:u w:val="single"/>
        </w:rPr>
        <w:instrText xml:space="preserve"> MERGEFIELD Purchaser4No </w:instrText>
      </w:r>
      <w:r w:rsidR="00000000">
        <w:rPr>
          <w:rFonts w:ascii="Book Antiqua" w:hAnsi="Book Antiqua"/>
          <w:b/>
          <w:u w:val="single"/>
        </w:rPr>
        <w:fldChar w:fldCharType="separate"/>
      </w:r>
      <w:r w:rsidRPr="008261E4">
        <w:rPr>
          <w:rFonts w:ascii="Book Antiqua" w:hAnsi="Book Antiqua"/>
          <w:b/>
          <w:u w:val="single"/>
        </w:rPr>
        <w:fldChar w:fldCharType="end"/>
      </w:r>
      <w:r w:rsidRPr="008261E4">
        <w:rPr>
          <w:rFonts w:ascii="Book Antiqua" w:hAnsi="Book Antiqua"/>
          <w:b/>
          <w:u w:val="single"/>
        </w:rPr>
        <w:t>FIRST SCHEDULE</w:t>
      </w:r>
    </w:p>
    <w:p w14:paraId="486238F8" w14:textId="77777777" w:rsidR="00597474" w:rsidRPr="008261E4" w:rsidRDefault="00597474">
      <w:pPr>
        <w:jc w:val="both"/>
        <w:rPr>
          <w:rFonts w:ascii="Book Antiqua" w:hAnsi="Book Antiqua"/>
        </w:rPr>
      </w:pPr>
    </w:p>
    <w:p w14:paraId="7B304E25" w14:textId="77777777" w:rsidR="00597474" w:rsidRPr="008261E4" w:rsidRDefault="00597474" w:rsidP="006A1F64">
      <w:pPr>
        <w:jc w:val="center"/>
        <w:rPr>
          <w:rFonts w:ascii="Book Antiqua" w:hAnsi="Book Antiqua"/>
        </w:rPr>
      </w:pPr>
      <w:r w:rsidRPr="008261E4">
        <w:rPr>
          <w:rFonts w:ascii="Book Antiqua" w:hAnsi="Book Antiqua"/>
        </w:rPr>
        <w:t>(which is to be taken, read and construed as an es</w:t>
      </w:r>
      <w:r w:rsidR="006A1F64" w:rsidRPr="008261E4">
        <w:rPr>
          <w:rFonts w:ascii="Book Antiqua" w:hAnsi="Book Antiqua"/>
        </w:rPr>
        <w:t>sential part of this Agreement)</w:t>
      </w:r>
    </w:p>
    <w:p w14:paraId="0732C94C" w14:textId="77777777" w:rsidR="00597474" w:rsidRDefault="00597474">
      <w:pPr>
        <w:jc w:val="center"/>
        <w:rPr>
          <w:rFonts w:ascii="Book Antiqua" w:hAnsi="Book Antiqua"/>
        </w:rPr>
      </w:pPr>
    </w:p>
    <w:p w14:paraId="426112CB" w14:textId="77777777" w:rsidR="008C0E15" w:rsidRPr="008261E4" w:rsidRDefault="008C0E15">
      <w:pPr>
        <w:jc w:val="center"/>
        <w:rPr>
          <w:rFonts w:ascii="Book Antiqua" w:hAnsi="Book Antiqua"/>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3780"/>
        <w:gridCol w:w="4320"/>
      </w:tblGrid>
      <w:tr w:rsidR="00597474" w:rsidRPr="008261E4" w14:paraId="3D76AF54" w14:textId="77777777">
        <w:tc>
          <w:tcPr>
            <w:tcW w:w="1278" w:type="dxa"/>
          </w:tcPr>
          <w:p w14:paraId="211AD9B4" w14:textId="77777777" w:rsidR="00597474" w:rsidRPr="008261E4" w:rsidRDefault="00597474">
            <w:pPr>
              <w:jc w:val="center"/>
              <w:rPr>
                <w:rFonts w:ascii="Book Antiqua" w:hAnsi="Book Antiqua"/>
                <w:b/>
              </w:rPr>
            </w:pPr>
          </w:p>
          <w:p w14:paraId="1E1E8DB5" w14:textId="77777777" w:rsidR="00597474" w:rsidRPr="008261E4" w:rsidRDefault="00597474">
            <w:pPr>
              <w:jc w:val="center"/>
              <w:rPr>
                <w:rFonts w:ascii="Book Antiqua" w:hAnsi="Book Antiqua"/>
                <w:b/>
              </w:rPr>
            </w:pPr>
            <w:r w:rsidRPr="008261E4">
              <w:rPr>
                <w:rFonts w:ascii="Book Antiqua" w:hAnsi="Book Antiqua"/>
                <w:b/>
              </w:rPr>
              <w:t>Item</w:t>
            </w:r>
          </w:p>
          <w:p w14:paraId="152F1EE4" w14:textId="77777777" w:rsidR="00597474" w:rsidRPr="008261E4" w:rsidRDefault="00597474">
            <w:pPr>
              <w:jc w:val="center"/>
              <w:rPr>
                <w:rFonts w:ascii="Book Antiqua" w:hAnsi="Book Antiqua"/>
                <w:b/>
              </w:rPr>
            </w:pPr>
          </w:p>
        </w:tc>
        <w:tc>
          <w:tcPr>
            <w:tcW w:w="3780" w:type="dxa"/>
          </w:tcPr>
          <w:p w14:paraId="4BC0C4E7" w14:textId="77777777" w:rsidR="00597474" w:rsidRPr="008261E4" w:rsidRDefault="00597474">
            <w:pPr>
              <w:jc w:val="center"/>
              <w:rPr>
                <w:rFonts w:ascii="Book Antiqua" w:hAnsi="Book Antiqua"/>
                <w:b/>
              </w:rPr>
            </w:pPr>
          </w:p>
          <w:p w14:paraId="3D4EB4F9" w14:textId="77777777" w:rsidR="00597474" w:rsidRPr="008261E4" w:rsidRDefault="00597474">
            <w:pPr>
              <w:jc w:val="center"/>
              <w:rPr>
                <w:rFonts w:ascii="Book Antiqua" w:hAnsi="Book Antiqua"/>
                <w:b/>
              </w:rPr>
            </w:pPr>
            <w:r w:rsidRPr="008261E4">
              <w:rPr>
                <w:rFonts w:ascii="Book Antiqua" w:hAnsi="Book Antiqua"/>
                <w:b/>
              </w:rPr>
              <w:t>Description</w:t>
            </w:r>
          </w:p>
        </w:tc>
        <w:tc>
          <w:tcPr>
            <w:tcW w:w="4320" w:type="dxa"/>
          </w:tcPr>
          <w:p w14:paraId="0F81933F" w14:textId="77777777" w:rsidR="00597474" w:rsidRPr="008261E4" w:rsidRDefault="00597474" w:rsidP="00DB0E4F">
            <w:pPr>
              <w:jc w:val="both"/>
              <w:rPr>
                <w:rFonts w:ascii="Book Antiqua" w:hAnsi="Book Antiqua"/>
                <w:b/>
              </w:rPr>
            </w:pPr>
          </w:p>
          <w:p w14:paraId="78FA82BE" w14:textId="77777777" w:rsidR="00597474" w:rsidRPr="008261E4" w:rsidRDefault="00597474" w:rsidP="00DB0E4F">
            <w:pPr>
              <w:jc w:val="center"/>
              <w:rPr>
                <w:rFonts w:ascii="Book Antiqua" w:hAnsi="Book Antiqua"/>
                <w:b/>
              </w:rPr>
            </w:pPr>
            <w:r w:rsidRPr="008261E4">
              <w:rPr>
                <w:rFonts w:ascii="Book Antiqua" w:hAnsi="Book Antiqua"/>
                <w:b/>
              </w:rPr>
              <w:t>Particulars</w:t>
            </w:r>
          </w:p>
        </w:tc>
      </w:tr>
      <w:tr w:rsidR="00597474" w:rsidRPr="008261E4" w14:paraId="6A456B56" w14:textId="77777777">
        <w:tc>
          <w:tcPr>
            <w:tcW w:w="1278" w:type="dxa"/>
          </w:tcPr>
          <w:p w14:paraId="0D31108C" w14:textId="77777777" w:rsidR="00597474" w:rsidRPr="008261E4" w:rsidRDefault="00597474">
            <w:pPr>
              <w:jc w:val="center"/>
              <w:rPr>
                <w:rFonts w:ascii="Book Antiqua" w:hAnsi="Book Antiqua"/>
              </w:rPr>
            </w:pPr>
          </w:p>
          <w:p w14:paraId="2E5474F8" w14:textId="77777777" w:rsidR="00597474" w:rsidRPr="008261E4" w:rsidRDefault="00597474">
            <w:pPr>
              <w:jc w:val="center"/>
              <w:rPr>
                <w:rFonts w:ascii="Book Antiqua" w:hAnsi="Book Antiqua"/>
              </w:rPr>
            </w:pPr>
            <w:r w:rsidRPr="008261E4">
              <w:rPr>
                <w:rFonts w:ascii="Book Antiqua" w:hAnsi="Book Antiqua"/>
              </w:rPr>
              <w:t>1</w:t>
            </w:r>
          </w:p>
          <w:p w14:paraId="79182B14" w14:textId="77777777" w:rsidR="00597474" w:rsidRPr="008261E4" w:rsidRDefault="00597474">
            <w:pPr>
              <w:jc w:val="center"/>
              <w:rPr>
                <w:rFonts w:ascii="Book Antiqua" w:hAnsi="Book Antiqua"/>
              </w:rPr>
            </w:pPr>
          </w:p>
        </w:tc>
        <w:tc>
          <w:tcPr>
            <w:tcW w:w="3780" w:type="dxa"/>
          </w:tcPr>
          <w:p w14:paraId="2F398811" w14:textId="77777777" w:rsidR="00597474" w:rsidRPr="008261E4" w:rsidRDefault="00597474">
            <w:pPr>
              <w:rPr>
                <w:rFonts w:ascii="Book Antiqua" w:hAnsi="Book Antiqua"/>
              </w:rPr>
            </w:pPr>
          </w:p>
          <w:p w14:paraId="4D25B9EF" w14:textId="77777777" w:rsidR="00597474" w:rsidRPr="008261E4" w:rsidRDefault="00597474">
            <w:pPr>
              <w:rPr>
                <w:rFonts w:ascii="Book Antiqua" w:hAnsi="Book Antiqua"/>
              </w:rPr>
            </w:pPr>
            <w:r w:rsidRPr="008261E4">
              <w:rPr>
                <w:rFonts w:ascii="Book Antiqua" w:hAnsi="Book Antiqua"/>
              </w:rPr>
              <w:t>Date of this Agreement</w:t>
            </w:r>
          </w:p>
        </w:tc>
        <w:tc>
          <w:tcPr>
            <w:tcW w:w="4320" w:type="dxa"/>
          </w:tcPr>
          <w:p w14:paraId="3B5AE3C9" w14:textId="77777777" w:rsidR="00597474" w:rsidRPr="008261E4" w:rsidRDefault="00597474" w:rsidP="00DB0E4F">
            <w:pPr>
              <w:jc w:val="both"/>
              <w:rPr>
                <w:rFonts w:ascii="Book Antiqua" w:hAnsi="Book Antiqua"/>
              </w:rPr>
            </w:pPr>
          </w:p>
          <w:p w14:paraId="28E16752" w14:textId="77777777" w:rsidR="00597474" w:rsidRPr="008261E4" w:rsidRDefault="00597474" w:rsidP="00DB0E4F">
            <w:pPr>
              <w:jc w:val="both"/>
              <w:rPr>
                <w:rFonts w:ascii="Book Antiqua" w:hAnsi="Book Antiqua"/>
              </w:rPr>
            </w:pPr>
          </w:p>
        </w:tc>
      </w:tr>
      <w:tr w:rsidR="000D587F" w:rsidRPr="008261E4" w14:paraId="363544A5" w14:textId="77777777">
        <w:tc>
          <w:tcPr>
            <w:tcW w:w="1278" w:type="dxa"/>
          </w:tcPr>
          <w:p w14:paraId="0433A514" w14:textId="77777777" w:rsidR="000D587F" w:rsidRPr="008261E4" w:rsidRDefault="000D587F" w:rsidP="000D587F">
            <w:pPr>
              <w:jc w:val="center"/>
              <w:rPr>
                <w:rFonts w:ascii="Book Antiqua" w:hAnsi="Book Antiqua"/>
              </w:rPr>
            </w:pPr>
          </w:p>
          <w:p w14:paraId="4C5093C8" w14:textId="77777777" w:rsidR="000D587F" w:rsidRPr="008261E4" w:rsidRDefault="000D587F" w:rsidP="000D587F">
            <w:pPr>
              <w:jc w:val="center"/>
              <w:rPr>
                <w:rFonts w:ascii="Book Antiqua" w:hAnsi="Book Antiqua"/>
              </w:rPr>
            </w:pPr>
            <w:r w:rsidRPr="008261E4">
              <w:rPr>
                <w:rFonts w:ascii="Book Antiqua" w:hAnsi="Book Antiqua"/>
              </w:rPr>
              <w:t>2</w:t>
            </w:r>
          </w:p>
          <w:p w14:paraId="4A423D3E" w14:textId="77777777" w:rsidR="000D587F" w:rsidRPr="008261E4" w:rsidRDefault="000D587F" w:rsidP="000D587F">
            <w:pPr>
              <w:jc w:val="center"/>
              <w:rPr>
                <w:rFonts w:ascii="Book Antiqua" w:hAnsi="Book Antiqua"/>
              </w:rPr>
            </w:pPr>
          </w:p>
        </w:tc>
        <w:tc>
          <w:tcPr>
            <w:tcW w:w="3780" w:type="dxa"/>
          </w:tcPr>
          <w:p w14:paraId="6A344857" w14:textId="77777777" w:rsidR="000D587F" w:rsidRPr="008261E4" w:rsidRDefault="000D587F" w:rsidP="000D587F">
            <w:pPr>
              <w:rPr>
                <w:rFonts w:ascii="Book Antiqua" w:hAnsi="Book Antiqua"/>
              </w:rPr>
            </w:pPr>
          </w:p>
          <w:p w14:paraId="72C8231E" w14:textId="77777777" w:rsidR="000D587F" w:rsidRPr="008261E4" w:rsidRDefault="000D587F" w:rsidP="000D587F">
            <w:pPr>
              <w:rPr>
                <w:rFonts w:ascii="Book Antiqua" w:hAnsi="Book Antiqua"/>
              </w:rPr>
            </w:pPr>
            <w:r w:rsidRPr="008261E4">
              <w:rPr>
                <w:rFonts w:ascii="Book Antiqua" w:hAnsi="Book Antiqua"/>
              </w:rPr>
              <w:t>Particulars of the Vendor(s)</w:t>
            </w:r>
          </w:p>
        </w:tc>
        <w:tc>
          <w:tcPr>
            <w:tcW w:w="4320" w:type="dxa"/>
          </w:tcPr>
          <w:p w14:paraId="256CA552" w14:textId="77777777" w:rsidR="000D587F" w:rsidRDefault="000D587F" w:rsidP="000D587F">
            <w:pPr>
              <w:jc w:val="both"/>
              <w:rPr>
                <w:rFonts w:ascii="Book Antiqua" w:hAnsi="Book Antiqua"/>
                <w:color w:val="00B0F0"/>
                <w:highlight w:val="yellow"/>
              </w:rPr>
            </w:pPr>
          </w:p>
          <w:p w14:paraId="540F0A49" w14:textId="77777777" w:rsidR="000D587F" w:rsidRDefault="000D587F" w:rsidP="000D587F">
            <w:pPr>
              <w:jc w:val="both"/>
              <w:rPr>
                <w:rFonts w:ascii="Book Antiqua" w:hAnsi="Book Antiqua"/>
                <w:color w:val="00B0F0"/>
              </w:rPr>
            </w:pPr>
            <w:r>
              <w:rPr>
                <w:rFonts w:ascii="Book Antiqua" w:hAnsi="Book Antiqua"/>
                <w:color w:val="00B0F0"/>
              </w:rPr>
              <w:t>${vendor_name_1}</w:t>
            </w:r>
          </w:p>
          <w:p w14:paraId="600A8801" w14:textId="77777777" w:rsidR="000D587F" w:rsidRDefault="000D587F" w:rsidP="000D587F">
            <w:pPr>
              <w:jc w:val="both"/>
              <w:rPr>
                <w:rFonts w:ascii="Book Antiqua" w:hAnsi="Book Antiqua"/>
                <w:color w:val="00B0F0"/>
              </w:rPr>
            </w:pPr>
            <w:r>
              <w:rPr>
                <w:rFonts w:ascii="Book Antiqua" w:hAnsi="Book Antiqua"/>
                <w:color w:val="00B0F0"/>
              </w:rPr>
              <w:t>(NRIC NO. ${vendor_nric_1})</w:t>
            </w:r>
          </w:p>
          <w:p w14:paraId="0F108760" w14:textId="77777777" w:rsidR="000D587F" w:rsidRDefault="000D587F" w:rsidP="000D587F">
            <w:pPr>
              <w:jc w:val="both"/>
              <w:rPr>
                <w:rFonts w:ascii="Book Antiqua" w:hAnsi="Book Antiqua"/>
                <w:color w:val="00B0F0"/>
              </w:rPr>
            </w:pPr>
          </w:p>
          <w:p w14:paraId="08262EC4" w14:textId="77777777" w:rsidR="000D587F" w:rsidRDefault="000D587F" w:rsidP="000D587F">
            <w:pPr>
              <w:jc w:val="both"/>
              <w:rPr>
                <w:rFonts w:ascii="Book Antiqua" w:hAnsi="Book Antiqua"/>
                <w:color w:val="00B0F0"/>
              </w:rPr>
            </w:pPr>
            <w:r>
              <w:rPr>
                <w:rFonts w:ascii="Book Antiqua" w:hAnsi="Book Antiqua"/>
                <w:color w:val="00B0F0"/>
              </w:rPr>
              <w:t>${vendor_name_2}</w:t>
            </w:r>
          </w:p>
          <w:p w14:paraId="3BDCD438" w14:textId="77777777" w:rsidR="000D587F" w:rsidRDefault="000D587F" w:rsidP="000D587F">
            <w:pPr>
              <w:jc w:val="both"/>
              <w:rPr>
                <w:rFonts w:ascii="Book Antiqua" w:hAnsi="Book Antiqua"/>
                <w:color w:val="00B0F0"/>
              </w:rPr>
            </w:pPr>
            <w:r>
              <w:rPr>
                <w:rFonts w:ascii="Book Antiqua" w:hAnsi="Book Antiqua"/>
                <w:color w:val="00B0F0"/>
              </w:rPr>
              <w:t>(NRIC NO. ${vendor_nric_2})</w:t>
            </w:r>
          </w:p>
          <w:p w14:paraId="21C638F8" w14:textId="77777777" w:rsidR="000D587F" w:rsidRDefault="000D587F" w:rsidP="000D587F">
            <w:pPr>
              <w:jc w:val="both"/>
              <w:rPr>
                <w:rFonts w:ascii="Book Antiqua" w:hAnsi="Book Antiqua"/>
                <w:color w:val="00B0F0"/>
              </w:rPr>
            </w:pPr>
          </w:p>
          <w:p w14:paraId="4C8446A7" w14:textId="77777777" w:rsidR="000D587F" w:rsidRDefault="000D587F" w:rsidP="000D587F">
            <w:pPr>
              <w:jc w:val="both"/>
              <w:rPr>
                <w:rFonts w:ascii="Book Antiqua" w:hAnsi="Book Antiqua"/>
                <w:color w:val="00B0F0"/>
              </w:rPr>
            </w:pPr>
            <w:r>
              <w:rPr>
                <w:rFonts w:ascii="Book Antiqua" w:hAnsi="Book Antiqua"/>
                <w:color w:val="00B0F0"/>
              </w:rPr>
              <w:t>${vendor_name_3}</w:t>
            </w:r>
          </w:p>
          <w:p w14:paraId="0997563A" w14:textId="77777777" w:rsidR="000D587F" w:rsidRDefault="000D587F" w:rsidP="000D587F">
            <w:pPr>
              <w:jc w:val="both"/>
              <w:rPr>
                <w:rFonts w:ascii="Book Antiqua" w:hAnsi="Book Antiqua"/>
                <w:color w:val="00B0F0"/>
              </w:rPr>
            </w:pPr>
            <w:r>
              <w:rPr>
                <w:rFonts w:ascii="Book Antiqua" w:hAnsi="Book Antiqua"/>
                <w:color w:val="00B0F0"/>
              </w:rPr>
              <w:t>(NRIC NO. ${vendor_nric_3})</w:t>
            </w:r>
          </w:p>
          <w:p w14:paraId="0DD3B595" w14:textId="77777777" w:rsidR="000D587F" w:rsidRDefault="000D587F" w:rsidP="000D587F">
            <w:pPr>
              <w:jc w:val="both"/>
              <w:rPr>
                <w:rFonts w:ascii="Book Antiqua" w:hAnsi="Book Antiqua"/>
                <w:color w:val="00B0F0"/>
              </w:rPr>
            </w:pPr>
          </w:p>
          <w:p w14:paraId="0DE9C5B0" w14:textId="77777777" w:rsidR="000D587F" w:rsidRDefault="000D587F" w:rsidP="000D587F">
            <w:pPr>
              <w:jc w:val="both"/>
              <w:rPr>
                <w:rFonts w:ascii="Book Antiqua" w:hAnsi="Book Antiqua"/>
                <w:color w:val="00B0F0"/>
              </w:rPr>
            </w:pPr>
            <w:r>
              <w:rPr>
                <w:rFonts w:ascii="Book Antiqua" w:hAnsi="Book Antiqua"/>
                <w:color w:val="00B0F0"/>
              </w:rPr>
              <w:t>${vendor_name_4}</w:t>
            </w:r>
          </w:p>
          <w:p w14:paraId="5C519906" w14:textId="77777777" w:rsidR="000D587F" w:rsidRDefault="000D587F" w:rsidP="000D587F">
            <w:pPr>
              <w:jc w:val="both"/>
              <w:rPr>
                <w:rFonts w:ascii="Book Antiqua" w:hAnsi="Book Antiqua"/>
                <w:color w:val="00B0F0"/>
              </w:rPr>
            </w:pPr>
            <w:r>
              <w:rPr>
                <w:rFonts w:ascii="Book Antiqua" w:hAnsi="Book Antiqua"/>
                <w:color w:val="00B0F0"/>
              </w:rPr>
              <w:t>(NRIC NO. ${vendor_nric_4})</w:t>
            </w:r>
          </w:p>
          <w:p w14:paraId="41685BD6" w14:textId="77777777" w:rsidR="000D587F" w:rsidRDefault="000D587F" w:rsidP="000D587F">
            <w:pPr>
              <w:jc w:val="both"/>
              <w:rPr>
                <w:rFonts w:ascii="Book Antiqua" w:hAnsi="Book Antiqua"/>
                <w:color w:val="00B0F0"/>
              </w:rPr>
            </w:pPr>
          </w:p>
          <w:p w14:paraId="5B9806B8" w14:textId="77777777" w:rsidR="000D587F" w:rsidRDefault="000D587F" w:rsidP="000D587F">
            <w:pPr>
              <w:jc w:val="both"/>
              <w:rPr>
                <w:rFonts w:ascii="Book Antiqua" w:hAnsi="Book Antiqua"/>
                <w:color w:val="00B0F0"/>
              </w:rPr>
            </w:pPr>
            <w:r>
              <w:rPr>
                <w:rFonts w:ascii="Book Antiqua" w:hAnsi="Book Antiqua"/>
                <w:color w:val="00B0F0"/>
              </w:rPr>
              <w:t>${vendor_name_5}</w:t>
            </w:r>
          </w:p>
          <w:p w14:paraId="7246A2D9" w14:textId="77777777" w:rsidR="000D587F" w:rsidRDefault="000D587F" w:rsidP="000D587F">
            <w:pPr>
              <w:jc w:val="both"/>
              <w:rPr>
                <w:rFonts w:ascii="Book Antiqua" w:hAnsi="Book Antiqua"/>
                <w:color w:val="00B0F0"/>
              </w:rPr>
            </w:pPr>
            <w:r>
              <w:rPr>
                <w:rFonts w:ascii="Book Antiqua" w:hAnsi="Book Antiqua"/>
                <w:color w:val="00B0F0"/>
              </w:rPr>
              <w:t>(NRIC NO. ${vendor_nric_5})</w:t>
            </w:r>
          </w:p>
          <w:p w14:paraId="1AE24F27" w14:textId="77777777" w:rsidR="000D587F" w:rsidRDefault="000D587F" w:rsidP="000D587F">
            <w:pPr>
              <w:jc w:val="both"/>
              <w:rPr>
                <w:rFonts w:ascii="Book Antiqua" w:hAnsi="Book Antiqua"/>
                <w:color w:val="00B0F0"/>
              </w:rPr>
            </w:pPr>
          </w:p>
          <w:p w14:paraId="7703496E" w14:textId="77777777" w:rsidR="000D587F" w:rsidRDefault="000D587F" w:rsidP="000D587F">
            <w:pPr>
              <w:jc w:val="both"/>
              <w:rPr>
                <w:rFonts w:ascii="Book Antiqua" w:hAnsi="Book Antiqua"/>
                <w:color w:val="00B0F0"/>
              </w:rPr>
            </w:pPr>
            <w:r>
              <w:rPr>
                <w:rFonts w:ascii="Book Antiqua" w:hAnsi="Book Antiqua"/>
                <w:color w:val="00B0F0"/>
              </w:rPr>
              <w:t>${vendor_name_6}</w:t>
            </w:r>
          </w:p>
          <w:p w14:paraId="5424FEFD" w14:textId="77777777" w:rsidR="000D587F" w:rsidRDefault="000D587F" w:rsidP="000D587F">
            <w:pPr>
              <w:jc w:val="both"/>
              <w:rPr>
                <w:rFonts w:ascii="Book Antiqua" w:hAnsi="Book Antiqua"/>
                <w:color w:val="00B0F0"/>
              </w:rPr>
            </w:pPr>
            <w:r>
              <w:rPr>
                <w:rFonts w:ascii="Book Antiqua" w:hAnsi="Book Antiqua"/>
                <w:color w:val="00B0F0"/>
              </w:rPr>
              <w:t>(NRIC NO. ${vendor_nric_6})</w:t>
            </w:r>
          </w:p>
          <w:p w14:paraId="2A571DD5" w14:textId="77777777" w:rsidR="000D587F" w:rsidRDefault="000D587F" w:rsidP="000D587F">
            <w:pPr>
              <w:jc w:val="both"/>
              <w:rPr>
                <w:rFonts w:ascii="Book Antiqua" w:hAnsi="Book Antiqua"/>
                <w:color w:val="00B0F0"/>
              </w:rPr>
            </w:pPr>
          </w:p>
          <w:p w14:paraId="6B2039C3" w14:textId="77777777" w:rsidR="000D587F" w:rsidRDefault="000D587F" w:rsidP="000D587F">
            <w:pPr>
              <w:jc w:val="both"/>
              <w:rPr>
                <w:rFonts w:ascii="Book Antiqua" w:hAnsi="Book Antiqua"/>
                <w:color w:val="00B0F0"/>
              </w:rPr>
            </w:pPr>
            <w:r>
              <w:rPr>
                <w:rFonts w:ascii="Book Antiqua" w:hAnsi="Book Antiqua"/>
                <w:color w:val="00B0F0"/>
              </w:rPr>
              <w:t>${vendor_address_1}</w:t>
            </w:r>
          </w:p>
          <w:p w14:paraId="4E54CF52" w14:textId="77777777" w:rsidR="000D587F" w:rsidRDefault="000D587F" w:rsidP="000D587F">
            <w:pPr>
              <w:jc w:val="both"/>
              <w:rPr>
                <w:rFonts w:ascii="Book Antiqua" w:hAnsi="Book Antiqua"/>
                <w:color w:val="00B0F0"/>
              </w:rPr>
            </w:pPr>
          </w:p>
          <w:p w14:paraId="26A262C5" w14:textId="77777777" w:rsidR="000D587F" w:rsidRDefault="000D587F" w:rsidP="000D587F">
            <w:pPr>
              <w:jc w:val="both"/>
              <w:rPr>
                <w:rFonts w:ascii="Book Antiqua" w:hAnsi="Book Antiqua"/>
                <w:color w:val="00B0F0"/>
              </w:rPr>
            </w:pPr>
            <w:r>
              <w:rPr>
                <w:rFonts w:ascii="Book Antiqua" w:hAnsi="Book Antiqua"/>
                <w:color w:val="00B0F0"/>
              </w:rPr>
              <w:t>${vendor_company_1}</w:t>
            </w:r>
          </w:p>
          <w:p w14:paraId="3EB3DB36" w14:textId="77777777" w:rsidR="000D587F" w:rsidRDefault="000D587F" w:rsidP="000D587F">
            <w:pPr>
              <w:jc w:val="both"/>
              <w:rPr>
                <w:rFonts w:ascii="Book Antiqua" w:hAnsi="Book Antiqua"/>
                <w:color w:val="00B0F0"/>
              </w:rPr>
            </w:pPr>
            <w:r>
              <w:rPr>
                <w:rFonts w:ascii="Book Antiqua" w:hAnsi="Book Antiqua"/>
                <w:color w:val="00B0F0"/>
              </w:rPr>
              <w:t>(COMPANY REG NO. ${vendor_company_reg_no_1})</w:t>
            </w:r>
          </w:p>
          <w:p w14:paraId="14ED7093" w14:textId="77777777" w:rsidR="000D587F" w:rsidRDefault="000D587F" w:rsidP="000D587F">
            <w:pPr>
              <w:jc w:val="both"/>
              <w:rPr>
                <w:rFonts w:ascii="Book Antiqua" w:hAnsi="Book Antiqua"/>
                <w:color w:val="00B0F0"/>
                <w:highlight w:val="yellow"/>
              </w:rPr>
            </w:pPr>
          </w:p>
          <w:p w14:paraId="74047597" w14:textId="77777777" w:rsidR="000D587F" w:rsidRDefault="000D587F" w:rsidP="000D587F">
            <w:pPr>
              <w:jc w:val="both"/>
              <w:rPr>
                <w:rFonts w:ascii="Book Antiqua" w:hAnsi="Book Antiqua"/>
                <w:color w:val="00B0F0"/>
              </w:rPr>
            </w:pPr>
            <w:r>
              <w:rPr>
                <w:rFonts w:ascii="Book Antiqua" w:hAnsi="Book Antiqua"/>
                <w:color w:val="00B0F0"/>
              </w:rPr>
              <w:t>${vendor_company_address_1}</w:t>
            </w:r>
          </w:p>
          <w:p w14:paraId="085168FC" w14:textId="77777777" w:rsidR="000D587F" w:rsidRPr="008261E4" w:rsidRDefault="000D587F" w:rsidP="000D587F">
            <w:pPr>
              <w:rPr>
                <w:rFonts w:ascii="Book Antiqua" w:hAnsi="Book Antiqua"/>
                <w:bCs/>
              </w:rPr>
            </w:pPr>
          </w:p>
        </w:tc>
      </w:tr>
      <w:tr w:rsidR="000D587F" w:rsidRPr="008261E4" w14:paraId="6E952DAC" w14:textId="77777777">
        <w:tc>
          <w:tcPr>
            <w:tcW w:w="1278" w:type="dxa"/>
          </w:tcPr>
          <w:p w14:paraId="34974826" w14:textId="77777777" w:rsidR="000D587F" w:rsidRPr="008261E4" w:rsidRDefault="000D587F" w:rsidP="000D587F">
            <w:pPr>
              <w:jc w:val="center"/>
              <w:rPr>
                <w:rFonts w:ascii="Book Antiqua" w:hAnsi="Book Antiqua"/>
              </w:rPr>
            </w:pPr>
          </w:p>
          <w:p w14:paraId="2AB798AC" w14:textId="77777777" w:rsidR="000D587F" w:rsidRPr="008261E4" w:rsidRDefault="000D587F" w:rsidP="000D587F">
            <w:pPr>
              <w:jc w:val="center"/>
              <w:rPr>
                <w:rFonts w:ascii="Book Antiqua" w:hAnsi="Book Antiqua"/>
              </w:rPr>
            </w:pPr>
            <w:r w:rsidRPr="008261E4">
              <w:rPr>
                <w:rFonts w:ascii="Book Antiqua" w:hAnsi="Book Antiqua"/>
              </w:rPr>
              <w:t>3</w:t>
            </w:r>
          </w:p>
          <w:p w14:paraId="6068C12B" w14:textId="77777777" w:rsidR="000D587F" w:rsidRPr="008261E4" w:rsidRDefault="000D587F" w:rsidP="000D587F">
            <w:pPr>
              <w:jc w:val="center"/>
              <w:rPr>
                <w:rFonts w:ascii="Book Antiqua" w:hAnsi="Book Antiqua"/>
              </w:rPr>
            </w:pPr>
          </w:p>
        </w:tc>
        <w:tc>
          <w:tcPr>
            <w:tcW w:w="3780" w:type="dxa"/>
          </w:tcPr>
          <w:p w14:paraId="2DC781CA" w14:textId="77777777" w:rsidR="000D587F" w:rsidRPr="008261E4" w:rsidRDefault="000D587F" w:rsidP="000D587F">
            <w:pPr>
              <w:rPr>
                <w:rFonts w:ascii="Book Antiqua" w:hAnsi="Book Antiqua"/>
              </w:rPr>
            </w:pPr>
          </w:p>
          <w:p w14:paraId="59CADCD3" w14:textId="77777777" w:rsidR="000D587F" w:rsidRPr="008261E4" w:rsidRDefault="000D587F" w:rsidP="000D587F">
            <w:pPr>
              <w:rPr>
                <w:rFonts w:ascii="Book Antiqua" w:hAnsi="Book Antiqua"/>
              </w:rPr>
            </w:pPr>
            <w:r w:rsidRPr="008261E4">
              <w:rPr>
                <w:rFonts w:ascii="Book Antiqua" w:hAnsi="Book Antiqua"/>
              </w:rPr>
              <w:t>Particulars of the Purchaser(s)</w:t>
            </w:r>
          </w:p>
        </w:tc>
        <w:tc>
          <w:tcPr>
            <w:tcW w:w="4320" w:type="dxa"/>
          </w:tcPr>
          <w:p w14:paraId="6A2018EA" w14:textId="77777777" w:rsidR="000D587F" w:rsidRDefault="000D587F" w:rsidP="000D587F">
            <w:pPr>
              <w:jc w:val="both"/>
              <w:rPr>
                <w:rFonts w:ascii="Book Antiqua" w:hAnsi="Book Antiqua"/>
                <w:color w:val="00B0F0"/>
                <w:highlight w:val="yellow"/>
              </w:rPr>
            </w:pPr>
          </w:p>
          <w:p w14:paraId="6C68BAF9" w14:textId="77777777" w:rsidR="000D587F" w:rsidRDefault="000D587F" w:rsidP="000D587F">
            <w:pPr>
              <w:jc w:val="both"/>
              <w:rPr>
                <w:rFonts w:ascii="Book Antiqua" w:hAnsi="Book Antiqua"/>
                <w:color w:val="00B0F0"/>
              </w:rPr>
            </w:pPr>
            <w:r>
              <w:rPr>
                <w:rFonts w:ascii="Book Antiqua" w:hAnsi="Book Antiqua"/>
                <w:color w:val="00B0F0"/>
              </w:rPr>
              <w:t>${purchaser_name_1}</w:t>
            </w:r>
          </w:p>
          <w:p w14:paraId="08D9C6DD" w14:textId="77777777" w:rsidR="000D587F" w:rsidRDefault="000D587F" w:rsidP="000D587F">
            <w:pPr>
              <w:jc w:val="both"/>
              <w:rPr>
                <w:rFonts w:ascii="Book Antiqua" w:hAnsi="Book Antiqua"/>
                <w:color w:val="00B0F0"/>
              </w:rPr>
            </w:pPr>
            <w:r>
              <w:rPr>
                <w:rFonts w:ascii="Book Antiqua" w:hAnsi="Book Antiqua"/>
                <w:color w:val="00B0F0"/>
              </w:rPr>
              <w:t>(NRIC No. ${purchaser_nric_1})</w:t>
            </w:r>
          </w:p>
          <w:p w14:paraId="25AECF0C" w14:textId="77777777" w:rsidR="000D587F" w:rsidRDefault="000D587F" w:rsidP="000D587F">
            <w:pPr>
              <w:jc w:val="both"/>
              <w:rPr>
                <w:rFonts w:ascii="Book Antiqua" w:hAnsi="Book Antiqua"/>
                <w:color w:val="00B0F0"/>
              </w:rPr>
            </w:pPr>
          </w:p>
          <w:p w14:paraId="3E49D321" w14:textId="77777777" w:rsidR="000D587F" w:rsidRDefault="000D587F" w:rsidP="000D587F">
            <w:pPr>
              <w:jc w:val="both"/>
              <w:rPr>
                <w:rFonts w:ascii="Book Antiqua" w:hAnsi="Book Antiqua"/>
                <w:color w:val="00B0F0"/>
              </w:rPr>
            </w:pPr>
            <w:r>
              <w:rPr>
                <w:rFonts w:ascii="Book Antiqua" w:hAnsi="Book Antiqua"/>
                <w:color w:val="00B0F0"/>
              </w:rPr>
              <w:t>${purchaser_name_2}</w:t>
            </w:r>
          </w:p>
          <w:p w14:paraId="313575AD" w14:textId="77777777" w:rsidR="000D587F" w:rsidRDefault="000D587F" w:rsidP="000D587F">
            <w:pPr>
              <w:jc w:val="both"/>
              <w:rPr>
                <w:rFonts w:ascii="Book Antiqua" w:hAnsi="Book Antiqua"/>
                <w:color w:val="00B0F0"/>
              </w:rPr>
            </w:pPr>
            <w:r>
              <w:rPr>
                <w:rFonts w:ascii="Book Antiqua" w:hAnsi="Book Antiqua"/>
                <w:color w:val="00B0F0"/>
              </w:rPr>
              <w:t>(NRIC No. ${purchaser_nric_2})</w:t>
            </w:r>
          </w:p>
          <w:p w14:paraId="6AF03BC5" w14:textId="77777777" w:rsidR="000D587F" w:rsidRDefault="000D587F" w:rsidP="000D587F">
            <w:pPr>
              <w:jc w:val="both"/>
              <w:rPr>
                <w:rFonts w:ascii="Book Antiqua" w:hAnsi="Book Antiqua"/>
                <w:color w:val="00B0F0"/>
                <w:highlight w:val="yellow"/>
              </w:rPr>
            </w:pPr>
          </w:p>
          <w:p w14:paraId="1D31F12D" w14:textId="77777777" w:rsidR="000D587F" w:rsidRDefault="000D587F" w:rsidP="000D587F">
            <w:pPr>
              <w:jc w:val="both"/>
              <w:rPr>
                <w:rFonts w:ascii="Book Antiqua" w:hAnsi="Book Antiqua"/>
                <w:color w:val="00B0F0"/>
              </w:rPr>
            </w:pPr>
            <w:r>
              <w:rPr>
                <w:rFonts w:ascii="Book Antiqua" w:hAnsi="Book Antiqua"/>
                <w:color w:val="00B0F0"/>
              </w:rPr>
              <w:t>${purchaser_name_3}</w:t>
            </w:r>
          </w:p>
          <w:p w14:paraId="1FFE0186" w14:textId="77777777" w:rsidR="000D587F" w:rsidRDefault="000D587F" w:rsidP="000D587F">
            <w:pPr>
              <w:jc w:val="both"/>
              <w:rPr>
                <w:rFonts w:ascii="Book Antiqua" w:hAnsi="Book Antiqua"/>
                <w:color w:val="00B0F0"/>
              </w:rPr>
            </w:pPr>
            <w:r>
              <w:rPr>
                <w:rFonts w:ascii="Book Antiqua" w:hAnsi="Book Antiqua"/>
                <w:color w:val="00B0F0"/>
              </w:rPr>
              <w:t>(NRIC No. ${purchaser_nric_3})</w:t>
            </w:r>
          </w:p>
          <w:p w14:paraId="6E8D31AA" w14:textId="77777777" w:rsidR="000D587F" w:rsidRDefault="000D587F" w:rsidP="000D587F">
            <w:pPr>
              <w:jc w:val="both"/>
              <w:rPr>
                <w:rFonts w:ascii="Book Antiqua" w:hAnsi="Book Antiqua"/>
                <w:color w:val="00B0F0"/>
                <w:highlight w:val="yellow"/>
              </w:rPr>
            </w:pPr>
          </w:p>
          <w:p w14:paraId="39B74B9B" w14:textId="77777777" w:rsidR="000D587F" w:rsidRDefault="000D587F" w:rsidP="000D587F">
            <w:pPr>
              <w:jc w:val="both"/>
              <w:rPr>
                <w:rFonts w:ascii="Book Antiqua" w:hAnsi="Book Antiqua"/>
                <w:color w:val="00B0F0"/>
              </w:rPr>
            </w:pPr>
            <w:r>
              <w:rPr>
                <w:rFonts w:ascii="Book Antiqua" w:hAnsi="Book Antiqua"/>
                <w:color w:val="00B0F0"/>
              </w:rPr>
              <w:t>${purchaser_name_4}</w:t>
            </w:r>
          </w:p>
          <w:p w14:paraId="47DC5518" w14:textId="77777777" w:rsidR="000D587F" w:rsidRDefault="000D587F" w:rsidP="000D587F">
            <w:pPr>
              <w:jc w:val="both"/>
              <w:rPr>
                <w:rFonts w:ascii="Book Antiqua" w:hAnsi="Book Antiqua"/>
                <w:color w:val="00B0F0"/>
              </w:rPr>
            </w:pPr>
            <w:r>
              <w:rPr>
                <w:rFonts w:ascii="Book Antiqua" w:hAnsi="Book Antiqua"/>
                <w:color w:val="00B0F0"/>
              </w:rPr>
              <w:t>(NRIC No. ${purchaser_nric_4})</w:t>
            </w:r>
          </w:p>
          <w:p w14:paraId="6AB9671D" w14:textId="77777777" w:rsidR="000D587F" w:rsidRDefault="000D587F" w:rsidP="000D587F">
            <w:pPr>
              <w:jc w:val="both"/>
              <w:rPr>
                <w:rFonts w:ascii="Book Antiqua" w:hAnsi="Book Antiqua"/>
                <w:color w:val="00B0F0"/>
              </w:rPr>
            </w:pPr>
          </w:p>
          <w:p w14:paraId="65B5A4DD" w14:textId="77777777" w:rsidR="000D587F" w:rsidRDefault="000D587F" w:rsidP="000D587F">
            <w:pPr>
              <w:jc w:val="both"/>
              <w:rPr>
                <w:rFonts w:ascii="Book Antiqua" w:hAnsi="Book Antiqua"/>
                <w:color w:val="00B0F0"/>
              </w:rPr>
            </w:pPr>
            <w:r>
              <w:rPr>
                <w:rFonts w:ascii="Book Antiqua" w:hAnsi="Book Antiqua"/>
                <w:color w:val="00B0F0"/>
              </w:rPr>
              <w:t>${purchaser_name_5}</w:t>
            </w:r>
          </w:p>
          <w:p w14:paraId="0482B09E" w14:textId="77777777" w:rsidR="000D587F" w:rsidRDefault="000D587F" w:rsidP="000D587F">
            <w:pPr>
              <w:jc w:val="both"/>
              <w:rPr>
                <w:rFonts w:ascii="Book Antiqua" w:hAnsi="Book Antiqua"/>
                <w:color w:val="00B0F0"/>
              </w:rPr>
            </w:pPr>
            <w:r>
              <w:rPr>
                <w:rFonts w:ascii="Book Antiqua" w:hAnsi="Book Antiqua"/>
                <w:color w:val="00B0F0"/>
              </w:rPr>
              <w:t>(NRIC No. ${purchaser_nric_5})</w:t>
            </w:r>
          </w:p>
          <w:p w14:paraId="24BE5A51" w14:textId="77777777" w:rsidR="000D587F" w:rsidRDefault="000D587F" w:rsidP="000D587F">
            <w:pPr>
              <w:jc w:val="both"/>
              <w:rPr>
                <w:rFonts w:ascii="Book Antiqua" w:hAnsi="Book Antiqua"/>
                <w:color w:val="00B0F0"/>
              </w:rPr>
            </w:pPr>
          </w:p>
          <w:p w14:paraId="359BA2C1" w14:textId="77777777" w:rsidR="000D587F" w:rsidRDefault="000D587F" w:rsidP="000D587F">
            <w:pPr>
              <w:jc w:val="both"/>
              <w:rPr>
                <w:rFonts w:ascii="Book Antiqua" w:hAnsi="Book Antiqua"/>
                <w:color w:val="00B0F0"/>
              </w:rPr>
            </w:pPr>
            <w:r>
              <w:rPr>
                <w:rFonts w:ascii="Book Antiqua" w:hAnsi="Book Antiqua"/>
                <w:color w:val="00B0F0"/>
              </w:rPr>
              <w:t>${purchaser_name_6}</w:t>
            </w:r>
          </w:p>
          <w:p w14:paraId="2EBF8AF9" w14:textId="77777777" w:rsidR="000D587F" w:rsidRDefault="000D587F" w:rsidP="000D587F">
            <w:pPr>
              <w:jc w:val="both"/>
              <w:rPr>
                <w:rFonts w:ascii="Book Antiqua" w:hAnsi="Book Antiqua"/>
                <w:color w:val="00B0F0"/>
              </w:rPr>
            </w:pPr>
            <w:r>
              <w:rPr>
                <w:rFonts w:ascii="Book Antiqua" w:hAnsi="Book Antiqua"/>
                <w:color w:val="00B0F0"/>
              </w:rPr>
              <w:t>(NRIC No. ${purchaser_nric_6})</w:t>
            </w:r>
          </w:p>
          <w:p w14:paraId="05434987" w14:textId="77777777" w:rsidR="000D587F" w:rsidRDefault="000D587F" w:rsidP="000D587F">
            <w:pPr>
              <w:jc w:val="both"/>
              <w:rPr>
                <w:rFonts w:ascii="Book Antiqua" w:hAnsi="Book Antiqua"/>
                <w:color w:val="00B0F0"/>
              </w:rPr>
            </w:pPr>
          </w:p>
          <w:p w14:paraId="01687612" w14:textId="77777777" w:rsidR="000D587F" w:rsidRDefault="000D587F" w:rsidP="000D587F">
            <w:pPr>
              <w:jc w:val="both"/>
              <w:rPr>
                <w:rFonts w:ascii="Book Antiqua" w:hAnsi="Book Antiqua"/>
                <w:color w:val="00B0F0"/>
              </w:rPr>
            </w:pPr>
            <w:r>
              <w:rPr>
                <w:rFonts w:ascii="Book Antiqua" w:hAnsi="Book Antiqua"/>
                <w:color w:val="00B0F0"/>
              </w:rPr>
              <w:t>${purchaser_address_1}</w:t>
            </w:r>
          </w:p>
          <w:p w14:paraId="1F864298" w14:textId="77777777" w:rsidR="000D587F" w:rsidRDefault="000D587F" w:rsidP="000D587F">
            <w:pPr>
              <w:jc w:val="both"/>
              <w:rPr>
                <w:rFonts w:ascii="Book Antiqua" w:hAnsi="Book Antiqua"/>
                <w:color w:val="00B0F0"/>
              </w:rPr>
            </w:pPr>
          </w:p>
          <w:p w14:paraId="7CB58194" w14:textId="77777777" w:rsidR="000D587F" w:rsidRDefault="000D587F" w:rsidP="000D587F">
            <w:pPr>
              <w:jc w:val="both"/>
              <w:rPr>
                <w:rFonts w:ascii="Book Antiqua" w:hAnsi="Book Antiqua"/>
                <w:color w:val="00B0F0"/>
              </w:rPr>
            </w:pPr>
            <w:r>
              <w:rPr>
                <w:rFonts w:ascii="Book Antiqua" w:hAnsi="Book Antiqua"/>
                <w:color w:val="00B0F0"/>
              </w:rPr>
              <w:t>${purchaser_company_1}</w:t>
            </w:r>
          </w:p>
          <w:p w14:paraId="5A391798" w14:textId="77777777" w:rsidR="000D587F" w:rsidRDefault="000D587F" w:rsidP="000D587F">
            <w:pPr>
              <w:jc w:val="both"/>
              <w:rPr>
                <w:rFonts w:ascii="Book Antiqua" w:hAnsi="Book Antiqua"/>
                <w:color w:val="00B0F0"/>
              </w:rPr>
            </w:pPr>
            <w:r>
              <w:rPr>
                <w:rFonts w:ascii="Book Antiqua" w:hAnsi="Book Antiqua"/>
                <w:color w:val="00B0F0"/>
              </w:rPr>
              <w:t>(COMPANY REG NO. ${purchaser_company_reg_no_1})</w:t>
            </w:r>
          </w:p>
          <w:p w14:paraId="5B4AF803" w14:textId="77777777" w:rsidR="000D587F" w:rsidRDefault="000D587F" w:rsidP="000D587F">
            <w:pPr>
              <w:jc w:val="both"/>
              <w:rPr>
                <w:rFonts w:ascii="Book Antiqua" w:hAnsi="Book Antiqua"/>
                <w:color w:val="00B0F0"/>
              </w:rPr>
            </w:pPr>
          </w:p>
          <w:p w14:paraId="6619641A" w14:textId="77777777" w:rsidR="000D587F" w:rsidRDefault="000D587F" w:rsidP="000D587F">
            <w:pPr>
              <w:jc w:val="both"/>
              <w:rPr>
                <w:rFonts w:ascii="Book Antiqua" w:hAnsi="Book Antiqua"/>
                <w:color w:val="00B0F0"/>
              </w:rPr>
            </w:pPr>
            <w:r>
              <w:rPr>
                <w:rFonts w:ascii="Book Antiqua" w:hAnsi="Book Antiqua"/>
                <w:color w:val="00B0F0"/>
              </w:rPr>
              <w:t>${purchaser_company_address_1}</w:t>
            </w:r>
          </w:p>
          <w:p w14:paraId="3A29BF1A" w14:textId="77777777" w:rsidR="000D587F" w:rsidRPr="008261E4" w:rsidRDefault="000D587F" w:rsidP="000D587F">
            <w:pPr>
              <w:rPr>
                <w:rFonts w:ascii="Book Antiqua" w:hAnsi="Book Antiqua"/>
                <w:bCs/>
              </w:rPr>
            </w:pPr>
          </w:p>
        </w:tc>
      </w:tr>
      <w:tr w:rsidR="00391D6C" w:rsidRPr="008261E4" w14:paraId="1A9BAE79" w14:textId="77777777">
        <w:tc>
          <w:tcPr>
            <w:tcW w:w="1278" w:type="dxa"/>
          </w:tcPr>
          <w:p w14:paraId="6C060888" w14:textId="77777777" w:rsidR="00391D6C" w:rsidRPr="008261E4" w:rsidRDefault="00391D6C">
            <w:pPr>
              <w:jc w:val="center"/>
              <w:rPr>
                <w:rFonts w:ascii="Book Antiqua" w:hAnsi="Book Antiqua"/>
              </w:rPr>
            </w:pPr>
          </w:p>
          <w:p w14:paraId="3E823CB9" w14:textId="77777777" w:rsidR="00391D6C" w:rsidRPr="008261E4" w:rsidRDefault="00391D6C">
            <w:pPr>
              <w:jc w:val="center"/>
              <w:rPr>
                <w:rFonts w:ascii="Book Antiqua" w:hAnsi="Book Antiqua"/>
              </w:rPr>
            </w:pPr>
            <w:r w:rsidRPr="008261E4">
              <w:rPr>
                <w:rFonts w:ascii="Book Antiqua" w:hAnsi="Book Antiqua"/>
              </w:rPr>
              <w:t>4</w:t>
            </w:r>
          </w:p>
          <w:p w14:paraId="25604DAA" w14:textId="77777777" w:rsidR="00391D6C" w:rsidRPr="008261E4" w:rsidRDefault="00391D6C">
            <w:pPr>
              <w:jc w:val="center"/>
              <w:rPr>
                <w:rFonts w:ascii="Book Antiqua" w:hAnsi="Book Antiqua"/>
              </w:rPr>
            </w:pPr>
          </w:p>
        </w:tc>
        <w:tc>
          <w:tcPr>
            <w:tcW w:w="3780" w:type="dxa"/>
          </w:tcPr>
          <w:p w14:paraId="7A903F08" w14:textId="77777777" w:rsidR="00391D6C" w:rsidRPr="008261E4" w:rsidRDefault="00391D6C">
            <w:pPr>
              <w:rPr>
                <w:rFonts w:ascii="Book Antiqua" w:hAnsi="Book Antiqua"/>
              </w:rPr>
            </w:pPr>
          </w:p>
          <w:p w14:paraId="0ACF12AA" w14:textId="77777777" w:rsidR="00391D6C" w:rsidRPr="008261E4" w:rsidRDefault="00391D6C">
            <w:pPr>
              <w:rPr>
                <w:rFonts w:ascii="Book Antiqua" w:hAnsi="Book Antiqua"/>
              </w:rPr>
            </w:pPr>
            <w:r w:rsidRPr="008261E4">
              <w:rPr>
                <w:rFonts w:ascii="Book Antiqua" w:hAnsi="Book Antiqua"/>
              </w:rPr>
              <w:t>Particulars of the</w:t>
            </w:r>
            <w:r w:rsidR="00DB0E4F" w:rsidRPr="008261E4">
              <w:rPr>
                <w:rFonts w:ascii="Book Antiqua" w:hAnsi="Book Antiqua"/>
              </w:rPr>
              <w:t xml:space="preserve"> </w:t>
            </w:r>
            <w:r w:rsidR="00217EF0" w:rsidRPr="008261E4">
              <w:rPr>
                <w:rFonts w:ascii="Book Antiqua" w:hAnsi="Book Antiqua"/>
              </w:rPr>
              <w:t>Issue Document of Title</w:t>
            </w:r>
          </w:p>
          <w:p w14:paraId="450BC7DE" w14:textId="77777777" w:rsidR="00391D6C" w:rsidRPr="008261E4" w:rsidRDefault="00391D6C">
            <w:pPr>
              <w:rPr>
                <w:rFonts w:ascii="Book Antiqua" w:hAnsi="Book Antiqua"/>
              </w:rPr>
            </w:pPr>
          </w:p>
        </w:tc>
        <w:tc>
          <w:tcPr>
            <w:tcW w:w="4320" w:type="dxa"/>
          </w:tcPr>
          <w:p w14:paraId="6FFF6DC1" w14:textId="77777777" w:rsidR="00391D6C" w:rsidRPr="008261E4" w:rsidRDefault="00391D6C" w:rsidP="00DB0E4F">
            <w:pPr>
              <w:jc w:val="both"/>
              <w:rPr>
                <w:rFonts w:ascii="Book Antiqua" w:hAnsi="Book Antiqua"/>
              </w:rPr>
            </w:pPr>
          </w:p>
          <w:p w14:paraId="1A72D314" w14:textId="77777777" w:rsidR="00304428" w:rsidRDefault="00304428" w:rsidP="00304428">
            <w:pPr>
              <w:jc w:val="both"/>
              <w:rPr>
                <w:rFonts w:ascii="Book Antiqua" w:hAnsi="Book Antiqua"/>
                <w:bCs/>
                <w:color w:val="00B0F0"/>
                <w:highlight w:val="yellow"/>
              </w:rPr>
            </w:pPr>
            <w:r>
              <w:rPr>
                <w:rFonts w:ascii="Book Antiqua" w:hAnsi="Book Antiqua"/>
                <w:bCs/>
                <w:color w:val="00B0F0"/>
              </w:rPr>
              <w:t>${</w:t>
            </w:r>
            <w:proofErr w:type="spellStart"/>
            <w:r>
              <w:rPr>
                <w:rFonts w:ascii="Book Antiqua" w:hAnsi="Book Antiqua"/>
                <w:bCs/>
                <w:color w:val="00B0F0"/>
              </w:rPr>
              <w:t>property_title</w:t>
            </w:r>
            <w:proofErr w:type="spellEnd"/>
            <w:r>
              <w:rPr>
                <w:rFonts w:ascii="Book Antiqua" w:hAnsi="Book Antiqua"/>
                <w:bCs/>
                <w:color w:val="00B0F0"/>
              </w:rPr>
              <w:t>}</w:t>
            </w:r>
          </w:p>
          <w:p w14:paraId="42185AF1" w14:textId="77777777" w:rsidR="00304428" w:rsidRDefault="00304428" w:rsidP="00304428">
            <w:pPr>
              <w:jc w:val="both"/>
              <w:rPr>
                <w:rFonts w:ascii="Book Antiqua" w:hAnsi="Book Antiqua"/>
                <w:bCs/>
                <w:highlight w:val="yellow"/>
              </w:rPr>
            </w:pPr>
          </w:p>
          <w:p w14:paraId="35228AB6" w14:textId="5F288FF3" w:rsidR="00391D6C" w:rsidRPr="00304428" w:rsidRDefault="00304428" w:rsidP="00602EEB">
            <w:pPr>
              <w:jc w:val="both"/>
              <w:rPr>
                <w:rFonts w:ascii="Book Antiqua" w:hAnsi="Book Antiqua"/>
                <w:bCs/>
                <w:i/>
                <w:iCs/>
                <w:highlight w:val="yellow"/>
              </w:rPr>
            </w:pPr>
            <w:proofErr w:type="spellStart"/>
            <w:r>
              <w:rPr>
                <w:rFonts w:ascii="Book Antiqua" w:hAnsi="Book Antiqua"/>
                <w:bCs/>
                <w:i/>
                <w:iCs/>
              </w:rPr>
              <w:t>Restriction_of_Interest</w:t>
            </w:r>
            <w:proofErr w:type="spellEnd"/>
            <w:r>
              <w:rPr>
                <w:rFonts w:ascii="Book Antiqua" w:hAnsi="Book Antiqua"/>
                <w:bCs/>
                <w:i/>
                <w:iCs/>
              </w:rPr>
              <w:t xml:space="preserve"> : </w:t>
            </w:r>
            <w:r>
              <w:rPr>
                <w:rFonts w:ascii="Book Antiqua" w:hAnsi="Book Antiqua"/>
                <w:bCs/>
                <w:i/>
                <w:iCs/>
                <w:color w:val="00B0F0"/>
              </w:rPr>
              <w:t>${</w:t>
            </w:r>
            <w:proofErr w:type="spellStart"/>
            <w:r>
              <w:rPr>
                <w:rFonts w:ascii="Book Antiqua" w:hAnsi="Book Antiqua"/>
                <w:bCs/>
                <w:i/>
                <w:iCs/>
                <w:color w:val="00B0F0"/>
              </w:rPr>
              <w:t>restriction_of_interest</w:t>
            </w:r>
            <w:proofErr w:type="spellEnd"/>
            <w:r>
              <w:rPr>
                <w:rFonts w:ascii="Book Antiqua" w:hAnsi="Book Antiqua"/>
                <w:bCs/>
                <w:i/>
                <w:iCs/>
                <w:color w:val="00B0F0"/>
              </w:rPr>
              <w:t>}</w:t>
            </w:r>
          </w:p>
          <w:p w14:paraId="09303CDD" w14:textId="77777777" w:rsidR="002800D4" w:rsidRPr="008261E4" w:rsidRDefault="002800D4" w:rsidP="00602EEB">
            <w:pPr>
              <w:jc w:val="both"/>
              <w:rPr>
                <w:rFonts w:ascii="Book Antiqua" w:hAnsi="Book Antiqua"/>
              </w:rPr>
            </w:pPr>
          </w:p>
        </w:tc>
      </w:tr>
      <w:tr w:rsidR="00391D6C" w:rsidRPr="008261E4" w14:paraId="601FF1A5" w14:textId="77777777">
        <w:tc>
          <w:tcPr>
            <w:tcW w:w="1278" w:type="dxa"/>
          </w:tcPr>
          <w:p w14:paraId="618116AC" w14:textId="77777777" w:rsidR="00391D6C" w:rsidRPr="008261E4" w:rsidRDefault="00391D6C">
            <w:pPr>
              <w:jc w:val="center"/>
              <w:rPr>
                <w:rFonts w:ascii="Book Antiqua" w:hAnsi="Book Antiqua"/>
              </w:rPr>
            </w:pPr>
          </w:p>
          <w:p w14:paraId="304F9F99" w14:textId="77777777" w:rsidR="00391D6C" w:rsidRPr="008261E4" w:rsidRDefault="00391D6C">
            <w:pPr>
              <w:jc w:val="center"/>
              <w:rPr>
                <w:rFonts w:ascii="Book Antiqua" w:hAnsi="Book Antiqua"/>
              </w:rPr>
            </w:pPr>
            <w:r w:rsidRPr="008261E4">
              <w:rPr>
                <w:rFonts w:ascii="Book Antiqua" w:hAnsi="Book Antiqua"/>
              </w:rPr>
              <w:t>5</w:t>
            </w:r>
          </w:p>
          <w:p w14:paraId="79AA859F" w14:textId="77777777" w:rsidR="00391D6C" w:rsidRPr="008261E4" w:rsidRDefault="00391D6C">
            <w:pPr>
              <w:jc w:val="center"/>
              <w:rPr>
                <w:rFonts w:ascii="Book Antiqua" w:hAnsi="Book Antiqua"/>
              </w:rPr>
            </w:pPr>
          </w:p>
        </w:tc>
        <w:tc>
          <w:tcPr>
            <w:tcW w:w="3780" w:type="dxa"/>
          </w:tcPr>
          <w:p w14:paraId="1DD52B2F" w14:textId="77777777" w:rsidR="00391D6C" w:rsidRPr="008261E4" w:rsidRDefault="00391D6C">
            <w:pPr>
              <w:rPr>
                <w:rFonts w:ascii="Book Antiqua" w:hAnsi="Book Antiqua"/>
              </w:rPr>
            </w:pPr>
          </w:p>
          <w:p w14:paraId="15E67ED2" w14:textId="77777777" w:rsidR="00391D6C" w:rsidRPr="008261E4" w:rsidRDefault="00391D6C">
            <w:pPr>
              <w:rPr>
                <w:rFonts w:ascii="Book Antiqua" w:hAnsi="Book Antiqua"/>
              </w:rPr>
            </w:pPr>
            <w:r w:rsidRPr="008261E4">
              <w:rPr>
                <w:rFonts w:ascii="Book Antiqua" w:hAnsi="Book Antiqua"/>
              </w:rPr>
              <w:t>Description of the Building</w:t>
            </w:r>
          </w:p>
        </w:tc>
        <w:tc>
          <w:tcPr>
            <w:tcW w:w="4320" w:type="dxa"/>
          </w:tcPr>
          <w:p w14:paraId="469C0279" w14:textId="77777777" w:rsidR="00391D6C" w:rsidRPr="008261E4" w:rsidRDefault="00391D6C" w:rsidP="00DB0E4F">
            <w:pPr>
              <w:jc w:val="both"/>
              <w:rPr>
                <w:rFonts w:ascii="Book Antiqua" w:hAnsi="Book Antiqua"/>
              </w:rPr>
            </w:pPr>
          </w:p>
          <w:p w14:paraId="6A17C108" w14:textId="5C1FCEB9" w:rsidR="0009583C" w:rsidRPr="00304428" w:rsidRDefault="00304428" w:rsidP="002800D4">
            <w:pPr>
              <w:jc w:val="both"/>
              <w:rPr>
                <w:rFonts w:ascii="Book Antiqua" w:hAnsi="Book Antiqua" w:cs="Calibri"/>
                <w:color w:val="00B0F0"/>
                <w:lang w:val="en-MY" w:eastAsia="zh-CN"/>
              </w:rPr>
            </w:pPr>
            <w:r>
              <w:rPr>
                <w:rFonts w:ascii="Book Antiqua" w:hAnsi="Book Antiqua" w:cs="Calibri"/>
                <w:color w:val="00B0F0"/>
              </w:rPr>
              <w:t>${</w:t>
            </w:r>
            <w:proofErr w:type="spellStart"/>
            <w:r>
              <w:rPr>
                <w:rFonts w:ascii="Book Antiqua" w:hAnsi="Book Antiqua" w:cs="Calibri"/>
                <w:color w:val="00B0F0"/>
              </w:rPr>
              <w:t>property_details</w:t>
            </w:r>
            <w:proofErr w:type="spellEnd"/>
            <w:r>
              <w:rPr>
                <w:rFonts w:ascii="Book Antiqua" w:hAnsi="Book Antiqua" w:cs="Calibri"/>
                <w:color w:val="00B0F0"/>
              </w:rPr>
              <w:t>}</w:t>
            </w:r>
          </w:p>
          <w:p w14:paraId="2C555162" w14:textId="77777777" w:rsidR="002800D4" w:rsidRPr="008261E4" w:rsidRDefault="002800D4" w:rsidP="002800D4">
            <w:pPr>
              <w:jc w:val="both"/>
              <w:rPr>
                <w:rFonts w:ascii="Book Antiqua" w:hAnsi="Book Antiqua"/>
              </w:rPr>
            </w:pPr>
          </w:p>
        </w:tc>
      </w:tr>
      <w:tr w:rsidR="00391D6C" w:rsidRPr="008261E4" w14:paraId="7E7C60CE" w14:textId="77777777">
        <w:tc>
          <w:tcPr>
            <w:tcW w:w="1278" w:type="dxa"/>
          </w:tcPr>
          <w:p w14:paraId="44862700" w14:textId="77777777" w:rsidR="00391D6C" w:rsidRPr="008261E4" w:rsidRDefault="00391D6C">
            <w:pPr>
              <w:jc w:val="center"/>
              <w:rPr>
                <w:rFonts w:ascii="Book Antiqua" w:hAnsi="Book Antiqua"/>
              </w:rPr>
            </w:pPr>
          </w:p>
          <w:p w14:paraId="6992FF98" w14:textId="77777777" w:rsidR="00391D6C" w:rsidRPr="008261E4" w:rsidRDefault="00391D6C">
            <w:pPr>
              <w:jc w:val="center"/>
              <w:rPr>
                <w:rFonts w:ascii="Book Antiqua" w:hAnsi="Book Antiqua"/>
              </w:rPr>
            </w:pPr>
            <w:r w:rsidRPr="008261E4">
              <w:rPr>
                <w:rFonts w:ascii="Book Antiqua" w:hAnsi="Book Antiqua"/>
              </w:rPr>
              <w:t>6</w:t>
            </w:r>
          </w:p>
          <w:p w14:paraId="476446D4" w14:textId="77777777" w:rsidR="00391D6C" w:rsidRPr="008261E4" w:rsidRDefault="00391D6C">
            <w:pPr>
              <w:jc w:val="center"/>
              <w:rPr>
                <w:rFonts w:ascii="Book Antiqua" w:hAnsi="Book Antiqua"/>
              </w:rPr>
            </w:pPr>
          </w:p>
        </w:tc>
        <w:tc>
          <w:tcPr>
            <w:tcW w:w="3780" w:type="dxa"/>
          </w:tcPr>
          <w:p w14:paraId="6CFE2055" w14:textId="77777777" w:rsidR="00391D6C" w:rsidRPr="008261E4" w:rsidRDefault="00391D6C">
            <w:pPr>
              <w:rPr>
                <w:rFonts w:ascii="Book Antiqua" w:hAnsi="Book Antiqua"/>
              </w:rPr>
            </w:pPr>
          </w:p>
          <w:p w14:paraId="6C2B5D9A" w14:textId="77777777" w:rsidR="00391D6C" w:rsidRPr="008261E4" w:rsidRDefault="00391D6C">
            <w:pPr>
              <w:rPr>
                <w:rFonts w:ascii="Book Antiqua" w:hAnsi="Book Antiqua"/>
              </w:rPr>
            </w:pPr>
            <w:r w:rsidRPr="008261E4">
              <w:rPr>
                <w:rFonts w:ascii="Book Antiqua" w:hAnsi="Book Antiqua"/>
              </w:rPr>
              <w:t>The Encumbrances</w:t>
            </w:r>
          </w:p>
          <w:p w14:paraId="56B2DF8B" w14:textId="77777777" w:rsidR="00391D6C" w:rsidRPr="008261E4" w:rsidRDefault="00391D6C">
            <w:pPr>
              <w:rPr>
                <w:rFonts w:ascii="Book Antiqua" w:hAnsi="Book Antiqua"/>
              </w:rPr>
            </w:pPr>
          </w:p>
          <w:p w14:paraId="2736C86A" w14:textId="77777777" w:rsidR="00391D6C" w:rsidRPr="008261E4" w:rsidRDefault="00391D6C">
            <w:pPr>
              <w:rPr>
                <w:rFonts w:ascii="Book Antiqua" w:hAnsi="Book Antiqua"/>
              </w:rPr>
            </w:pPr>
          </w:p>
        </w:tc>
        <w:tc>
          <w:tcPr>
            <w:tcW w:w="4320" w:type="dxa"/>
          </w:tcPr>
          <w:p w14:paraId="7BB35A14" w14:textId="77777777" w:rsidR="00391D6C" w:rsidRPr="008261E4" w:rsidRDefault="00391D6C" w:rsidP="00DB0E4F">
            <w:pPr>
              <w:jc w:val="both"/>
              <w:rPr>
                <w:rFonts w:ascii="Book Antiqua" w:hAnsi="Book Antiqua"/>
              </w:rPr>
            </w:pPr>
          </w:p>
          <w:p w14:paraId="2C72D52F" w14:textId="77777777" w:rsidR="00304428" w:rsidRDefault="00304428" w:rsidP="00304428">
            <w:pPr>
              <w:jc w:val="both"/>
              <w:rPr>
                <w:rFonts w:ascii="Book Antiqua" w:hAnsi="Book Antiqua"/>
                <w:color w:val="00B0F0"/>
              </w:rPr>
            </w:pPr>
            <w:r>
              <w:rPr>
                <w:rFonts w:ascii="Book Antiqua" w:hAnsi="Book Antiqua"/>
                <w:color w:val="00B0F0"/>
              </w:rPr>
              <w:t>${</w:t>
            </w:r>
            <w:proofErr w:type="spellStart"/>
            <w:r>
              <w:rPr>
                <w:rFonts w:ascii="Book Antiqua" w:hAnsi="Book Antiqua"/>
                <w:color w:val="00B0F0"/>
              </w:rPr>
              <w:t>vendor_financier_name</w:t>
            </w:r>
            <w:proofErr w:type="spellEnd"/>
            <w:r>
              <w:rPr>
                <w:rFonts w:ascii="Book Antiqua" w:hAnsi="Book Antiqua"/>
                <w:color w:val="00B0F0"/>
              </w:rPr>
              <w:t>}</w:t>
            </w:r>
          </w:p>
          <w:p w14:paraId="4C6943D1" w14:textId="77777777" w:rsidR="00304428" w:rsidRDefault="00304428" w:rsidP="00304428">
            <w:pPr>
              <w:jc w:val="both"/>
              <w:rPr>
                <w:rFonts w:ascii="Book Antiqua" w:hAnsi="Book Antiqua"/>
                <w:color w:val="00B0F0"/>
              </w:rPr>
            </w:pPr>
            <w:r>
              <w:rPr>
                <w:rFonts w:ascii="Book Antiqua" w:hAnsi="Book Antiqua"/>
              </w:rPr>
              <w:t>(Company No.</w:t>
            </w:r>
            <w:r>
              <w:rPr>
                <w:rFonts w:ascii="Book Antiqua" w:hAnsi="Book Antiqua"/>
                <w:color w:val="00B0F0"/>
              </w:rPr>
              <w:t xml:space="preserve"> ${</w:t>
            </w:r>
            <w:proofErr w:type="spellStart"/>
            <w:r>
              <w:rPr>
                <w:rFonts w:ascii="Book Antiqua" w:hAnsi="Book Antiqua"/>
                <w:color w:val="00B0F0"/>
              </w:rPr>
              <w:t>vendor_financier_company_no</w:t>
            </w:r>
            <w:proofErr w:type="spellEnd"/>
            <w:r>
              <w:rPr>
                <w:rFonts w:ascii="Book Antiqua" w:hAnsi="Book Antiqua"/>
                <w:color w:val="00B0F0"/>
              </w:rPr>
              <w:t>}</w:t>
            </w:r>
            <w:r>
              <w:rPr>
                <w:rFonts w:ascii="Book Antiqua" w:hAnsi="Book Antiqua"/>
              </w:rPr>
              <w:t>)</w:t>
            </w:r>
          </w:p>
          <w:p w14:paraId="7D5B774C" w14:textId="77777777" w:rsidR="00304428" w:rsidRDefault="00304428" w:rsidP="00304428">
            <w:pPr>
              <w:jc w:val="both"/>
              <w:rPr>
                <w:rFonts w:ascii="Book Antiqua" w:hAnsi="Book Antiqua"/>
                <w:color w:val="00B0F0"/>
              </w:rPr>
            </w:pPr>
            <w:r>
              <w:rPr>
                <w:rFonts w:ascii="Book Antiqua" w:hAnsi="Book Antiqua"/>
                <w:color w:val="00B0F0"/>
              </w:rPr>
              <w:t>${</w:t>
            </w:r>
            <w:proofErr w:type="spellStart"/>
            <w:r>
              <w:rPr>
                <w:rFonts w:ascii="Book Antiqua" w:hAnsi="Book Antiqua"/>
                <w:color w:val="00B0F0"/>
              </w:rPr>
              <w:t>vendor_financier_branch_address</w:t>
            </w:r>
            <w:proofErr w:type="spellEnd"/>
            <w:r>
              <w:rPr>
                <w:rFonts w:ascii="Book Antiqua" w:hAnsi="Book Antiqua"/>
                <w:color w:val="00B0F0"/>
              </w:rPr>
              <w:t>}</w:t>
            </w:r>
          </w:p>
          <w:p w14:paraId="38FC9EAA" w14:textId="77777777" w:rsidR="00304428" w:rsidRDefault="00304428" w:rsidP="00304428">
            <w:pPr>
              <w:jc w:val="both"/>
              <w:rPr>
                <w:rFonts w:ascii="Book Antiqua" w:hAnsi="Book Antiqua"/>
                <w:color w:val="00B0F0"/>
              </w:rPr>
            </w:pPr>
            <w:r>
              <w:rPr>
                <w:rFonts w:ascii="Book Antiqua" w:hAnsi="Book Antiqua"/>
                <w:color w:val="00B0F0"/>
              </w:rPr>
              <w:t>${</w:t>
            </w:r>
            <w:proofErr w:type="spellStart"/>
            <w:r>
              <w:rPr>
                <w:rFonts w:ascii="Book Antiqua" w:hAnsi="Book Antiqua"/>
                <w:color w:val="00B0F0"/>
              </w:rPr>
              <w:t>vendor_financier_tel</w:t>
            </w:r>
            <w:proofErr w:type="spellEnd"/>
            <w:r>
              <w:rPr>
                <w:rFonts w:ascii="Book Antiqua" w:hAnsi="Book Antiqua"/>
                <w:color w:val="00B0F0"/>
              </w:rPr>
              <w:t>}</w:t>
            </w:r>
          </w:p>
          <w:p w14:paraId="4E5FA391" w14:textId="77777777" w:rsidR="00304428" w:rsidRDefault="00304428" w:rsidP="00304428">
            <w:pPr>
              <w:jc w:val="both"/>
              <w:rPr>
                <w:rFonts w:ascii="Book Antiqua" w:hAnsi="Book Antiqua"/>
                <w:color w:val="00B0F0"/>
              </w:rPr>
            </w:pPr>
            <w:r>
              <w:rPr>
                <w:rFonts w:ascii="Book Antiqua" w:hAnsi="Book Antiqua"/>
                <w:color w:val="00B0F0"/>
              </w:rPr>
              <w:t>${</w:t>
            </w:r>
            <w:proofErr w:type="spellStart"/>
            <w:r>
              <w:rPr>
                <w:rFonts w:ascii="Book Antiqua" w:hAnsi="Book Antiqua"/>
                <w:color w:val="00B0F0"/>
              </w:rPr>
              <w:t>vendor_financier_fax</w:t>
            </w:r>
            <w:proofErr w:type="spellEnd"/>
            <w:r>
              <w:rPr>
                <w:rFonts w:ascii="Book Antiqua" w:hAnsi="Book Antiqua"/>
                <w:color w:val="00B0F0"/>
              </w:rPr>
              <w:t>}</w:t>
            </w:r>
          </w:p>
          <w:p w14:paraId="4612DA47" w14:textId="77777777" w:rsidR="00304428" w:rsidRDefault="00304428" w:rsidP="00304428">
            <w:pPr>
              <w:jc w:val="both"/>
              <w:rPr>
                <w:rFonts w:ascii="Book Antiqua" w:hAnsi="Book Antiqua"/>
                <w:color w:val="00B0F0"/>
              </w:rPr>
            </w:pPr>
            <w:r>
              <w:rPr>
                <w:rFonts w:ascii="Book Antiqua" w:hAnsi="Book Antiqua"/>
                <w:color w:val="00B0F0"/>
              </w:rPr>
              <w:t>${</w:t>
            </w:r>
            <w:proofErr w:type="spellStart"/>
            <w:r>
              <w:rPr>
                <w:rFonts w:ascii="Book Antiqua" w:hAnsi="Book Antiqua"/>
                <w:color w:val="00B0F0"/>
              </w:rPr>
              <w:t>vendor_financier_email</w:t>
            </w:r>
            <w:proofErr w:type="spellEnd"/>
            <w:r>
              <w:rPr>
                <w:rFonts w:ascii="Book Antiqua" w:hAnsi="Book Antiqua"/>
                <w:color w:val="00B0F0"/>
              </w:rPr>
              <w:t>}</w:t>
            </w:r>
          </w:p>
          <w:p w14:paraId="5C4C9F25" w14:textId="77777777" w:rsidR="00304428" w:rsidRDefault="00304428" w:rsidP="00304428">
            <w:pPr>
              <w:jc w:val="both"/>
              <w:rPr>
                <w:rFonts w:ascii="Book Antiqua" w:hAnsi="Book Antiqua"/>
              </w:rPr>
            </w:pPr>
          </w:p>
          <w:p w14:paraId="028247FB" w14:textId="77777777" w:rsidR="00304428" w:rsidRDefault="00304428" w:rsidP="00304428">
            <w:pPr>
              <w:jc w:val="both"/>
              <w:rPr>
                <w:rFonts w:ascii="Book Antiqua" w:hAnsi="Book Antiqua"/>
              </w:rPr>
            </w:pPr>
            <w:r>
              <w:rPr>
                <w:rFonts w:ascii="Book Antiqua" w:hAnsi="Book Antiqua"/>
              </w:rPr>
              <w:t xml:space="preserve">Charge Presentation No.: </w:t>
            </w:r>
            <w:r>
              <w:rPr>
                <w:rFonts w:ascii="Book Antiqua" w:hAnsi="Book Antiqua"/>
                <w:color w:val="00B0F0"/>
              </w:rPr>
              <w:t>${</w:t>
            </w:r>
            <w:proofErr w:type="spellStart"/>
            <w:r>
              <w:rPr>
                <w:rFonts w:ascii="Book Antiqua" w:hAnsi="Book Antiqua"/>
                <w:color w:val="00B0F0"/>
              </w:rPr>
              <w:t>charge_presentation_no</w:t>
            </w:r>
            <w:proofErr w:type="spellEnd"/>
            <w:r>
              <w:rPr>
                <w:rFonts w:ascii="Book Antiqua" w:hAnsi="Book Antiqua"/>
                <w:color w:val="00B0F0"/>
              </w:rPr>
              <w:t xml:space="preserve">} </w:t>
            </w:r>
          </w:p>
          <w:p w14:paraId="5B100D1F" w14:textId="77777777" w:rsidR="00304428" w:rsidRDefault="00304428" w:rsidP="00304428">
            <w:pPr>
              <w:jc w:val="both"/>
              <w:rPr>
                <w:rFonts w:ascii="Book Antiqua" w:hAnsi="Book Antiqua"/>
              </w:rPr>
            </w:pPr>
            <w:r>
              <w:rPr>
                <w:rFonts w:ascii="Book Antiqua" w:hAnsi="Book Antiqua"/>
              </w:rPr>
              <w:t xml:space="preserve">Dated : </w:t>
            </w:r>
            <w:r>
              <w:rPr>
                <w:rFonts w:ascii="Book Antiqua" w:hAnsi="Book Antiqua"/>
                <w:color w:val="00B0F0"/>
              </w:rPr>
              <w:t>${</w:t>
            </w:r>
            <w:proofErr w:type="spellStart"/>
            <w:r>
              <w:rPr>
                <w:rFonts w:ascii="Book Antiqua" w:hAnsi="Book Antiqua"/>
                <w:color w:val="00B0F0"/>
              </w:rPr>
              <w:t>charge_prsn_date</w:t>
            </w:r>
            <w:proofErr w:type="spellEnd"/>
            <w:r>
              <w:rPr>
                <w:rFonts w:ascii="Book Antiqua" w:hAnsi="Book Antiqua"/>
                <w:color w:val="00B0F0"/>
              </w:rPr>
              <w:t>}</w:t>
            </w:r>
          </w:p>
          <w:p w14:paraId="2A93ADB9" w14:textId="7ADDDCF6" w:rsidR="00244243" w:rsidRPr="008261E4" w:rsidRDefault="00244243" w:rsidP="00C253D3">
            <w:pPr>
              <w:jc w:val="both"/>
              <w:rPr>
                <w:rFonts w:ascii="Book Antiqua" w:hAnsi="Book Antiqua"/>
              </w:rPr>
            </w:pPr>
          </w:p>
        </w:tc>
      </w:tr>
    </w:tbl>
    <w:p w14:paraId="049AAD6F" w14:textId="77777777" w:rsidR="00DB0E4F" w:rsidRPr="008261E4" w:rsidRDefault="00DB0E4F" w:rsidP="00DB0E4F">
      <w:pPr>
        <w:rPr>
          <w:rFonts w:ascii="Book Antiqua" w:hAnsi="Book Antiqua"/>
          <w:b/>
          <w:u w:val="single"/>
        </w:rPr>
      </w:pPr>
    </w:p>
    <w:p w14:paraId="3CFC32B2" w14:textId="77777777" w:rsidR="00597474" w:rsidRPr="008261E4" w:rsidRDefault="00DB0E4F" w:rsidP="002800D4">
      <w:pPr>
        <w:jc w:val="center"/>
        <w:rPr>
          <w:rFonts w:ascii="Book Antiqua" w:hAnsi="Book Antiqua"/>
          <w:b/>
          <w:u w:val="single"/>
        </w:rPr>
      </w:pPr>
      <w:r w:rsidRPr="008261E4">
        <w:rPr>
          <w:rFonts w:ascii="Book Antiqua" w:hAnsi="Book Antiqua"/>
          <w:b/>
          <w:u w:val="single"/>
        </w:rPr>
        <w:br w:type="page"/>
      </w:r>
      <w:r w:rsidR="00597474" w:rsidRPr="008261E4">
        <w:rPr>
          <w:rFonts w:ascii="Book Antiqua" w:hAnsi="Book Antiqua"/>
          <w:b/>
          <w:u w:val="single"/>
        </w:rPr>
        <w:t>FIRST SCHEDULE (</w:t>
      </w:r>
      <w:proofErr w:type="spellStart"/>
      <w:r w:rsidR="00597474" w:rsidRPr="008261E4">
        <w:rPr>
          <w:rFonts w:ascii="Book Antiqua" w:hAnsi="Book Antiqua"/>
          <w:b/>
          <w:u w:val="single"/>
        </w:rPr>
        <w:t>Con’t</w:t>
      </w:r>
      <w:proofErr w:type="spellEnd"/>
      <w:r w:rsidR="00597474" w:rsidRPr="008261E4">
        <w:rPr>
          <w:rFonts w:ascii="Book Antiqua" w:hAnsi="Book Antiqua"/>
          <w:b/>
          <w:u w:val="single"/>
        </w:rPr>
        <w:t>)</w:t>
      </w:r>
    </w:p>
    <w:p w14:paraId="3231B96C" w14:textId="77777777" w:rsidR="00597474" w:rsidRPr="008261E4" w:rsidRDefault="00597474">
      <w:pPr>
        <w:jc w:val="both"/>
        <w:rPr>
          <w:rFonts w:ascii="Book Antiqua" w:hAnsi="Book Antiqua"/>
        </w:rPr>
      </w:pPr>
    </w:p>
    <w:p w14:paraId="38A32725" w14:textId="77777777" w:rsidR="00597474" w:rsidRPr="008261E4" w:rsidRDefault="00597474">
      <w:pPr>
        <w:jc w:val="center"/>
        <w:rPr>
          <w:rFonts w:ascii="Book Antiqua" w:hAnsi="Book Antiqua"/>
        </w:rPr>
      </w:pPr>
      <w:r w:rsidRPr="008261E4">
        <w:rPr>
          <w:rFonts w:ascii="Book Antiqua" w:hAnsi="Book Antiqua"/>
        </w:rPr>
        <w:t>(which is to be taken, read and construed as an essential part of this Agreement)</w:t>
      </w:r>
    </w:p>
    <w:p w14:paraId="66219825" w14:textId="77777777" w:rsidR="00597474" w:rsidRPr="008261E4" w:rsidRDefault="00597474">
      <w:pPr>
        <w:rPr>
          <w:rFonts w:ascii="Book Antiqua" w:hAnsi="Book Antiqua"/>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3780"/>
        <w:gridCol w:w="4320"/>
      </w:tblGrid>
      <w:tr w:rsidR="00304428" w:rsidRPr="008261E4" w14:paraId="532B5203" w14:textId="77777777">
        <w:tc>
          <w:tcPr>
            <w:tcW w:w="1278" w:type="dxa"/>
          </w:tcPr>
          <w:p w14:paraId="31D6BE40" w14:textId="77777777" w:rsidR="00304428" w:rsidRPr="008261E4" w:rsidRDefault="00304428" w:rsidP="00304428">
            <w:pPr>
              <w:jc w:val="center"/>
              <w:rPr>
                <w:rFonts w:ascii="Book Antiqua" w:hAnsi="Book Antiqua"/>
              </w:rPr>
            </w:pPr>
          </w:p>
          <w:p w14:paraId="164D6BED" w14:textId="77777777" w:rsidR="00304428" w:rsidRPr="008261E4" w:rsidRDefault="00304428" w:rsidP="00304428">
            <w:pPr>
              <w:jc w:val="center"/>
              <w:rPr>
                <w:rFonts w:ascii="Book Antiqua" w:hAnsi="Book Antiqua"/>
              </w:rPr>
            </w:pPr>
            <w:r w:rsidRPr="008261E4">
              <w:rPr>
                <w:rFonts w:ascii="Book Antiqua" w:hAnsi="Book Antiqua"/>
              </w:rPr>
              <w:t>7</w:t>
            </w:r>
          </w:p>
          <w:p w14:paraId="3332324C" w14:textId="77777777" w:rsidR="00304428" w:rsidRPr="008261E4" w:rsidRDefault="00304428" w:rsidP="00304428">
            <w:pPr>
              <w:jc w:val="center"/>
              <w:rPr>
                <w:rFonts w:ascii="Book Antiqua" w:hAnsi="Book Antiqua"/>
              </w:rPr>
            </w:pPr>
          </w:p>
        </w:tc>
        <w:tc>
          <w:tcPr>
            <w:tcW w:w="3780" w:type="dxa"/>
          </w:tcPr>
          <w:p w14:paraId="27C0673A" w14:textId="77777777" w:rsidR="00304428" w:rsidRPr="008261E4" w:rsidRDefault="00304428" w:rsidP="00304428">
            <w:pPr>
              <w:rPr>
                <w:rFonts w:ascii="Book Antiqua" w:hAnsi="Book Antiqua"/>
              </w:rPr>
            </w:pPr>
          </w:p>
          <w:p w14:paraId="1B44D8D7" w14:textId="77777777" w:rsidR="00304428" w:rsidRPr="008261E4" w:rsidRDefault="00304428" w:rsidP="00304428">
            <w:pPr>
              <w:rPr>
                <w:rFonts w:ascii="Book Antiqua" w:hAnsi="Book Antiqua"/>
              </w:rPr>
            </w:pPr>
            <w:r w:rsidRPr="008261E4">
              <w:rPr>
                <w:rFonts w:ascii="Book Antiqua" w:hAnsi="Book Antiqua"/>
              </w:rPr>
              <w:t xml:space="preserve">The Purchase Price </w:t>
            </w:r>
          </w:p>
        </w:tc>
        <w:tc>
          <w:tcPr>
            <w:tcW w:w="4320" w:type="dxa"/>
          </w:tcPr>
          <w:p w14:paraId="568913A2" w14:textId="77777777" w:rsidR="00304428" w:rsidRDefault="00304428" w:rsidP="00304428">
            <w:pPr>
              <w:jc w:val="both"/>
              <w:rPr>
                <w:rFonts w:ascii="Book Antiqua" w:hAnsi="Book Antiqua"/>
              </w:rPr>
            </w:pPr>
          </w:p>
          <w:p w14:paraId="63C317CC" w14:textId="77777777" w:rsidR="00304428" w:rsidRDefault="00304428" w:rsidP="00304428">
            <w:pPr>
              <w:jc w:val="both"/>
              <w:rPr>
                <w:rFonts w:ascii="Book Antiqua" w:hAnsi="Book Antiqua"/>
              </w:rPr>
            </w:pPr>
            <w:r>
              <w:rPr>
                <w:rFonts w:ascii="Book Antiqua" w:hAnsi="Book Antiqua"/>
              </w:rPr>
              <w:t xml:space="preserve">Ringgit Malaysia </w:t>
            </w:r>
            <w:r>
              <w:rPr>
                <w:rFonts w:ascii="Book Antiqua" w:hAnsi="Book Antiqua"/>
                <w:color w:val="00B0F0"/>
              </w:rPr>
              <w:t>${</w:t>
            </w:r>
            <w:proofErr w:type="spellStart"/>
            <w:r>
              <w:rPr>
                <w:rFonts w:ascii="Book Antiqua" w:hAnsi="Book Antiqua"/>
                <w:color w:val="00B0F0"/>
              </w:rPr>
              <w:t>property_purchase_price_in_word</w:t>
            </w:r>
            <w:proofErr w:type="spellEnd"/>
            <w:r>
              <w:rPr>
                <w:rFonts w:ascii="Book Antiqua" w:hAnsi="Book Antiqua"/>
                <w:color w:val="00B0F0"/>
              </w:rPr>
              <w:t xml:space="preserve">} </w:t>
            </w:r>
            <w:r>
              <w:rPr>
                <w:rFonts w:ascii="Book Antiqua" w:hAnsi="Book Antiqua"/>
              </w:rPr>
              <w:t>(RM</w:t>
            </w:r>
            <w:r>
              <w:rPr>
                <w:rFonts w:ascii="Book Antiqua" w:hAnsi="Book Antiqua"/>
                <w:color w:val="00B0F0"/>
              </w:rPr>
              <w:t>${</w:t>
            </w:r>
            <w:proofErr w:type="spellStart"/>
            <w:r>
              <w:rPr>
                <w:rFonts w:ascii="Book Antiqua" w:hAnsi="Book Antiqua"/>
                <w:color w:val="00B0F0"/>
              </w:rPr>
              <w:t>property_purchase_price</w:t>
            </w:r>
            <w:proofErr w:type="spellEnd"/>
            <w:r>
              <w:rPr>
                <w:rFonts w:ascii="Book Antiqua" w:hAnsi="Book Antiqua"/>
                <w:color w:val="00B0F0"/>
              </w:rPr>
              <w:t>}</w:t>
            </w:r>
            <w:r>
              <w:rPr>
                <w:rFonts w:ascii="Book Antiqua" w:hAnsi="Book Antiqua"/>
              </w:rPr>
              <w:t>) only</w:t>
            </w:r>
          </w:p>
          <w:p w14:paraId="4E74E72B" w14:textId="77777777" w:rsidR="00304428" w:rsidRDefault="00304428" w:rsidP="00304428">
            <w:pPr>
              <w:jc w:val="both"/>
              <w:rPr>
                <w:rFonts w:ascii="Book Antiqua" w:hAnsi="Book Antiqua"/>
                <w:lang w:val="en-US"/>
              </w:rPr>
            </w:pPr>
          </w:p>
          <w:p w14:paraId="206B65C1" w14:textId="77777777" w:rsidR="00304428" w:rsidRPr="003C1814" w:rsidRDefault="00304428" w:rsidP="00304428">
            <w:pPr>
              <w:jc w:val="both"/>
              <w:rPr>
                <w:rFonts w:ascii="Book Antiqua" w:hAnsi="Book Antiqua"/>
                <w:highlight w:val="yellow"/>
              </w:rPr>
            </w:pPr>
          </w:p>
        </w:tc>
      </w:tr>
      <w:tr w:rsidR="00304428" w:rsidRPr="008261E4" w14:paraId="66854A1B" w14:textId="77777777">
        <w:tc>
          <w:tcPr>
            <w:tcW w:w="1278" w:type="dxa"/>
          </w:tcPr>
          <w:p w14:paraId="3FF62012" w14:textId="77777777" w:rsidR="00304428" w:rsidRPr="008261E4" w:rsidRDefault="00304428" w:rsidP="00304428">
            <w:pPr>
              <w:jc w:val="center"/>
              <w:rPr>
                <w:rFonts w:ascii="Book Antiqua" w:hAnsi="Book Antiqua"/>
              </w:rPr>
            </w:pPr>
          </w:p>
          <w:p w14:paraId="60392A5A" w14:textId="77777777" w:rsidR="00304428" w:rsidRPr="008261E4" w:rsidRDefault="00304428" w:rsidP="00304428">
            <w:pPr>
              <w:jc w:val="center"/>
              <w:rPr>
                <w:rFonts w:ascii="Book Antiqua" w:hAnsi="Book Antiqua"/>
              </w:rPr>
            </w:pPr>
            <w:r w:rsidRPr="008261E4">
              <w:rPr>
                <w:rFonts w:ascii="Book Antiqua" w:hAnsi="Book Antiqua"/>
              </w:rPr>
              <w:t>8</w:t>
            </w:r>
          </w:p>
          <w:p w14:paraId="0C1ABA68" w14:textId="77777777" w:rsidR="00304428" w:rsidRPr="008261E4" w:rsidRDefault="00304428" w:rsidP="00304428">
            <w:pPr>
              <w:jc w:val="center"/>
              <w:rPr>
                <w:rFonts w:ascii="Book Antiqua" w:hAnsi="Book Antiqua"/>
              </w:rPr>
            </w:pPr>
          </w:p>
        </w:tc>
        <w:tc>
          <w:tcPr>
            <w:tcW w:w="3780" w:type="dxa"/>
          </w:tcPr>
          <w:p w14:paraId="786DD6FC" w14:textId="77777777" w:rsidR="00304428" w:rsidRPr="008261E4" w:rsidRDefault="00304428" w:rsidP="00304428">
            <w:pPr>
              <w:rPr>
                <w:rFonts w:ascii="Book Antiqua" w:hAnsi="Book Antiqua"/>
              </w:rPr>
            </w:pPr>
          </w:p>
          <w:p w14:paraId="28DD6C06" w14:textId="77777777" w:rsidR="00304428" w:rsidRPr="008261E4" w:rsidRDefault="00304428" w:rsidP="00304428">
            <w:pPr>
              <w:rPr>
                <w:rFonts w:ascii="Book Antiqua" w:hAnsi="Book Antiqua"/>
              </w:rPr>
            </w:pPr>
            <w:r w:rsidRPr="008261E4">
              <w:rPr>
                <w:rFonts w:ascii="Book Antiqua" w:hAnsi="Book Antiqua"/>
              </w:rPr>
              <w:t xml:space="preserve">The Real Property Gains Tax </w:t>
            </w:r>
          </w:p>
          <w:p w14:paraId="5185DA00" w14:textId="77777777" w:rsidR="00304428" w:rsidRPr="008261E4" w:rsidRDefault="00304428" w:rsidP="00304428">
            <w:pPr>
              <w:rPr>
                <w:rFonts w:ascii="Book Antiqua" w:hAnsi="Book Antiqua"/>
              </w:rPr>
            </w:pPr>
            <w:r w:rsidRPr="008261E4">
              <w:rPr>
                <w:rFonts w:ascii="Book Antiqua" w:hAnsi="Book Antiqua"/>
              </w:rPr>
              <w:t>Retention Sum</w:t>
            </w:r>
          </w:p>
          <w:p w14:paraId="17091834" w14:textId="77777777" w:rsidR="00304428" w:rsidRPr="008261E4" w:rsidRDefault="00304428" w:rsidP="00304428">
            <w:pPr>
              <w:rPr>
                <w:rFonts w:ascii="Book Antiqua" w:hAnsi="Book Antiqua"/>
              </w:rPr>
            </w:pPr>
          </w:p>
        </w:tc>
        <w:tc>
          <w:tcPr>
            <w:tcW w:w="4320" w:type="dxa"/>
          </w:tcPr>
          <w:p w14:paraId="0EF905A8" w14:textId="77777777" w:rsidR="00304428" w:rsidRDefault="00304428" w:rsidP="00304428">
            <w:pPr>
              <w:jc w:val="both"/>
              <w:rPr>
                <w:rFonts w:ascii="Book Antiqua" w:hAnsi="Book Antiqua"/>
              </w:rPr>
            </w:pPr>
          </w:p>
          <w:p w14:paraId="025AAD9D" w14:textId="77777777" w:rsidR="00304428" w:rsidRDefault="00304428" w:rsidP="00304428">
            <w:pPr>
              <w:jc w:val="both"/>
              <w:rPr>
                <w:rFonts w:ascii="Book Antiqua" w:hAnsi="Book Antiqua"/>
              </w:rPr>
            </w:pPr>
            <w:r>
              <w:rPr>
                <w:rFonts w:ascii="Book Antiqua" w:hAnsi="Book Antiqua"/>
              </w:rPr>
              <w:t xml:space="preserve">Ringgit Malaysia </w:t>
            </w:r>
            <w:r>
              <w:rPr>
                <w:rFonts w:ascii="Book Antiqua" w:hAnsi="Book Antiqua"/>
                <w:color w:val="00B0F0"/>
              </w:rPr>
              <w:t>${</w:t>
            </w:r>
            <w:proofErr w:type="spellStart"/>
            <w:r>
              <w:rPr>
                <w:rFonts w:ascii="Book Antiqua" w:hAnsi="Book Antiqua"/>
                <w:color w:val="00B0F0"/>
              </w:rPr>
              <w:t>rpgt_word</w:t>
            </w:r>
            <w:proofErr w:type="spellEnd"/>
            <w:r>
              <w:rPr>
                <w:rFonts w:ascii="Book Antiqua" w:hAnsi="Book Antiqua"/>
                <w:color w:val="00B0F0"/>
              </w:rPr>
              <w:t>}</w:t>
            </w:r>
            <w:r>
              <w:rPr>
                <w:rFonts w:ascii="Book Antiqua" w:hAnsi="Book Antiqua"/>
              </w:rPr>
              <w:t xml:space="preserve"> (RM</w:t>
            </w:r>
            <w:r>
              <w:rPr>
                <w:rFonts w:ascii="Book Antiqua" w:hAnsi="Book Antiqua"/>
                <w:color w:val="00B0F0"/>
              </w:rPr>
              <w:t>${</w:t>
            </w:r>
            <w:proofErr w:type="spellStart"/>
            <w:r>
              <w:rPr>
                <w:rFonts w:ascii="Book Antiqua" w:hAnsi="Book Antiqua"/>
                <w:color w:val="00B0F0"/>
              </w:rPr>
              <w:t>rpgt</w:t>
            </w:r>
            <w:proofErr w:type="spellEnd"/>
            <w:r>
              <w:rPr>
                <w:rFonts w:ascii="Book Antiqua" w:hAnsi="Book Antiqua"/>
                <w:color w:val="00B0F0"/>
              </w:rPr>
              <w:t>}</w:t>
            </w:r>
            <w:r>
              <w:rPr>
                <w:rFonts w:ascii="Book Antiqua" w:hAnsi="Book Antiqua"/>
              </w:rPr>
              <w:t>) only</w:t>
            </w:r>
          </w:p>
          <w:p w14:paraId="50FF2041" w14:textId="75D53256" w:rsidR="00304428" w:rsidRPr="003C1814" w:rsidRDefault="00304428" w:rsidP="00304428">
            <w:pPr>
              <w:jc w:val="both"/>
              <w:rPr>
                <w:rFonts w:ascii="Book Antiqua" w:hAnsi="Book Antiqua"/>
                <w:highlight w:val="yellow"/>
              </w:rPr>
            </w:pPr>
          </w:p>
        </w:tc>
      </w:tr>
      <w:tr w:rsidR="00304428" w:rsidRPr="008261E4" w14:paraId="56BBB7F1" w14:textId="77777777">
        <w:tc>
          <w:tcPr>
            <w:tcW w:w="1278" w:type="dxa"/>
          </w:tcPr>
          <w:p w14:paraId="2278EE9D" w14:textId="77777777" w:rsidR="00304428" w:rsidRPr="008261E4" w:rsidRDefault="00304428" w:rsidP="00304428">
            <w:pPr>
              <w:jc w:val="center"/>
              <w:rPr>
                <w:rFonts w:ascii="Book Antiqua" w:hAnsi="Book Antiqua"/>
              </w:rPr>
            </w:pPr>
          </w:p>
          <w:p w14:paraId="1466B9BB" w14:textId="77777777" w:rsidR="00304428" w:rsidRPr="008261E4" w:rsidRDefault="00304428" w:rsidP="00304428">
            <w:pPr>
              <w:jc w:val="center"/>
              <w:rPr>
                <w:rFonts w:ascii="Book Antiqua" w:hAnsi="Book Antiqua"/>
              </w:rPr>
            </w:pPr>
            <w:r w:rsidRPr="008261E4">
              <w:rPr>
                <w:rFonts w:ascii="Book Antiqua" w:hAnsi="Book Antiqua"/>
              </w:rPr>
              <w:t>9</w:t>
            </w:r>
          </w:p>
          <w:p w14:paraId="43EFF35B" w14:textId="77777777" w:rsidR="00304428" w:rsidRPr="008261E4" w:rsidRDefault="00304428" w:rsidP="00304428">
            <w:pPr>
              <w:jc w:val="center"/>
              <w:rPr>
                <w:rFonts w:ascii="Book Antiqua" w:hAnsi="Book Antiqua"/>
              </w:rPr>
            </w:pPr>
          </w:p>
        </w:tc>
        <w:tc>
          <w:tcPr>
            <w:tcW w:w="3780" w:type="dxa"/>
          </w:tcPr>
          <w:p w14:paraId="6757BB47" w14:textId="77777777" w:rsidR="00304428" w:rsidRPr="008261E4" w:rsidRDefault="00304428" w:rsidP="00304428">
            <w:pPr>
              <w:rPr>
                <w:rFonts w:ascii="Book Antiqua" w:hAnsi="Book Antiqua"/>
              </w:rPr>
            </w:pPr>
          </w:p>
          <w:p w14:paraId="2BB88F1A" w14:textId="77777777" w:rsidR="00304428" w:rsidRPr="008261E4" w:rsidRDefault="00304428" w:rsidP="00304428">
            <w:pPr>
              <w:rPr>
                <w:rFonts w:ascii="Book Antiqua" w:hAnsi="Book Antiqua"/>
              </w:rPr>
            </w:pPr>
            <w:r w:rsidRPr="008261E4">
              <w:rPr>
                <w:rFonts w:ascii="Book Antiqua" w:hAnsi="Book Antiqua"/>
              </w:rPr>
              <w:t>The Earnest Deposit</w:t>
            </w:r>
          </w:p>
        </w:tc>
        <w:tc>
          <w:tcPr>
            <w:tcW w:w="4320" w:type="dxa"/>
          </w:tcPr>
          <w:p w14:paraId="6BC3209F" w14:textId="77777777" w:rsidR="00304428" w:rsidRDefault="00304428" w:rsidP="00304428">
            <w:pPr>
              <w:jc w:val="both"/>
              <w:rPr>
                <w:rFonts w:ascii="Book Antiqua" w:hAnsi="Book Antiqua"/>
              </w:rPr>
            </w:pPr>
          </w:p>
          <w:p w14:paraId="37C763A2" w14:textId="77777777" w:rsidR="00304428" w:rsidRDefault="00304428" w:rsidP="00304428">
            <w:pPr>
              <w:jc w:val="both"/>
              <w:rPr>
                <w:rFonts w:ascii="Book Antiqua" w:hAnsi="Book Antiqua"/>
              </w:rPr>
            </w:pPr>
            <w:r>
              <w:rPr>
                <w:rFonts w:ascii="Book Antiqua" w:hAnsi="Book Antiqua"/>
              </w:rPr>
              <w:t xml:space="preserve">Ringgit Malaysia </w:t>
            </w:r>
            <w:r>
              <w:rPr>
                <w:rFonts w:ascii="Book Antiqua" w:hAnsi="Book Antiqua"/>
                <w:color w:val="00B0F0"/>
              </w:rPr>
              <w:t>${</w:t>
            </w:r>
            <w:proofErr w:type="spellStart"/>
            <w:r>
              <w:rPr>
                <w:rFonts w:ascii="Book Antiqua" w:hAnsi="Book Antiqua"/>
                <w:color w:val="00B0F0"/>
              </w:rPr>
              <w:t>ed_word</w:t>
            </w:r>
            <w:proofErr w:type="spellEnd"/>
            <w:r>
              <w:rPr>
                <w:rFonts w:ascii="Book Antiqua" w:hAnsi="Book Antiqua"/>
                <w:color w:val="00B0F0"/>
              </w:rPr>
              <w:t xml:space="preserve">} </w:t>
            </w:r>
            <w:r>
              <w:rPr>
                <w:rFonts w:ascii="Book Antiqua" w:hAnsi="Book Antiqua"/>
              </w:rPr>
              <w:t>(RM</w:t>
            </w:r>
            <w:r>
              <w:rPr>
                <w:rFonts w:ascii="Book Antiqua" w:hAnsi="Book Antiqua"/>
                <w:color w:val="00B0F0"/>
              </w:rPr>
              <w:t>${ed}</w:t>
            </w:r>
            <w:r>
              <w:rPr>
                <w:rFonts w:ascii="Book Antiqua" w:hAnsi="Book Antiqua"/>
              </w:rPr>
              <w:t>) only</w:t>
            </w:r>
          </w:p>
          <w:p w14:paraId="03DD2AB3" w14:textId="77777777" w:rsidR="00304428" w:rsidRPr="003C1814" w:rsidRDefault="00304428" w:rsidP="00304428">
            <w:pPr>
              <w:jc w:val="both"/>
              <w:rPr>
                <w:rFonts w:ascii="Book Antiqua" w:hAnsi="Book Antiqua"/>
                <w:highlight w:val="yellow"/>
              </w:rPr>
            </w:pPr>
          </w:p>
        </w:tc>
      </w:tr>
      <w:tr w:rsidR="00304428" w:rsidRPr="008261E4" w14:paraId="1653E48C" w14:textId="77777777">
        <w:tc>
          <w:tcPr>
            <w:tcW w:w="1278" w:type="dxa"/>
          </w:tcPr>
          <w:p w14:paraId="7A8C8B1D" w14:textId="77777777" w:rsidR="00304428" w:rsidRPr="008261E4" w:rsidRDefault="00304428" w:rsidP="00304428">
            <w:pPr>
              <w:jc w:val="center"/>
              <w:rPr>
                <w:rFonts w:ascii="Book Antiqua" w:hAnsi="Book Antiqua"/>
              </w:rPr>
            </w:pPr>
          </w:p>
          <w:p w14:paraId="7CC1CD52" w14:textId="77777777" w:rsidR="00304428" w:rsidRPr="008261E4" w:rsidRDefault="00304428" w:rsidP="00304428">
            <w:pPr>
              <w:jc w:val="center"/>
              <w:rPr>
                <w:rFonts w:ascii="Book Antiqua" w:hAnsi="Book Antiqua"/>
              </w:rPr>
            </w:pPr>
            <w:r w:rsidRPr="008261E4">
              <w:rPr>
                <w:rFonts w:ascii="Book Antiqua" w:hAnsi="Book Antiqua"/>
              </w:rPr>
              <w:t>10</w:t>
            </w:r>
          </w:p>
          <w:p w14:paraId="31EEB14F" w14:textId="77777777" w:rsidR="00304428" w:rsidRPr="008261E4" w:rsidRDefault="00304428" w:rsidP="00304428">
            <w:pPr>
              <w:jc w:val="center"/>
              <w:rPr>
                <w:rFonts w:ascii="Book Antiqua" w:hAnsi="Book Antiqua"/>
              </w:rPr>
            </w:pPr>
          </w:p>
        </w:tc>
        <w:tc>
          <w:tcPr>
            <w:tcW w:w="3780" w:type="dxa"/>
          </w:tcPr>
          <w:p w14:paraId="2D14FA8B" w14:textId="77777777" w:rsidR="00304428" w:rsidRPr="008261E4" w:rsidRDefault="00304428" w:rsidP="00304428">
            <w:pPr>
              <w:rPr>
                <w:rFonts w:ascii="Book Antiqua" w:hAnsi="Book Antiqua"/>
              </w:rPr>
            </w:pPr>
          </w:p>
          <w:p w14:paraId="18DC6DFB" w14:textId="77777777" w:rsidR="00304428" w:rsidRPr="008261E4" w:rsidRDefault="00304428" w:rsidP="00304428">
            <w:pPr>
              <w:rPr>
                <w:rFonts w:ascii="Book Antiqua" w:hAnsi="Book Antiqua"/>
              </w:rPr>
            </w:pPr>
            <w:r w:rsidRPr="008261E4">
              <w:rPr>
                <w:rFonts w:ascii="Book Antiqua" w:hAnsi="Book Antiqua"/>
              </w:rPr>
              <w:t>The Balance Deposit</w:t>
            </w:r>
          </w:p>
        </w:tc>
        <w:tc>
          <w:tcPr>
            <w:tcW w:w="4320" w:type="dxa"/>
          </w:tcPr>
          <w:p w14:paraId="77460F98" w14:textId="77777777" w:rsidR="00304428" w:rsidRDefault="00304428" w:rsidP="00304428">
            <w:pPr>
              <w:jc w:val="both"/>
              <w:rPr>
                <w:rFonts w:ascii="Book Antiqua" w:hAnsi="Book Antiqua"/>
              </w:rPr>
            </w:pPr>
          </w:p>
          <w:p w14:paraId="55D140F0" w14:textId="77777777" w:rsidR="00304428" w:rsidRDefault="00304428" w:rsidP="00304428">
            <w:pPr>
              <w:jc w:val="both"/>
              <w:rPr>
                <w:rFonts w:ascii="Book Antiqua" w:hAnsi="Book Antiqua"/>
              </w:rPr>
            </w:pPr>
            <w:r>
              <w:rPr>
                <w:rFonts w:ascii="Book Antiqua" w:hAnsi="Book Antiqua"/>
              </w:rPr>
              <w:t xml:space="preserve">Ringgit Malaysia </w:t>
            </w:r>
            <w:r>
              <w:rPr>
                <w:rFonts w:ascii="Book Antiqua" w:hAnsi="Book Antiqua"/>
                <w:color w:val="00B0F0"/>
              </w:rPr>
              <w:t>${</w:t>
            </w:r>
            <w:proofErr w:type="spellStart"/>
            <w:r>
              <w:rPr>
                <w:rFonts w:ascii="Book Antiqua" w:hAnsi="Book Antiqua"/>
                <w:color w:val="00B0F0"/>
              </w:rPr>
              <w:t>bd_word</w:t>
            </w:r>
            <w:proofErr w:type="spellEnd"/>
            <w:r>
              <w:rPr>
                <w:rFonts w:ascii="Book Antiqua" w:hAnsi="Book Antiqua"/>
                <w:color w:val="00B0F0"/>
              </w:rPr>
              <w:t xml:space="preserve">} </w:t>
            </w:r>
            <w:r>
              <w:rPr>
                <w:rFonts w:ascii="Book Antiqua" w:hAnsi="Book Antiqua"/>
              </w:rPr>
              <w:t>(RM</w:t>
            </w:r>
            <w:r>
              <w:rPr>
                <w:rFonts w:ascii="Book Antiqua" w:hAnsi="Book Antiqua"/>
                <w:color w:val="00B0F0"/>
              </w:rPr>
              <w:t>${bd}</w:t>
            </w:r>
            <w:r>
              <w:rPr>
                <w:rFonts w:ascii="Book Antiqua" w:hAnsi="Book Antiqua"/>
              </w:rPr>
              <w:t>) only</w:t>
            </w:r>
          </w:p>
          <w:p w14:paraId="11CD9182" w14:textId="77777777" w:rsidR="00304428" w:rsidRPr="003C1814" w:rsidRDefault="00304428" w:rsidP="00304428">
            <w:pPr>
              <w:jc w:val="both"/>
              <w:rPr>
                <w:rFonts w:ascii="Book Antiqua" w:hAnsi="Book Antiqua"/>
                <w:highlight w:val="yellow"/>
              </w:rPr>
            </w:pPr>
          </w:p>
        </w:tc>
      </w:tr>
      <w:tr w:rsidR="00304428" w:rsidRPr="008261E4" w14:paraId="4F1F4A64" w14:textId="77777777">
        <w:tc>
          <w:tcPr>
            <w:tcW w:w="1278" w:type="dxa"/>
          </w:tcPr>
          <w:p w14:paraId="2B738ACE" w14:textId="77777777" w:rsidR="00304428" w:rsidRPr="008261E4" w:rsidRDefault="00304428" w:rsidP="00304428">
            <w:pPr>
              <w:jc w:val="center"/>
              <w:rPr>
                <w:rFonts w:ascii="Book Antiqua" w:hAnsi="Book Antiqua"/>
              </w:rPr>
            </w:pPr>
          </w:p>
          <w:p w14:paraId="0AA0C04E" w14:textId="77777777" w:rsidR="00304428" w:rsidRPr="008261E4" w:rsidRDefault="00304428" w:rsidP="00304428">
            <w:pPr>
              <w:jc w:val="center"/>
              <w:rPr>
                <w:rFonts w:ascii="Book Antiqua" w:hAnsi="Book Antiqua"/>
              </w:rPr>
            </w:pPr>
            <w:r w:rsidRPr="008261E4">
              <w:rPr>
                <w:rFonts w:ascii="Book Antiqua" w:hAnsi="Book Antiqua"/>
              </w:rPr>
              <w:t>11</w:t>
            </w:r>
          </w:p>
          <w:p w14:paraId="53FE1E0B" w14:textId="77777777" w:rsidR="00304428" w:rsidRPr="008261E4" w:rsidRDefault="00304428" w:rsidP="00304428">
            <w:pPr>
              <w:jc w:val="center"/>
              <w:rPr>
                <w:rFonts w:ascii="Book Antiqua" w:hAnsi="Book Antiqua"/>
              </w:rPr>
            </w:pPr>
          </w:p>
        </w:tc>
        <w:tc>
          <w:tcPr>
            <w:tcW w:w="3780" w:type="dxa"/>
          </w:tcPr>
          <w:p w14:paraId="56D35E31" w14:textId="77777777" w:rsidR="00304428" w:rsidRPr="008261E4" w:rsidRDefault="00304428" w:rsidP="00304428">
            <w:pPr>
              <w:rPr>
                <w:rFonts w:ascii="Book Antiqua" w:hAnsi="Book Antiqua"/>
              </w:rPr>
            </w:pPr>
          </w:p>
          <w:p w14:paraId="05D1619C" w14:textId="77777777" w:rsidR="00304428" w:rsidRPr="008261E4" w:rsidRDefault="00304428" w:rsidP="00304428">
            <w:pPr>
              <w:rPr>
                <w:rFonts w:ascii="Book Antiqua" w:hAnsi="Book Antiqua"/>
              </w:rPr>
            </w:pPr>
            <w:r w:rsidRPr="008261E4">
              <w:rPr>
                <w:rFonts w:ascii="Book Antiqua" w:hAnsi="Book Antiqua"/>
              </w:rPr>
              <w:t>The Balance Purchase Price</w:t>
            </w:r>
          </w:p>
        </w:tc>
        <w:tc>
          <w:tcPr>
            <w:tcW w:w="4320" w:type="dxa"/>
          </w:tcPr>
          <w:p w14:paraId="57B527CE" w14:textId="77777777" w:rsidR="00304428" w:rsidRDefault="00304428" w:rsidP="00304428">
            <w:pPr>
              <w:jc w:val="both"/>
              <w:rPr>
                <w:rFonts w:ascii="Book Antiqua" w:hAnsi="Book Antiqua"/>
              </w:rPr>
            </w:pPr>
          </w:p>
          <w:p w14:paraId="5BC4E3E6" w14:textId="77777777" w:rsidR="00304428" w:rsidRDefault="00304428" w:rsidP="00304428">
            <w:pPr>
              <w:jc w:val="both"/>
              <w:rPr>
                <w:rFonts w:ascii="Book Antiqua" w:hAnsi="Book Antiqua"/>
              </w:rPr>
            </w:pPr>
            <w:r>
              <w:rPr>
                <w:rFonts w:ascii="Book Antiqua" w:hAnsi="Book Antiqua"/>
              </w:rPr>
              <w:t xml:space="preserve">Ringgit Malaysia </w:t>
            </w:r>
            <w:r>
              <w:rPr>
                <w:rFonts w:ascii="Book Antiqua" w:hAnsi="Book Antiqua"/>
                <w:color w:val="00B0F0"/>
              </w:rPr>
              <w:t>${</w:t>
            </w:r>
            <w:proofErr w:type="spellStart"/>
            <w:r>
              <w:rPr>
                <w:rFonts w:ascii="Book Antiqua" w:hAnsi="Book Antiqua"/>
                <w:color w:val="00B0F0"/>
              </w:rPr>
              <w:t>bpp_word</w:t>
            </w:r>
            <w:proofErr w:type="spellEnd"/>
            <w:r>
              <w:rPr>
                <w:rFonts w:ascii="Book Antiqua" w:hAnsi="Book Antiqua"/>
                <w:color w:val="00B0F0"/>
              </w:rPr>
              <w:t xml:space="preserve">} </w:t>
            </w:r>
            <w:r>
              <w:rPr>
                <w:rFonts w:ascii="Book Antiqua" w:hAnsi="Book Antiqua"/>
              </w:rPr>
              <w:t>(RM</w:t>
            </w:r>
            <w:r>
              <w:rPr>
                <w:rFonts w:ascii="Book Antiqua" w:hAnsi="Book Antiqua"/>
                <w:color w:val="00B0F0"/>
              </w:rPr>
              <w:t>${</w:t>
            </w:r>
            <w:proofErr w:type="spellStart"/>
            <w:r>
              <w:rPr>
                <w:rFonts w:ascii="Book Antiqua" w:hAnsi="Book Antiqua"/>
                <w:color w:val="00B0F0"/>
              </w:rPr>
              <w:t>bpp</w:t>
            </w:r>
            <w:proofErr w:type="spellEnd"/>
            <w:r>
              <w:rPr>
                <w:rFonts w:ascii="Book Antiqua" w:hAnsi="Book Antiqua"/>
                <w:color w:val="00B0F0"/>
              </w:rPr>
              <w:t>}</w:t>
            </w:r>
            <w:r>
              <w:rPr>
                <w:rFonts w:ascii="Book Antiqua" w:hAnsi="Book Antiqua"/>
              </w:rPr>
              <w:t>) only</w:t>
            </w:r>
          </w:p>
          <w:p w14:paraId="328FBBAA" w14:textId="77777777" w:rsidR="00304428" w:rsidRPr="003C1814" w:rsidRDefault="00304428" w:rsidP="00304428">
            <w:pPr>
              <w:jc w:val="both"/>
              <w:rPr>
                <w:rFonts w:ascii="Book Antiqua" w:hAnsi="Book Antiqua"/>
                <w:highlight w:val="yellow"/>
              </w:rPr>
            </w:pPr>
          </w:p>
        </w:tc>
      </w:tr>
      <w:tr w:rsidR="00304428" w:rsidRPr="008261E4" w14:paraId="461A69AB" w14:textId="77777777">
        <w:tc>
          <w:tcPr>
            <w:tcW w:w="1278" w:type="dxa"/>
          </w:tcPr>
          <w:p w14:paraId="7E75ABCD" w14:textId="77777777" w:rsidR="00304428" w:rsidRPr="008261E4" w:rsidRDefault="00304428" w:rsidP="00304428">
            <w:pPr>
              <w:jc w:val="center"/>
              <w:rPr>
                <w:rFonts w:ascii="Book Antiqua" w:hAnsi="Book Antiqua"/>
              </w:rPr>
            </w:pPr>
          </w:p>
          <w:p w14:paraId="034CD0A3" w14:textId="77777777" w:rsidR="00304428" w:rsidRPr="008261E4" w:rsidRDefault="00304428" w:rsidP="00304428">
            <w:pPr>
              <w:jc w:val="center"/>
              <w:rPr>
                <w:rFonts w:ascii="Book Antiqua" w:hAnsi="Book Antiqua"/>
              </w:rPr>
            </w:pPr>
            <w:r w:rsidRPr="008261E4">
              <w:rPr>
                <w:rFonts w:ascii="Book Antiqua" w:hAnsi="Book Antiqua"/>
              </w:rPr>
              <w:t>12</w:t>
            </w:r>
          </w:p>
          <w:p w14:paraId="34ECA5C1" w14:textId="77777777" w:rsidR="00304428" w:rsidRPr="008261E4" w:rsidRDefault="00304428" w:rsidP="00304428">
            <w:pPr>
              <w:jc w:val="center"/>
              <w:rPr>
                <w:rFonts w:ascii="Book Antiqua" w:hAnsi="Book Antiqua"/>
              </w:rPr>
            </w:pPr>
          </w:p>
        </w:tc>
        <w:tc>
          <w:tcPr>
            <w:tcW w:w="3780" w:type="dxa"/>
          </w:tcPr>
          <w:p w14:paraId="759F9ADB" w14:textId="77777777" w:rsidR="00304428" w:rsidRPr="008261E4" w:rsidRDefault="00304428" w:rsidP="00304428">
            <w:pPr>
              <w:rPr>
                <w:rFonts w:ascii="Book Antiqua" w:hAnsi="Book Antiqua"/>
              </w:rPr>
            </w:pPr>
          </w:p>
          <w:p w14:paraId="0704A7D1" w14:textId="77777777" w:rsidR="00304428" w:rsidRPr="008261E4" w:rsidRDefault="00304428" w:rsidP="00304428">
            <w:pPr>
              <w:rPr>
                <w:rFonts w:ascii="Book Antiqua" w:hAnsi="Book Antiqua"/>
              </w:rPr>
            </w:pPr>
            <w:r w:rsidRPr="008261E4">
              <w:rPr>
                <w:rFonts w:ascii="Book Antiqua" w:hAnsi="Book Antiqua"/>
              </w:rPr>
              <w:t xml:space="preserve">The Completion Period </w:t>
            </w:r>
          </w:p>
        </w:tc>
        <w:tc>
          <w:tcPr>
            <w:tcW w:w="4320" w:type="dxa"/>
          </w:tcPr>
          <w:p w14:paraId="2B67D522" w14:textId="77777777" w:rsidR="00304428" w:rsidRDefault="00304428" w:rsidP="00304428">
            <w:pPr>
              <w:jc w:val="both"/>
              <w:rPr>
                <w:rFonts w:ascii="Book Antiqua" w:hAnsi="Book Antiqua"/>
              </w:rPr>
            </w:pPr>
          </w:p>
          <w:p w14:paraId="49684661" w14:textId="77777777" w:rsidR="00304428" w:rsidRDefault="00304428" w:rsidP="00304428">
            <w:pPr>
              <w:pStyle w:val="BodyText"/>
              <w:rPr>
                <w:rFonts w:ascii="Book Antiqua" w:hAnsi="Book Antiqua"/>
                <w:sz w:val="20"/>
              </w:rPr>
            </w:pPr>
            <w:r>
              <w:rPr>
                <w:rFonts w:ascii="Book Antiqua" w:hAnsi="Book Antiqua"/>
                <w:sz w:val="20"/>
              </w:rPr>
              <w:t xml:space="preserve">A period of Three (3) months commencing from the </w:t>
            </w:r>
            <w:r>
              <w:rPr>
                <w:rFonts w:ascii="Book Antiqua" w:hAnsi="Book Antiqua"/>
                <w:sz w:val="20"/>
                <w:highlight w:val="yellow"/>
              </w:rPr>
              <w:t>date of this Agreement / Unconditional Date</w:t>
            </w:r>
          </w:p>
          <w:p w14:paraId="3E4A5E8F" w14:textId="77777777" w:rsidR="00304428" w:rsidRPr="008261E4" w:rsidRDefault="00304428" w:rsidP="00304428">
            <w:pPr>
              <w:jc w:val="both"/>
              <w:rPr>
                <w:rFonts w:ascii="Book Antiqua" w:hAnsi="Book Antiqua"/>
              </w:rPr>
            </w:pPr>
          </w:p>
        </w:tc>
      </w:tr>
      <w:tr w:rsidR="00391D6C" w:rsidRPr="008261E4" w14:paraId="6554729E" w14:textId="77777777">
        <w:tc>
          <w:tcPr>
            <w:tcW w:w="1278" w:type="dxa"/>
          </w:tcPr>
          <w:p w14:paraId="7E54972A" w14:textId="77777777" w:rsidR="00391D6C" w:rsidRPr="008261E4" w:rsidRDefault="00391D6C">
            <w:pPr>
              <w:jc w:val="center"/>
              <w:rPr>
                <w:rFonts w:ascii="Book Antiqua" w:hAnsi="Book Antiqua"/>
              </w:rPr>
            </w:pPr>
          </w:p>
          <w:p w14:paraId="0E38227E" w14:textId="77777777" w:rsidR="00391D6C" w:rsidRPr="008261E4" w:rsidRDefault="00391D6C">
            <w:pPr>
              <w:jc w:val="center"/>
              <w:rPr>
                <w:rFonts w:ascii="Book Antiqua" w:hAnsi="Book Antiqua"/>
              </w:rPr>
            </w:pPr>
            <w:r w:rsidRPr="008261E4">
              <w:rPr>
                <w:rFonts w:ascii="Book Antiqua" w:hAnsi="Book Antiqua"/>
              </w:rPr>
              <w:t>13</w:t>
            </w:r>
          </w:p>
          <w:p w14:paraId="1A8FF58C" w14:textId="77777777" w:rsidR="00391D6C" w:rsidRPr="008261E4" w:rsidRDefault="00391D6C">
            <w:pPr>
              <w:jc w:val="center"/>
              <w:rPr>
                <w:rFonts w:ascii="Book Antiqua" w:hAnsi="Book Antiqua"/>
              </w:rPr>
            </w:pPr>
          </w:p>
        </w:tc>
        <w:tc>
          <w:tcPr>
            <w:tcW w:w="3780" w:type="dxa"/>
          </w:tcPr>
          <w:p w14:paraId="1FCBB110" w14:textId="77777777" w:rsidR="00391D6C" w:rsidRPr="008261E4" w:rsidRDefault="00391D6C">
            <w:pPr>
              <w:rPr>
                <w:rFonts w:ascii="Book Antiqua" w:hAnsi="Book Antiqua"/>
              </w:rPr>
            </w:pPr>
          </w:p>
          <w:p w14:paraId="645464F0" w14:textId="77777777" w:rsidR="00391D6C" w:rsidRPr="008261E4" w:rsidRDefault="00391D6C">
            <w:pPr>
              <w:rPr>
                <w:rFonts w:ascii="Book Antiqua" w:hAnsi="Book Antiqua"/>
              </w:rPr>
            </w:pPr>
            <w:r w:rsidRPr="008261E4">
              <w:rPr>
                <w:rFonts w:ascii="Book Antiqua" w:hAnsi="Book Antiqua"/>
              </w:rPr>
              <w:t>The Extended Completion Period</w:t>
            </w:r>
          </w:p>
        </w:tc>
        <w:tc>
          <w:tcPr>
            <w:tcW w:w="4320" w:type="dxa"/>
          </w:tcPr>
          <w:p w14:paraId="14B138E3" w14:textId="77777777" w:rsidR="00391D6C" w:rsidRPr="008261E4" w:rsidRDefault="00391D6C" w:rsidP="003B55E1">
            <w:pPr>
              <w:jc w:val="both"/>
              <w:rPr>
                <w:rFonts w:ascii="Book Antiqua" w:hAnsi="Book Antiqua"/>
              </w:rPr>
            </w:pPr>
          </w:p>
          <w:p w14:paraId="6DE00CF1" w14:textId="77777777" w:rsidR="00391D6C" w:rsidRPr="008261E4" w:rsidRDefault="00391D6C" w:rsidP="003B55E1">
            <w:pPr>
              <w:jc w:val="both"/>
              <w:rPr>
                <w:rFonts w:ascii="Book Antiqua" w:hAnsi="Book Antiqua"/>
              </w:rPr>
            </w:pPr>
            <w:r w:rsidRPr="008261E4">
              <w:rPr>
                <w:rFonts w:ascii="Book Antiqua" w:hAnsi="Book Antiqua"/>
              </w:rPr>
              <w:t xml:space="preserve">A further period of </w:t>
            </w:r>
            <w:r w:rsidR="00A97C51" w:rsidRPr="008261E4">
              <w:rPr>
                <w:rFonts w:ascii="Book Antiqua" w:hAnsi="Book Antiqua"/>
              </w:rPr>
              <w:t>One (1) month</w:t>
            </w:r>
            <w:r w:rsidRPr="008261E4">
              <w:rPr>
                <w:rFonts w:ascii="Book Antiqua" w:hAnsi="Book Antiqua"/>
              </w:rPr>
              <w:t xml:space="preserve"> from the expiration of the Completion Period</w:t>
            </w:r>
          </w:p>
          <w:p w14:paraId="475D6765" w14:textId="77777777" w:rsidR="00391D6C" w:rsidRPr="008261E4" w:rsidRDefault="00391D6C" w:rsidP="003B55E1">
            <w:pPr>
              <w:jc w:val="both"/>
              <w:rPr>
                <w:rFonts w:ascii="Book Antiqua" w:hAnsi="Book Antiqua"/>
              </w:rPr>
            </w:pPr>
          </w:p>
        </w:tc>
      </w:tr>
      <w:tr w:rsidR="00391D6C" w:rsidRPr="008261E4" w14:paraId="5CCF7877" w14:textId="77777777">
        <w:tc>
          <w:tcPr>
            <w:tcW w:w="1278" w:type="dxa"/>
          </w:tcPr>
          <w:p w14:paraId="73BE0AEF" w14:textId="77777777" w:rsidR="00391D6C" w:rsidRPr="008261E4" w:rsidRDefault="00391D6C">
            <w:pPr>
              <w:jc w:val="center"/>
              <w:rPr>
                <w:rFonts w:ascii="Book Antiqua" w:hAnsi="Book Antiqua"/>
              </w:rPr>
            </w:pPr>
          </w:p>
          <w:p w14:paraId="5CB67679" w14:textId="77777777" w:rsidR="00391D6C" w:rsidRPr="008261E4" w:rsidRDefault="00391D6C">
            <w:pPr>
              <w:jc w:val="center"/>
              <w:rPr>
                <w:rFonts w:ascii="Book Antiqua" w:hAnsi="Book Antiqua"/>
              </w:rPr>
            </w:pPr>
            <w:r w:rsidRPr="008261E4">
              <w:rPr>
                <w:rFonts w:ascii="Book Antiqua" w:hAnsi="Book Antiqua"/>
              </w:rPr>
              <w:t>14</w:t>
            </w:r>
          </w:p>
          <w:p w14:paraId="5EEBDF57" w14:textId="77777777" w:rsidR="00391D6C" w:rsidRPr="008261E4" w:rsidRDefault="00391D6C">
            <w:pPr>
              <w:jc w:val="center"/>
              <w:rPr>
                <w:rFonts w:ascii="Book Antiqua" w:hAnsi="Book Antiqua"/>
              </w:rPr>
            </w:pPr>
          </w:p>
        </w:tc>
        <w:tc>
          <w:tcPr>
            <w:tcW w:w="3780" w:type="dxa"/>
          </w:tcPr>
          <w:p w14:paraId="19E3EF37" w14:textId="77777777" w:rsidR="00391D6C" w:rsidRPr="008261E4" w:rsidRDefault="00391D6C">
            <w:pPr>
              <w:rPr>
                <w:rFonts w:ascii="Book Antiqua" w:hAnsi="Book Antiqua"/>
              </w:rPr>
            </w:pPr>
          </w:p>
          <w:p w14:paraId="585CC5F4" w14:textId="77777777" w:rsidR="00391D6C" w:rsidRPr="008261E4" w:rsidRDefault="00391D6C">
            <w:pPr>
              <w:rPr>
                <w:rFonts w:ascii="Book Antiqua" w:hAnsi="Book Antiqua"/>
              </w:rPr>
            </w:pPr>
            <w:r w:rsidRPr="008261E4">
              <w:rPr>
                <w:rFonts w:ascii="Book Antiqua" w:hAnsi="Book Antiqua"/>
              </w:rPr>
              <w:t xml:space="preserve">The Interest Rate imposed during the Extended Completion Period </w:t>
            </w:r>
          </w:p>
          <w:p w14:paraId="7A230B96" w14:textId="77777777" w:rsidR="00391D6C" w:rsidRPr="008261E4" w:rsidRDefault="00391D6C">
            <w:pPr>
              <w:rPr>
                <w:rFonts w:ascii="Book Antiqua" w:hAnsi="Book Antiqua"/>
              </w:rPr>
            </w:pPr>
          </w:p>
        </w:tc>
        <w:tc>
          <w:tcPr>
            <w:tcW w:w="4320" w:type="dxa"/>
          </w:tcPr>
          <w:p w14:paraId="2D80738D" w14:textId="77777777" w:rsidR="00391D6C" w:rsidRPr="008261E4" w:rsidRDefault="00391D6C" w:rsidP="003B55E1">
            <w:pPr>
              <w:jc w:val="both"/>
              <w:rPr>
                <w:rFonts w:ascii="Book Antiqua" w:hAnsi="Book Antiqua"/>
              </w:rPr>
            </w:pPr>
          </w:p>
          <w:p w14:paraId="33DDBE04" w14:textId="77777777" w:rsidR="00391D6C" w:rsidRPr="008261E4" w:rsidRDefault="00391D6C" w:rsidP="003B55E1">
            <w:pPr>
              <w:jc w:val="both"/>
              <w:rPr>
                <w:rFonts w:ascii="Book Antiqua" w:hAnsi="Book Antiqua"/>
              </w:rPr>
            </w:pPr>
            <w:r w:rsidRPr="008261E4">
              <w:rPr>
                <w:rFonts w:ascii="Book Antiqua" w:hAnsi="Book Antiqua"/>
                <w:bCs/>
              </w:rPr>
              <w:t>Eight per centum (8%) per</w:t>
            </w:r>
            <w:r w:rsidRPr="008261E4">
              <w:rPr>
                <w:rFonts w:ascii="Book Antiqua" w:hAnsi="Book Antiqua"/>
              </w:rPr>
              <w:t xml:space="preserve"> annum </w:t>
            </w:r>
          </w:p>
        </w:tc>
      </w:tr>
    </w:tbl>
    <w:p w14:paraId="1E4D6558" w14:textId="77777777" w:rsidR="00597474" w:rsidRPr="008261E4" w:rsidRDefault="00597474">
      <w:pPr>
        <w:jc w:val="both"/>
        <w:rPr>
          <w:rFonts w:ascii="Book Antiqua" w:hAnsi="Book Antiqua"/>
        </w:rPr>
      </w:pPr>
      <w:r w:rsidRPr="008261E4">
        <w:rPr>
          <w:rFonts w:ascii="Book Antiqua" w:hAnsi="Book Antiqua"/>
          <w:b/>
          <w:bCs/>
        </w:rPr>
        <w:t xml:space="preserve"> </w:t>
      </w:r>
    </w:p>
    <w:p w14:paraId="1A359AF7" w14:textId="77777777" w:rsidR="00597474" w:rsidRPr="008261E4" w:rsidRDefault="00597474">
      <w:pPr>
        <w:jc w:val="center"/>
        <w:rPr>
          <w:rFonts w:ascii="Book Antiqua" w:hAnsi="Book Antiqua"/>
          <w:b/>
          <w:u w:val="single"/>
        </w:rPr>
      </w:pPr>
    </w:p>
    <w:p w14:paraId="1586BFD6" w14:textId="77777777" w:rsidR="006A3928" w:rsidRPr="008261E4" w:rsidRDefault="006A3928" w:rsidP="006A3928">
      <w:pPr>
        <w:pStyle w:val="BodyText"/>
        <w:jc w:val="center"/>
        <w:rPr>
          <w:rFonts w:ascii="Book Antiqua" w:hAnsi="Book Antiqua"/>
          <w:i/>
          <w:sz w:val="20"/>
        </w:rPr>
      </w:pPr>
      <w:r w:rsidRPr="008261E4">
        <w:rPr>
          <w:rFonts w:ascii="Book Antiqua" w:hAnsi="Book Antiqua"/>
          <w:sz w:val="20"/>
        </w:rPr>
        <w:t>[</w:t>
      </w:r>
      <w:r w:rsidRPr="008261E4">
        <w:rPr>
          <w:rFonts w:ascii="Book Antiqua" w:hAnsi="Book Antiqua"/>
          <w:i/>
          <w:sz w:val="20"/>
        </w:rPr>
        <w:t>the rest of this page is intentionally left blank]</w:t>
      </w:r>
    </w:p>
    <w:p w14:paraId="6D7A40DE" w14:textId="77777777" w:rsidR="00597474" w:rsidRPr="008261E4" w:rsidRDefault="00597474">
      <w:pPr>
        <w:pStyle w:val="Heading5"/>
        <w:rPr>
          <w:rFonts w:ascii="Book Antiqua" w:hAnsi="Book Antiqua"/>
          <w:sz w:val="20"/>
        </w:rPr>
      </w:pPr>
      <w:r w:rsidRPr="008261E4">
        <w:rPr>
          <w:rFonts w:ascii="Book Antiqua" w:hAnsi="Book Antiqua"/>
          <w:sz w:val="20"/>
        </w:rPr>
        <w:br w:type="page"/>
      </w:r>
    </w:p>
    <w:p w14:paraId="06177379" w14:textId="77777777" w:rsidR="00597474" w:rsidRPr="008261E4" w:rsidRDefault="00597474">
      <w:pPr>
        <w:pStyle w:val="Heading5"/>
        <w:rPr>
          <w:rFonts w:ascii="Book Antiqua" w:hAnsi="Book Antiqua"/>
          <w:sz w:val="20"/>
        </w:rPr>
      </w:pPr>
    </w:p>
    <w:p w14:paraId="4CB58EF2" w14:textId="77777777" w:rsidR="00597474" w:rsidRPr="008261E4" w:rsidRDefault="00597474">
      <w:pPr>
        <w:pStyle w:val="Heading5"/>
        <w:rPr>
          <w:rFonts w:ascii="Book Antiqua" w:hAnsi="Book Antiqua"/>
          <w:sz w:val="20"/>
        </w:rPr>
      </w:pPr>
      <w:r w:rsidRPr="008261E4">
        <w:rPr>
          <w:rFonts w:ascii="Book Antiqua" w:hAnsi="Book Antiqua"/>
          <w:sz w:val="20"/>
        </w:rPr>
        <w:t>SECOND SCHEDULE</w:t>
      </w:r>
    </w:p>
    <w:p w14:paraId="6C39B746" w14:textId="77777777" w:rsidR="00597474" w:rsidRPr="008261E4" w:rsidRDefault="00597474">
      <w:pPr>
        <w:jc w:val="center"/>
        <w:rPr>
          <w:rFonts w:ascii="Book Antiqua" w:hAnsi="Book Antiqua"/>
        </w:rPr>
      </w:pPr>
    </w:p>
    <w:p w14:paraId="7D38DEB4" w14:textId="77777777" w:rsidR="00597474" w:rsidRPr="008261E4" w:rsidRDefault="00597474">
      <w:pPr>
        <w:pStyle w:val="BodyText"/>
        <w:jc w:val="center"/>
        <w:rPr>
          <w:rFonts w:ascii="Book Antiqua" w:hAnsi="Book Antiqua"/>
          <w:sz w:val="20"/>
        </w:rPr>
      </w:pPr>
      <w:r w:rsidRPr="008261E4">
        <w:rPr>
          <w:rFonts w:ascii="Book Antiqua" w:hAnsi="Book Antiqua"/>
          <w:sz w:val="20"/>
        </w:rPr>
        <w:t>(which to be taken, read and construed as an essential part of this Agreement)</w:t>
      </w:r>
    </w:p>
    <w:p w14:paraId="09C49D59" w14:textId="77777777" w:rsidR="00597474" w:rsidRPr="008261E4" w:rsidRDefault="00597474">
      <w:pPr>
        <w:jc w:val="both"/>
        <w:rPr>
          <w:rFonts w:ascii="Book Antiqua" w:hAnsi="Book Antiqua"/>
        </w:rPr>
      </w:pPr>
    </w:p>
    <w:p w14:paraId="56D51FD8" w14:textId="77777777" w:rsidR="00597474" w:rsidRPr="008261E4" w:rsidRDefault="00597474">
      <w:pPr>
        <w:jc w:val="center"/>
        <w:rPr>
          <w:rFonts w:ascii="Book Antiqua" w:hAnsi="Book Antiqua"/>
        </w:rPr>
      </w:pPr>
    </w:p>
    <w:p w14:paraId="49338A5E" w14:textId="77777777" w:rsidR="00597474" w:rsidRPr="008261E4" w:rsidRDefault="00597474">
      <w:pPr>
        <w:jc w:val="center"/>
        <w:rPr>
          <w:rFonts w:ascii="Book Antiqua" w:hAnsi="Book Antiqua"/>
        </w:rPr>
      </w:pPr>
      <w:r w:rsidRPr="008261E4">
        <w:rPr>
          <w:rFonts w:ascii="Book Antiqua" w:hAnsi="Book Antiqua"/>
        </w:rPr>
        <w:t>(CLAUSE 1: PAYMENT OF TOTAL PURCHASE PRICE)</w:t>
      </w:r>
    </w:p>
    <w:p w14:paraId="59501D60" w14:textId="77777777" w:rsidR="00597474" w:rsidRPr="008261E4" w:rsidRDefault="00597474">
      <w:pPr>
        <w:jc w:val="center"/>
        <w:rPr>
          <w:rFonts w:ascii="Book Antiqua" w:hAnsi="Book Antiqua"/>
        </w:rPr>
      </w:pPr>
    </w:p>
    <w:p w14:paraId="7183D4EC" w14:textId="77777777" w:rsidR="00597474" w:rsidRPr="008261E4" w:rsidRDefault="00597474">
      <w:pPr>
        <w:pStyle w:val="BodyText"/>
        <w:rPr>
          <w:rFonts w:ascii="Book Antiqua" w:hAnsi="Book Antiqua"/>
          <w:sz w:val="20"/>
        </w:rPr>
      </w:pPr>
      <w:r w:rsidRPr="008261E4">
        <w:rPr>
          <w:rFonts w:ascii="Book Antiqua" w:hAnsi="Book Antiqua"/>
          <w:sz w:val="20"/>
        </w:rPr>
        <w:t>The Purchase Price referred to in Item 7 of the First Schedule hereto shall be paid at the times and in the manner as follows: -</w:t>
      </w:r>
    </w:p>
    <w:p w14:paraId="698C54E6" w14:textId="77777777" w:rsidR="00597474" w:rsidRPr="008261E4" w:rsidRDefault="00597474">
      <w:pPr>
        <w:jc w:val="both"/>
        <w:rPr>
          <w:rFonts w:ascii="Book Antiqua" w:hAnsi="Book Antiqua"/>
        </w:rPr>
      </w:pPr>
    </w:p>
    <w:p w14:paraId="47A1DC70" w14:textId="77777777" w:rsidR="00597474" w:rsidRPr="008261E4" w:rsidRDefault="00597474">
      <w:pPr>
        <w:jc w:val="both"/>
        <w:rPr>
          <w:rFonts w:ascii="Book Antiqua" w:hAnsi="Book Antiqua"/>
        </w:rPr>
      </w:pPr>
    </w:p>
    <w:p w14:paraId="27928935" w14:textId="77777777" w:rsidR="00597474" w:rsidRPr="008261E4" w:rsidRDefault="00597474">
      <w:pPr>
        <w:jc w:val="both"/>
        <w:rPr>
          <w:rFonts w:ascii="Book Antiqua" w:hAnsi="Book Antiqua"/>
          <w:b/>
          <w:u w:val="single"/>
        </w:rPr>
      </w:pPr>
      <w:r w:rsidRPr="008261E4">
        <w:rPr>
          <w:rFonts w:ascii="Book Antiqua" w:hAnsi="Book Antiqua"/>
        </w:rPr>
        <w:t>Item 1:</w:t>
      </w:r>
      <w:r w:rsidRPr="008261E4">
        <w:rPr>
          <w:rFonts w:ascii="Book Antiqua" w:hAnsi="Book Antiqua"/>
        </w:rPr>
        <w:tab/>
      </w:r>
      <w:r w:rsidRPr="008261E4">
        <w:rPr>
          <w:rFonts w:ascii="Book Antiqua" w:hAnsi="Book Antiqua"/>
          <w:b/>
          <w:u w:val="single"/>
        </w:rPr>
        <w:t xml:space="preserve">PAYMENT OF DEPOSIT </w:t>
      </w:r>
    </w:p>
    <w:p w14:paraId="3BA68BE6" w14:textId="77777777" w:rsidR="00597474" w:rsidRPr="008261E4" w:rsidRDefault="00597474">
      <w:pPr>
        <w:jc w:val="both"/>
        <w:rPr>
          <w:rFonts w:ascii="Book Antiqua" w:hAnsi="Book Antiqua"/>
        </w:rPr>
      </w:pPr>
    </w:p>
    <w:p w14:paraId="7F51C1A1" w14:textId="77777777" w:rsidR="00597474" w:rsidRPr="008261E4" w:rsidRDefault="00597474">
      <w:pPr>
        <w:pStyle w:val="BodyText"/>
        <w:ind w:left="720" w:hanging="720"/>
        <w:rPr>
          <w:rFonts w:ascii="Book Antiqua" w:hAnsi="Book Antiqua"/>
          <w:sz w:val="20"/>
        </w:rPr>
      </w:pPr>
      <w:r w:rsidRPr="008261E4">
        <w:rPr>
          <w:rFonts w:ascii="Book Antiqua" w:hAnsi="Book Antiqua"/>
          <w:sz w:val="20"/>
        </w:rPr>
        <w:t>(a)</w:t>
      </w:r>
      <w:r w:rsidRPr="008261E4">
        <w:rPr>
          <w:rFonts w:ascii="Book Antiqua" w:hAnsi="Book Antiqua"/>
          <w:sz w:val="20"/>
        </w:rPr>
        <w:tab/>
        <w:t>The Purchaser(s) had prior to the execution of the Agreement paid to the Vendor(s) a sum as stipulated in Item 9 of the First Schedule hereto (hereinafter referred to as “the Earnest Deposit”) being the earnest deposit towards the Purchase Price, the receipt of which the Vendor(s) hereby acknowledge;</w:t>
      </w:r>
    </w:p>
    <w:p w14:paraId="7E7E3DD6" w14:textId="77777777" w:rsidR="00597474" w:rsidRPr="008261E4" w:rsidRDefault="00597474">
      <w:pPr>
        <w:pStyle w:val="BodyText"/>
        <w:rPr>
          <w:rFonts w:ascii="Book Antiqua" w:hAnsi="Book Antiqua"/>
          <w:sz w:val="20"/>
        </w:rPr>
      </w:pPr>
    </w:p>
    <w:p w14:paraId="4C1740CA" w14:textId="71B901BF" w:rsidR="00597474" w:rsidRPr="008261E4" w:rsidRDefault="00597474" w:rsidP="00ED79C5">
      <w:pPr>
        <w:pStyle w:val="BodyText"/>
        <w:ind w:left="709" w:hanging="709"/>
        <w:rPr>
          <w:rFonts w:ascii="Book Antiqua" w:hAnsi="Book Antiqua"/>
          <w:sz w:val="20"/>
        </w:rPr>
      </w:pPr>
      <w:r w:rsidRPr="008261E4">
        <w:rPr>
          <w:rFonts w:ascii="Book Antiqua" w:hAnsi="Book Antiqua"/>
          <w:sz w:val="20"/>
        </w:rPr>
        <w:t>(b)</w:t>
      </w:r>
      <w:r w:rsidRPr="008261E4">
        <w:rPr>
          <w:rFonts w:ascii="Book Antiqua" w:hAnsi="Book Antiqua"/>
          <w:sz w:val="20"/>
        </w:rPr>
        <w:tab/>
        <w:t>Upon the execution of this Agreement</w:t>
      </w:r>
      <w:r w:rsidR="00ED79C5">
        <w:rPr>
          <w:rFonts w:ascii="Book Antiqua" w:hAnsi="Book Antiqua"/>
          <w:sz w:val="20"/>
        </w:rPr>
        <w:t xml:space="preserve"> </w:t>
      </w:r>
      <w:ins w:id="0" w:author="Eve Yeo" w:date="2024-05-10T15:08:00Z">
        <w:r w:rsidR="00ED79C5" w:rsidRPr="000E73BF">
          <w:rPr>
            <w:rFonts w:ascii="Book Antiqua" w:hAnsi="Book Antiqua"/>
            <w:sz w:val="20"/>
            <w:highlight w:val="yellow"/>
          </w:rPr>
          <w:t>and upon withdraw of Employees' Provident Fund by</w:t>
        </w:r>
        <w:r w:rsidR="00ED79C5" w:rsidRPr="000E73BF">
          <w:rPr>
            <w:rFonts w:ascii="Book Antiqua" w:hAnsi="Book Antiqua"/>
            <w:sz w:val="20"/>
            <w:highlight w:val="yellow"/>
            <w:rPrChange w:id="1" w:author="Eve Yeo" w:date="2024-05-10T15:00:00Z">
              <w:rPr>
                <w:rFonts w:ascii="Book Antiqua" w:hAnsi="Book Antiqua"/>
                <w:sz w:val="20"/>
              </w:rPr>
            </w:rPrChange>
          </w:rPr>
          <w:t xml:space="preserve"> the Purchaser(s</w:t>
        </w:r>
        <w:del w:id="2" w:author="Eve Yeo" w:date="2024-05-10T15:00:00Z">
          <w:r w:rsidR="00ED79C5" w:rsidRPr="00E56BEF">
            <w:rPr>
              <w:rFonts w:ascii="Book Antiqua" w:hAnsi="Book Antiqua"/>
              <w:sz w:val="20"/>
            </w:rPr>
            <w:delText>)</w:delText>
          </w:r>
        </w:del>
        <w:r w:rsidR="00ED79C5" w:rsidRPr="000E73BF">
          <w:rPr>
            <w:rFonts w:ascii="Book Antiqua" w:hAnsi="Book Antiqua"/>
            <w:sz w:val="20"/>
            <w:highlight w:val="yellow"/>
          </w:rPr>
          <w:t>)</w:t>
        </w:r>
      </w:ins>
      <w:r w:rsidRPr="008261E4">
        <w:rPr>
          <w:rFonts w:ascii="Book Antiqua" w:hAnsi="Book Antiqua"/>
          <w:sz w:val="20"/>
        </w:rPr>
        <w:t xml:space="preserve">, the Purchaser(s) shall pay the </w:t>
      </w:r>
      <w:r w:rsidR="00C21285" w:rsidRPr="008261E4">
        <w:rPr>
          <w:rFonts w:ascii="Book Antiqua" w:hAnsi="Book Antiqua"/>
          <w:sz w:val="20"/>
        </w:rPr>
        <w:t xml:space="preserve">Purchaser(s)’ Solicitors a sum as stipulated in Item 8 of the First Schedule and to pay the </w:t>
      </w:r>
      <w:r w:rsidRPr="008261E4">
        <w:rPr>
          <w:rFonts w:ascii="Book Antiqua" w:hAnsi="Book Antiqua"/>
          <w:sz w:val="20"/>
        </w:rPr>
        <w:t>Vendor(s)</w:t>
      </w:r>
      <w:r w:rsidR="00ED79C5">
        <w:rPr>
          <w:rFonts w:ascii="Book Antiqua" w:hAnsi="Book Antiqua"/>
          <w:sz w:val="20"/>
        </w:rPr>
        <w:t>’ Solicitors</w:t>
      </w:r>
      <w:r w:rsidRPr="008261E4">
        <w:rPr>
          <w:rFonts w:ascii="Book Antiqua" w:hAnsi="Book Antiqua"/>
          <w:sz w:val="20"/>
        </w:rPr>
        <w:t xml:space="preserve"> a further sum as stipulated in Item 10 of the First Schedule hereto (hereinafter referred to as “the Balance Deposit”) which the Vendor(s) hereby expressly acknowledge receipt</w:t>
      </w:r>
      <w:r w:rsidR="00ED79C5">
        <w:rPr>
          <w:rFonts w:ascii="Book Antiqua" w:hAnsi="Book Antiqua"/>
          <w:sz w:val="20"/>
        </w:rPr>
        <w:t xml:space="preserve"> </w:t>
      </w:r>
      <w:r w:rsidR="00ED79C5">
        <w:rPr>
          <w:rFonts w:ascii="Book Antiqua" w:hAnsi="Book Antiqua"/>
          <w:sz w:val="20"/>
        </w:rPr>
        <w:t xml:space="preserve">and the Vendor(s)’ Solicitors </w:t>
      </w:r>
      <w:r w:rsidR="00ED79C5">
        <w:rPr>
          <w:rFonts w:ascii="Book Antiqua" w:hAnsi="Book Antiqua"/>
          <w:sz w:val="20"/>
        </w:rPr>
        <w:t xml:space="preserve">are authorised by the parties hereto to pay the authorized deduction </w:t>
      </w:r>
      <w:r w:rsidR="00ED79C5">
        <w:rPr>
          <w:rFonts w:ascii="Book Antiqua" w:hAnsi="Book Antiqua"/>
          <w:sz w:val="20"/>
        </w:rPr>
        <w:t xml:space="preserve">(if any) </w:t>
      </w:r>
      <w:r w:rsidR="00ED79C5">
        <w:rPr>
          <w:rFonts w:ascii="Book Antiqua" w:hAnsi="Book Antiqua"/>
          <w:sz w:val="20"/>
        </w:rPr>
        <w:t>as stipulated in Clause 19C hereto from the Balance Deposit and to release to the Vendor(s) any remaining Balance Deposit after execution of this Agreement by the Vendor(s)</w:t>
      </w:r>
      <w:r w:rsidRPr="008261E4">
        <w:rPr>
          <w:rFonts w:ascii="Book Antiqua" w:hAnsi="Book Antiqua"/>
          <w:sz w:val="20"/>
        </w:rPr>
        <w:t xml:space="preserve"> (the </w:t>
      </w:r>
      <w:r w:rsidR="00C21285" w:rsidRPr="008261E4">
        <w:rPr>
          <w:rFonts w:ascii="Book Antiqua" w:hAnsi="Book Antiqua"/>
          <w:sz w:val="20"/>
        </w:rPr>
        <w:t xml:space="preserve">Retention Sum, the </w:t>
      </w:r>
      <w:r w:rsidRPr="008261E4">
        <w:rPr>
          <w:rFonts w:ascii="Book Antiqua" w:hAnsi="Book Antiqua"/>
          <w:sz w:val="20"/>
        </w:rPr>
        <w:t>Balance Deposit together with the Earnest Deposit shall hereinafter collectively referred to as “</w:t>
      </w:r>
      <w:r w:rsidRPr="008261E4">
        <w:rPr>
          <w:rFonts w:ascii="Book Antiqua" w:hAnsi="Book Antiqua"/>
          <w:b/>
          <w:bCs/>
          <w:sz w:val="20"/>
        </w:rPr>
        <w:t>the Deposit”</w:t>
      </w:r>
      <w:r w:rsidRPr="008261E4">
        <w:rPr>
          <w:rFonts w:ascii="Book Antiqua" w:hAnsi="Book Antiqua"/>
          <w:sz w:val="20"/>
        </w:rPr>
        <w:t xml:space="preserve">). </w:t>
      </w:r>
      <w:r w:rsidR="00ED79C5">
        <w:rPr>
          <w:rFonts w:ascii="Book Antiqua" w:hAnsi="Book Antiqua"/>
          <w:sz w:val="20"/>
        </w:rPr>
        <w:t xml:space="preserve"> </w:t>
      </w:r>
      <w:r w:rsidR="00ED79C5" w:rsidRPr="00706C00">
        <w:rPr>
          <w:rFonts w:ascii="Book Antiqua" w:hAnsi="Book Antiqua"/>
          <w:sz w:val="20"/>
        </w:rPr>
        <w:t xml:space="preserve">In the event the Vendor(s)’ outstanding loan statement is higher </w:t>
      </w:r>
      <w:r w:rsidR="00ED79C5">
        <w:rPr>
          <w:rFonts w:ascii="Book Antiqua" w:hAnsi="Book Antiqua"/>
          <w:sz w:val="20"/>
        </w:rPr>
        <w:t xml:space="preserve">than the Balance Purchase Price </w:t>
      </w:r>
      <w:r w:rsidR="00ED79C5" w:rsidRPr="00706C00">
        <w:rPr>
          <w:rFonts w:ascii="Book Antiqua" w:hAnsi="Book Antiqua"/>
          <w:sz w:val="20"/>
        </w:rPr>
        <w:t xml:space="preserve">or within Ten per centum (10%) difference with the Balance Purchase Price then the Purchaser(s) and the Vendor(s) hereby irrevocably authorised the </w:t>
      </w:r>
      <w:r w:rsidR="00ED79C5">
        <w:rPr>
          <w:rFonts w:ascii="Book Antiqua" w:hAnsi="Book Antiqua"/>
          <w:sz w:val="20"/>
        </w:rPr>
        <w:t>Vendor(</w:t>
      </w:r>
      <w:r w:rsidR="00ED79C5" w:rsidRPr="00706C00">
        <w:rPr>
          <w:rFonts w:ascii="Book Antiqua" w:hAnsi="Book Antiqua"/>
          <w:sz w:val="20"/>
        </w:rPr>
        <w:t xml:space="preserve">s)’ Solicitors to hold the Balance Deposit and release to the Vendor(s) </w:t>
      </w:r>
      <w:r w:rsidR="00ED79C5">
        <w:rPr>
          <w:rFonts w:ascii="Book Antiqua" w:hAnsi="Book Antiqua"/>
          <w:sz w:val="20"/>
        </w:rPr>
        <w:t xml:space="preserve">together with the Balance Purchase Price </w:t>
      </w:r>
      <w:r w:rsidR="00ED79C5" w:rsidRPr="00706C00">
        <w:rPr>
          <w:rFonts w:ascii="Book Antiqua" w:hAnsi="Book Antiqua"/>
          <w:sz w:val="20"/>
        </w:rPr>
        <w:t>pursuant to Item 3 of Second Schedule hereto.</w:t>
      </w:r>
    </w:p>
    <w:p w14:paraId="331D5D93" w14:textId="77777777" w:rsidR="00597474" w:rsidRPr="008261E4" w:rsidRDefault="00597474">
      <w:pPr>
        <w:pStyle w:val="BodyText"/>
        <w:rPr>
          <w:rFonts w:ascii="Book Antiqua" w:hAnsi="Book Antiqua"/>
          <w:sz w:val="20"/>
        </w:rPr>
      </w:pPr>
    </w:p>
    <w:p w14:paraId="089BA23A" w14:textId="77777777" w:rsidR="00597474" w:rsidRPr="008261E4" w:rsidRDefault="00597474">
      <w:pPr>
        <w:pStyle w:val="BodyText"/>
        <w:rPr>
          <w:rFonts w:ascii="Book Antiqua" w:hAnsi="Book Antiqua"/>
          <w:sz w:val="20"/>
        </w:rPr>
      </w:pPr>
    </w:p>
    <w:p w14:paraId="55AB4C08" w14:textId="77777777" w:rsidR="00597474" w:rsidRPr="008261E4" w:rsidRDefault="00597474">
      <w:pPr>
        <w:pStyle w:val="BodyText"/>
        <w:rPr>
          <w:rFonts w:ascii="Book Antiqua" w:hAnsi="Book Antiqua"/>
          <w:b/>
          <w:sz w:val="20"/>
          <w:u w:val="single"/>
        </w:rPr>
      </w:pPr>
      <w:r w:rsidRPr="008261E4">
        <w:rPr>
          <w:rFonts w:ascii="Book Antiqua" w:hAnsi="Book Antiqua"/>
          <w:sz w:val="20"/>
        </w:rPr>
        <w:t>Item 2:</w:t>
      </w:r>
      <w:r w:rsidRPr="008261E4">
        <w:rPr>
          <w:rFonts w:ascii="Book Antiqua" w:hAnsi="Book Antiqua"/>
          <w:sz w:val="20"/>
        </w:rPr>
        <w:tab/>
      </w:r>
      <w:r w:rsidRPr="008261E4">
        <w:rPr>
          <w:rFonts w:ascii="Book Antiqua" w:hAnsi="Book Antiqua"/>
          <w:b/>
          <w:sz w:val="20"/>
          <w:u w:val="single"/>
        </w:rPr>
        <w:t xml:space="preserve">PAYMENT OF BALANCE PURCHASE PRICE </w:t>
      </w:r>
    </w:p>
    <w:p w14:paraId="2790BB41" w14:textId="77777777" w:rsidR="00597474" w:rsidRPr="008261E4" w:rsidRDefault="00597474">
      <w:pPr>
        <w:pStyle w:val="BodyText"/>
        <w:rPr>
          <w:rFonts w:ascii="Book Antiqua" w:hAnsi="Book Antiqua"/>
          <w:sz w:val="20"/>
        </w:rPr>
      </w:pPr>
      <w:r w:rsidRPr="008261E4">
        <w:rPr>
          <w:rFonts w:ascii="Book Antiqua" w:hAnsi="Book Antiqua"/>
          <w:sz w:val="20"/>
        </w:rPr>
        <w:tab/>
      </w:r>
    </w:p>
    <w:p w14:paraId="766C791D" w14:textId="77777777" w:rsidR="00597474" w:rsidRPr="008261E4" w:rsidRDefault="00597474">
      <w:pPr>
        <w:pStyle w:val="BodyText"/>
        <w:ind w:left="720" w:hanging="720"/>
        <w:rPr>
          <w:rFonts w:ascii="Book Antiqua" w:hAnsi="Book Antiqua"/>
          <w:sz w:val="20"/>
        </w:rPr>
      </w:pPr>
      <w:r w:rsidRPr="008261E4">
        <w:rPr>
          <w:rFonts w:ascii="Book Antiqua" w:hAnsi="Book Antiqua"/>
          <w:sz w:val="20"/>
        </w:rPr>
        <w:t>(a)</w:t>
      </w:r>
      <w:r w:rsidRPr="008261E4">
        <w:rPr>
          <w:rFonts w:ascii="Book Antiqua" w:hAnsi="Book Antiqua"/>
          <w:sz w:val="20"/>
        </w:rPr>
        <w:tab/>
        <w:t>The balance of the Purchase Price amounting to the sum as stipulated in Item 11 of the First Schedule hereto (hereinafter referred to as “the Balance Purchase Price”) shall be paid or caused to be paid by the Purchaser(s) to the Vendor(s)’ Solicitors as stakeholders on or before the expiration of the period as stipulated in Item 12 of the First Schedule hereto (hereinafter referred to as “the Completion Period”); Provided Always if the Purchaser(s) are unable for whatsoever reason(s) to pay the Balance Purchase Price within the Completion Period, it is hereby agreed by the parties hereto that the Completion Period shall be extended for a further period as stipulated in Item 13 of the First Schedule hereto (hereinafter referred to as “the Extended Completion Period ”) with interest at the rate as stipulated in Item 14 of the First Schedule hereto which is to be calculated on a day to day basis on the unpaid Balance Purchase Price until full settlement thereof. If the Purchaser(s) shall fail to settle the aforesaid balance Purchase Price within the stipulated time herein then Clause 7.1 above shall come into effect.</w:t>
      </w:r>
    </w:p>
    <w:p w14:paraId="3A6F38D5" w14:textId="77777777" w:rsidR="0093643C" w:rsidRPr="008261E4" w:rsidRDefault="0093643C">
      <w:pPr>
        <w:pStyle w:val="BodyText"/>
        <w:ind w:left="720" w:hanging="720"/>
        <w:rPr>
          <w:rFonts w:ascii="Book Antiqua" w:hAnsi="Book Antiqua"/>
          <w:sz w:val="20"/>
        </w:rPr>
      </w:pPr>
    </w:p>
    <w:p w14:paraId="57E4216A" w14:textId="77777777" w:rsidR="0093643C" w:rsidRPr="008261E4" w:rsidRDefault="0093643C" w:rsidP="0093643C">
      <w:pPr>
        <w:pStyle w:val="BodyText"/>
        <w:ind w:left="720"/>
        <w:rPr>
          <w:rFonts w:ascii="Book Antiqua" w:hAnsi="Book Antiqua"/>
          <w:sz w:val="20"/>
        </w:rPr>
      </w:pPr>
      <w:r w:rsidRPr="008261E4">
        <w:rPr>
          <w:rFonts w:ascii="Book Antiqua" w:hAnsi="Book Antiqua"/>
          <w:sz w:val="20"/>
        </w:rPr>
        <w:t xml:space="preserve">PROVIDED ALWAYS that the Vendor(s) shall be entitled to the interest if and only if the Vendor(s) shall have fulfilled, observed and performed all the obligations, undertakings and covenants herein to be fulfilled observed and performed by the Vendor(s) and Provided Always that if the disbursement of the Balance Purchase Price by the Purchaser(s) or the Purchaser(s)’ Financier, as the case may be, is delayed by reason of the Vendor(s) fault, omission or negligence, the Vendor(s) shall not be entitled to the interest in respect of the period of the aforesaid delay and the Vendor(s) shall grant such further extension to the Purchaser(s) of a period equal to the period of the aforesaid delay to enable the Purchaser(s) to pay the Balance Purchase Price without interest.   </w:t>
      </w:r>
    </w:p>
    <w:p w14:paraId="65E2B7C5" w14:textId="77777777" w:rsidR="00597474" w:rsidRPr="008261E4" w:rsidRDefault="00597474">
      <w:pPr>
        <w:pStyle w:val="BodyText"/>
        <w:rPr>
          <w:rFonts w:ascii="Book Antiqua" w:hAnsi="Book Antiqua"/>
          <w:b/>
          <w:sz w:val="20"/>
        </w:rPr>
      </w:pPr>
    </w:p>
    <w:p w14:paraId="45B0FFB8" w14:textId="77777777" w:rsidR="000840CF" w:rsidRPr="008261E4" w:rsidRDefault="000840CF" w:rsidP="000840CF">
      <w:pPr>
        <w:ind w:left="720"/>
        <w:jc w:val="both"/>
        <w:rPr>
          <w:rFonts w:ascii="Book Antiqua" w:eastAsia="SimSun" w:hAnsi="Book Antiqua"/>
          <w:bCs/>
        </w:rPr>
      </w:pPr>
      <w:r w:rsidRPr="008261E4">
        <w:rPr>
          <w:rFonts w:ascii="Book Antiqua" w:eastAsia="SimSun" w:hAnsi="Book Antiqua"/>
          <w:bCs/>
        </w:rPr>
        <w:t xml:space="preserve">Without prejudice to other provisions of this Agreement, the parties hereto mutually agree that, in the event any party other than the Purchaser(s), the Purchaser(s)’ Solicitors and the Purchaser(s)’ Financier or its solicitors, shall for any reason whatsoever delay in making any payment and/or executing or giving any document, information, confirmation or undertaking reasonably required to be made, executed, or given pursuant to or in relation to the provisions of this Agreement resulting in the delay on the part of the Purchaser(s) to settle the Balance Purchase Price, then the Purchaser(s) shall be granted an automatic extension of time of the Completion Date or the Extended Completion Date, as the case may be, free of interest for each and every such delay. This automatic extension of time shall commence on the respective due date as provided for in this Agreement for such party, to make any of the aforesaid payment and/or to execute or give any of the aforesaid document, information, confirmation or undertaking, OR, if there is no such specific provision, on the Fourteenth (14th) day from the date of the relevant written notice(s) to such party, requesting for any of the said payment, document, information, confirmation or undertaking up to the respective date of compliance or fulfilment of same.   </w:t>
      </w:r>
    </w:p>
    <w:p w14:paraId="324F190D" w14:textId="77777777" w:rsidR="000840CF" w:rsidRPr="008261E4" w:rsidRDefault="000840CF">
      <w:pPr>
        <w:pStyle w:val="BodyText"/>
        <w:rPr>
          <w:rFonts w:ascii="Book Antiqua" w:hAnsi="Book Antiqua"/>
          <w:b/>
          <w:sz w:val="20"/>
        </w:rPr>
      </w:pPr>
    </w:p>
    <w:p w14:paraId="1F80CE15" w14:textId="77777777" w:rsidR="00597474" w:rsidRPr="008261E4" w:rsidRDefault="00597474">
      <w:pPr>
        <w:pStyle w:val="BodyText"/>
        <w:tabs>
          <w:tab w:val="left" w:pos="90"/>
        </w:tabs>
        <w:ind w:left="720" w:hanging="720"/>
        <w:rPr>
          <w:rFonts w:ascii="Book Antiqua" w:hAnsi="Book Antiqua"/>
          <w:sz w:val="20"/>
        </w:rPr>
      </w:pPr>
      <w:r w:rsidRPr="008261E4">
        <w:rPr>
          <w:rFonts w:ascii="Book Antiqua" w:hAnsi="Book Antiqua"/>
          <w:sz w:val="20"/>
        </w:rPr>
        <w:t>(b)</w:t>
      </w:r>
      <w:r w:rsidRPr="008261E4">
        <w:rPr>
          <w:rFonts w:ascii="Book Antiqua" w:hAnsi="Book Antiqua"/>
          <w:sz w:val="20"/>
        </w:rPr>
        <w:tab/>
        <w:t xml:space="preserve">In the event that the Purchaser(s) is applying to the Purchaser(s)’ Financier for the Purchaser(s)’ Loan to finance the purchase herein, and the Purchaser(s)’ Loan approved shall be lesser than the Balance Purchase Price, the Purchaser(s) shall within the period stipulated in </w:t>
      </w:r>
      <w:r w:rsidRPr="008261E4">
        <w:rPr>
          <w:rFonts w:ascii="Book Antiqua" w:hAnsi="Book Antiqua"/>
          <w:b/>
          <w:sz w:val="20"/>
        </w:rPr>
        <w:t>Item 2 (a) of the Second Schedule</w:t>
      </w:r>
      <w:r w:rsidRPr="008261E4">
        <w:rPr>
          <w:rFonts w:ascii="Book Antiqua" w:hAnsi="Book Antiqua"/>
          <w:sz w:val="20"/>
        </w:rPr>
        <w:t xml:space="preserve"> hereto pay to the Vendor(s)’ Solicitors the difference to make up the Balance Purchase Price </w:t>
      </w:r>
      <w:r w:rsidR="006D3764" w:rsidRPr="008261E4">
        <w:rPr>
          <w:rFonts w:ascii="Book Antiqua" w:hAnsi="Book Antiqua"/>
          <w:sz w:val="20"/>
        </w:rPr>
        <w:t xml:space="preserve">(hereinafter referred to as “Differential Sum”) </w:t>
      </w:r>
      <w:r w:rsidRPr="008261E4">
        <w:rPr>
          <w:rFonts w:ascii="Book Antiqua" w:hAnsi="Book Antiqua"/>
          <w:sz w:val="20"/>
        </w:rPr>
        <w:t xml:space="preserve">and such payment made shall be deemed to be payment made by the Purchaser(s) within the time stipulated in </w:t>
      </w:r>
      <w:r w:rsidRPr="008261E4">
        <w:rPr>
          <w:rFonts w:ascii="Book Antiqua" w:hAnsi="Book Antiqua"/>
          <w:b/>
          <w:sz w:val="20"/>
        </w:rPr>
        <w:t>Item 2 (a) of the Second Schedule</w:t>
      </w:r>
      <w:r w:rsidRPr="008261E4">
        <w:rPr>
          <w:rFonts w:ascii="Book Antiqua" w:hAnsi="Book Antiqua"/>
          <w:sz w:val="20"/>
        </w:rPr>
        <w:t xml:space="preserve"> hereto </w:t>
      </w:r>
      <w:r w:rsidRPr="008261E4">
        <w:rPr>
          <w:rFonts w:ascii="Book Antiqua" w:hAnsi="Book Antiqua"/>
          <w:b/>
          <w:bCs/>
          <w:sz w:val="20"/>
        </w:rPr>
        <w:t xml:space="preserve">PROVIDED ALWAYS </w:t>
      </w:r>
      <w:r w:rsidRPr="008261E4">
        <w:rPr>
          <w:rFonts w:ascii="Book Antiqua" w:hAnsi="Book Antiqua"/>
          <w:sz w:val="20"/>
        </w:rPr>
        <w:t xml:space="preserve">that in the event the Purchaser(s)’ Financier fail to release the Purchaser(s)’ Loan within the time stipulated in </w:t>
      </w:r>
      <w:r w:rsidRPr="008261E4">
        <w:rPr>
          <w:rFonts w:ascii="Book Antiqua" w:hAnsi="Book Antiqua"/>
          <w:b/>
          <w:sz w:val="20"/>
        </w:rPr>
        <w:t>Item 2 (a) of the Second Schedule</w:t>
      </w:r>
      <w:r w:rsidRPr="008261E4">
        <w:rPr>
          <w:rFonts w:ascii="Book Antiqua" w:hAnsi="Book Antiqua"/>
          <w:sz w:val="20"/>
        </w:rPr>
        <w:t xml:space="preserve">, then the Purchaser(s) shall pay to the Vendor(s) interest at the rate as stipulated in Item 14 of the First Schedule hereto on such sum due but not paid, calculated from the day after the expiry date of the period specified under </w:t>
      </w:r>
      <w:r w:rsidRPr="008261E4">
        <w:rPr>
          <w:rFonts w:ascii="Book Antiqua" w:hAnsi="Book Antiqua"/>
          <w:b/>
          <w:sz w:val="20"/>
        </w:rPr>
        <w:t>Item 2 (a) of the Second Schedule</w:t>
      </w:r>
      <w:r w:rsidRPr="008261E4">
        <w:rPr>
          <w:rFonts w:ascii="Book Antiqua" w:hAnsi="Book Antiqua"/>
          <w:sz w:val="20"/>
        </w:rPr>
        <w:t xml:space="preserve"> hereto. </w:t>
      </w:r>
      <w:r w:rsidR="006D3764" w:rsidRPr="008261E4">
        <w:rPr>
          <w:rFonts w:ascii="Book Antiqua" w:hAnsi="Book Antiqua"/>
          <w:sz w:val="20"/>
        </w:rPr>
        <w:t>The Vendor(s)’ Solicitors shall within three (3) working days upon receipt by them of the Differential Sum, deliver to the Purchaser’s Financier’s Solicitors its written confirmation that the Differential Sum has been fully settled by the Purchaser failing which the period for completion of this Agreement shall be extended free of interest for a period equivalent to the time from the date of receipt by the Vendor(s)’ Solicitors of the Differential Sum until the date of receipt of the aforesaid written confirmation by the Purchaser(s)’ Financier’s Solicitors;</w:t>
      </w:r>
    </w:p>
    <w:p w14:paraId="2B6EC49C" w14:textId="77777777" w:rsidR="00597474" w:rsidRPr="008261E4" w:rsidRDefault="00597474">
      <w:pPr>
        <w:pStyle w:val="BodyText"/>
        <w:rPr>
          <w:rFonts w:ascii="Book Antiqua" w:hAnsi="Book Antiqua"/>
          <w:sz w:val="20"/>
        </w:rPr>
      </w:pPr>
    </w:p>
    <w:p w14:paraId="53796B5D" w14:textId="77777777" w:rsidR="00597474" w:rsidRPr="008261E4" w:rsidRDefault="00597474">
      <w:pPr>
        <w:pStyle w:val="BodyText"/>
        <w:tabs>
          <w:tab w:val="left" w:pos="720"/>
          <w:tab w:val="left" w:pos="1260"/>
        </w:tabs>
        <w:ind w:left="720" w:hanging="720"/>
        <w:rPr>
          <w:rFonts w:ascii="Book Antiqua" w:hAnsi="Book Antiqua"/>
          <w:sz w:val="20"/>
        </w:rPr>
      </w:pPr>
      <w:r w:rsidRPr="008261E4">
        <w:rPr>
          <w:rFonts w:ascii="Book Antiqua" w:hAnsi="Book Antiqua"/>
          <w:sz w:val="20"/>
        </w:rPr>
        <w:t>(c)</w:t>
      </w:r>
      <w:r w:rsidRPr="008261E4">
        <w:rPr>
          <w:rFonts w:ascii="Book Antiqua" w:hAnsi="Book Antiqua"/>
          <w:sz w:val="20"/>
        </w:rPr>
        <w:tab/>
        <w:t>The parties hereto agreed that upon the request by the Purchaser(s)’ Solicitors or the Purchaser(s)’s Financier the Vendor(s) shall furnish to the Purchaser(s)’ Financier an undertaking to refund the purchaser(s)’ Loan in the event the transfer of the said Property in favour of the Purchaser(s) cannot be registered for any reason whatsoever.</w:t>
      </w:r>
    </w:p>
    <w:p w14:paraId="7418AEB1" w14:textId="77777777" w:rsidR="00597474" w:rsidRPr="008261E4" w:rsidRDefault="00597474">
      <w:pPr>
        <w:pStyle w:val="BodyText"/>
        <w:rPr>
          <w:rFonts w:ascii="Book Antiqua" w:hAnsi="Book Antiqua"/>
          <w:sz w:val="20"/>
        </w:rPr>
      </w:pPr>
    </w:p>
    <w:p w14:paraId="71F2A952" w14:textId="77777777" w:rsidR="00597474" w:rsidRPr="008261E4" w:rsidRDefault="00597474">
      <w:pPr>
        <w:pStyle w:val="BodyText"/>
        <w:rPr>
          <w:rFonts w:ascii="Book Antiqua" w:hAnsi="Book Antiqua"/>
          <w:sz w:val="20"/>
        </w:rPr>
      </w:pPr>
    </w:p>
    <w:p w14:paraId="055693B9" w14:textId="77777777" w:rsidR="00597474" w:rsidRPr="008261E4" w:rsidRDefault="00597474">
      <w:pPr>
        <w:pStyle w:val="BodyText"/>
        <w:rPr>
          <w:rFonts w:ascii="Book Antiqua" w:hAnsi="Book Antiqua"/>
          <w:b/>
          <w:sz w:val="20"/>
          <w:u w:val="single"/>
        </w:rPr>
      </w:pPr>
      <w:r w:rsidRPr="008261E4">
        <w:rPr>
          <w:rFonts w:ascii="Book Antiqua" w:hAnsi="Book Antiqua"/>
          <w:sz w:val="20"/>
        </w:rPr>
        <w:t>Item 3:</w:t>
      </w:r>
      <w:r w:rsidRPr="008261E4">
        <w:rPr>
          <w:rFonts w:ascii="Book Antiqua" w:hAnsi="Book Antiqua"/>
          <w:sz w:val="20"/>
        </w:rPr>
        <w:tab/>
      </w:r>
      <w:r w:rsidRPr="008261E4">
        <w:rPr>
          <w:rFonts w:ascii="Book Antiqua" w:hAnsi="Book Antiqua"/>
          <w:b/>
          <w:sz w:val="20"/>
          <w:u w:val="single"/>
        </w:rPr>
        <w:t xml:space="preserve">RELEASE OF THE BALANCE PURCHASE PRICE </w:t>
      </w:r>
    </w:p>
    <w:p w14:paraId="656DC718" w14:textId="77777777" w:rsidR="00597474" w:rsidRPr="008261E4" w:rsidRDefault="00597474">
      <w:pPr>
        <w:pStyle w:val="BodyText"/>
        <w:rPr>
          <w:rFonts w:ascii="Book Antiqua" w:hAnsi="Book Antiqua"/>
          <w:b/>
          <w:sz w:val="20"/>
          <w:u w:val="single"/>
        </w:rPr>
      </w:pPr>
    </w:p>
    <w:p w14:paraId="3F7BC7F9" w14:textId="2CCA7AA6" w:rsidR="00597474" w:rsidRPr="008261E4" w:rsidRDefault="00597474">
      <w:pPr>
        <w:pStyle w:val="BodyText"/>
        <w:rPr>
          <w:rFonts w:ascii="Book Antiqua" w:hAnsi="Book Antiqua"/>
          <w:sz w:val="20"/>
        </w:rPr>
      </w:pPr>
      <w:r w:rsidRPr="008261E4">
        <w:rPr>
          <w:rFonts w:ascii="Book Antiqua" w:hAnsi="Book Antiqua"/>
          <w:sz w:val="20"/>
        </w:rPr>
        <w:t>The Balance Purchase Price paid to the Vendor(s)’ Solicitors as stakeholders under Item 2 of the Second Schedule hereto, less the Redemption Sum, the Retention Sum and any other payment due and owing by the Vendor(s) under this Agreement shall, subject to the delivery of</w:t>
      </w:r>
      <w:r w:rsidR="00910B07" w:rsidRPr="008261E4">
        <w:rPr>
          <w:rFonts w:ascii="Book Antiqua" w:hAnsi="Book Antiqua"/>
          <w:sz w:val="20"/>
        </w:rPr>
        <w:t xml:space="preserve"> </w:t>
      </w:r>
      <w:r w:rsidR="00910B07" w:rsidRPr="00304428">
        <w:rPr>
          <w:rFonts w:ascii="Book Antiqua" w:hAnsi="Book Antiqua"/>
          <w:sz w:val="20"/>
          <w:highlight w:val="yellow"/>
        </w:rPr>
        <w:t>legal and</w:t>
      </w:r>
      <w:r w:rsidRPr="00304428">
        <w:rPr>
          <w:rFonts w:ascii="Book Antiqua" w:hAnsi="Book Antiqua"/>
          <w:sz w:val="20"/>
          <w:highlight w:val="yellow"/>
        </w:rPr>
        <w:t xml:space="preserve"> vacant possession</w:t>
      </w:r>
      <w:r w:rsidRPr="008261E4">
        <w:rPr>
          <w:rFonts w:ascii="Book Antiqua" w:hAnsi="Book Antiqua"/>
          <w:sz w:val="20"/>
        </w:rPr>
        <w:t xml:space="preserve"> of the said Property by the Vendor(s) to the Purchaser(s), be released by the Vendor(s)’ Solicitors to the Vendor(s) within </w:t>
      </w:r>
      <w:r w:rsidR="00FF0B39">
        <w:rPr>
          <w:rFonts w:ascii="Book Antiqua" w:hAnsi="Book Antiqua"/>
          <w:sz w:val="20"/>
        </w:rPr>
        <w:t>Seven</w:t>
      </w:r>
      <w:r w:rsidRPr="008261E4">
        <w:rPr>
          <w:rFonts w:ascii="Book Antiqua" w:hAnsi="Book Antiqua"/>
          <w:sz w:val="20"/>
        </w:rPr>
        <w:t xml:space="preserve"> (</w:t>
      </w:r>
      <w:r w:rsidR="00FF0B39">
        <w:rPr>
          <w:rFonts w:ascii="Book Antiqua" w:hAnsi="Book Antiqua"/>
          <w:sz w:val="20"/>
        </w:rPr>
        <w:t>7</w:t>
      </w:r>
      <w:r w:rsidRPr="008261E4">
        <w:rPr>
          <w:rFonts w:ascii="Book Antiqua" w:hAnsi="Book Antiqua"/>
          <w:sz w:val="20"/>
        </w:rPr>
        <w:t xml:space="preserve">) days </w:t>
      </w:r>
      <w:r w:rsidR="00FF0B39">
        <w:rPr>
          <w:rFonts w:ascii="Book Antiqua" w:hAnsi="Book Antiqua"/>
          <w:sz w:val="20"/>
        </w:rPr>
        <w:t xml:space="preserve">after the successful </w:t>
      </w:r>
      <w:r w:rsidRPr="008261E4">
        <w:rPr>
          <w:rFonts w:ascii="Book Antiqua" w:hAnsi="Book Antiqua"/>
          <w:sz w:val="20"/>
        </w:rPr>
        <w:t xml:space="preserve">presentation of the said Transfer </w:t>
      </w:r>
      <w:r w:rsidR="00FF0B39">
        <w:rPr>
          <w:rFonts w:ascii="Book Antiqua" w:hAnsi="Book Antiqua"/>
          <w:sz w:val="20"/>
        </w:rPr>
        <w:t>and duly registered in favour of the Purchaser(s)</w:t>
      </w:r>
      <w:r w:rsidR="00D1466E" w:rsidRPr="008261E4">
        <w:rPr>
          <w:rFonts w:ascii="Book Antiqua" w:hAnsi="Book Antiqua"/>
          <w:sz w:val="20"/>
        </w:rPr>
        <w:t xml:space="preserve"> provided always that </w:t>
      </w:r>
      <w:r w:rsidR="00FF0B39">
        <w:rPr>
          <w:rFonts w:ascii="Book Antiqua" w:hAnsi="Book Antiqua"/>
          <w:sz w:val="20"/>
        </w:rPr>
        <w:t xml:space="preserve">in the event </w:t>
      </w:r>
      <w:r w:rsidR="00D1466E" w:rsidRPr="008261E4">
        <w:rPr>
          <w:rFonts w:ascii="Book Antiqua" w:hAnsi="Book Antiqua"/>
          <w:sz w:val="20"/>
        </w:rPr>
        <w:t xml:space="preserve">the Vendor(s)’ Solicitors have been informed by the Purchaser(s)’ Solicitors or the Purchaser(s)’ Financier’s solicitors that there is any further documents and/or information required by the relevant land authority for the registration of the Discharge, </w:t>
      </w:r>
      <w:r w:rsidR="00FF0B39">
        <w:rPr>
          <w:rFonts w:ascii="Book Antiqua" w:hAnsi="Book Antiqua"/>
          <w:sz w:val="20"/>
        </w:rPr>
        <w:t xml:space="preserve">withdrawal of caveat (if any), </w:t>
      </w:r>
      <w:r w:rsidR="00D1466E" w:rsidRPr="008261E4">
        <w:rPr>
          <w:rFonts w:ascii="Book Antiqua" w:hAnsi="Book Antiqua"/>
          <w:sz w:val="20"/>
        </w:rPr>
        <w:t xml:space="preserve">the Transfer and/or the Purchaser(s)’ Financier’s Charge, the Vendor(s)’ Solicitors shall </w:t>
      </w:r>
      <w:r w:rsidR="00FF0B39">
        <w:rPr>
          <w:rFonts w:ascii="Book Antiqua" w:hAnsi="Book Antiqua"/>
          <w:sz w:val="20"/>
        </w:rPr>
        <w:t>provide such</w:t>
      </w:r>
      <w:r w:rsidR="00D1466E" w:rsidRPr="008261E4">
        <w:rPr>
          <w:rFonts w:ascii="Book Antiqua" w:hAnsi="Book Antiqua"/>
          <w:sz w:val="20"/>
        </w:rPr>
        <w:t xml:space="preserve"> further documents and/or information to the Purchaser(s)’ Solicitors or the Purchaser(s)’ Financier’s solicitors</w:t>
      </w:r>
      <w:r w:rsidR="00FF0B39">
        <w:rPr>
          <w:rFonts w:ascii="Book Antiqua" w:hAnsi="Book Antiqua"/>
          <w:sz w:val="20"/>
        </w:rPr>
        <w:t xml:space="preserve"> within Three (3) working days</w:t>
      </w:r>
      <w:r w:rsidRPr="008261E4">
        <w:rPr>
          <w:rFonts w:ascii="Book Antiqua" w:hAnsi="Book Antiqua"/>
          <w:sz w:val="20"/>
        </w:rPr>
        <w:t>.</w:t>
      </w:r>
    </w:p>
    <w:p w14:paraId="0AB376A6" w14:textId="77777777" w:rsidR="00597474" w:rsidRPr="008261E4" w:rsidRDefault="00597474">
      <w:pPr>
        <w:pStyle w:val="BodyText"/>
        <w:rPr>
          <w:rFonts w:ascii="Book Antiqua" w:hAnsi="Book Antiqua"/>
          <w:sz w:val="20"/>
        </w:rPr>
      </w:pPr>
    </w:p>
    <w:p w14:paraId="21DB73F5" w14:textId="77777777" w:rsidR="00597474" w:rsidRPr="008261E4" w:rsidRDefault="00597474">
      <w:pPr>
        <w:pStyle w:val="BodyText"/>
        <w:rPr>
          <w:rFonts w:ascii="Book Antiqua" w:hAnsi="Book Antiqua"/>
          <w:sz w:val="20"/>
        </w:rPr>
      </w:pPr>
    </w:p>
    <w:p w14:paraId="7AFC3393" w14:textId="77777777" w:rsidR="00597474" w:rsidRPr="008261E4" w:rsidRDefault="00597474">
      <w:pPr>
        <w:pStyle w:val="BodyText"/>
        <w:rPr>
          <w:rFonts w:ascii="Book Antiqua" w:hAnsi="Book Antiqua"/>
          <w:sz w:val="20"/>
        </w:rPr>
      </w:pPr>
    </w:p>
    <w:p w14:paraId="385389BC" w14:textId="77777777" w:rsidR="00597474" w:rsidRPr="008261E4" w:rsidRDefault="00597474">
      <w:pPr>
        <w:pStyle w:val="BodyText"/>
        <w:jc w:val="center"/>
        <w:rPr>
          <w:rFonts w:ascii="Book Antiqua" w:hAnsi="Book Antiqua"/>
          <w:i/>
          <w:sz w:val="20"/>
        </w:rPr>
      </w:pPr>
      <w:r w:rsidRPr="008261E4">
        <w:rPr>
          <w:rFonts w:ascii="Book Antiqua" w:hAnsi="Book Antiqua"/>
          <w:sz w:val="20"/>
        </w:rPr>
        <w:t>[</w:t>
      </w:r>
      <w:r w:rsidRPr="008261E4">
        <w:rPr>
          <w:rFonts w:ascii="Book Antiqua" w:hAnsi="Book Antiqua"/>
          <w:i/>
          <w:sz w:val="20"/>
        </w:rPr>
        <w:t>the rest of this page is intentionally left blank]</w:t>
      </w:r>
    </w:p>
    <w:p w14:paraId="77D7CA89" w14:textId="77777777" w:rsidR="00597474" w:rsidRPr="008261E4" w:rsidRDefault="00597474">
      <w:pPr>
        <w:pStyle w:val="BodyText"/>
        <w:rPr>
          <w:rFonts w:ascii="Book Antiqua" w:hAnsi="Book Antiqua"/>
          <w:sz w:val="20"/>
        </w:rPr>
      </w:pPr>
    </w:p>
    <w:p w14:paraId="2FA2541A" w14:textId="77777777" w:rsidR="00597474" w:rsidRPr="008261E4" w:rsidRDefault="00597474">
      <w:pPr>
        <w:pStyle w:val="BodyText"/>
        <w:rPr>
          <w:rFonts w:ascii="Book Antiqua" w:hAnsi="Book Antiqua"/>
          <w:sz w:val="20"/>
        </w:rPr>
      </w:pPr>
    </w:p>
    <w:p w14:paraId="01814191" w14:textId="77777777" w:rsidR="00597474" w:rsidRPr="008261E4" w:rsidRDefault="00B56302" w:rsidP="00B56302">
      <w:pPr>
        <w:pStyle w:val="BodyText"/>
        <w:jc w:val="center"/>
        <w:rPr>
          <w:rFonts w:ascii="Book Antiqua" w:hAnsi="Book Antiqua"/>
          <w:b/>
          <w:sz w:val="20"/>
          <w:u w:val="single"/>
        </w:rPr>
      </w:pPr>
      <w:r w:rsidRPr="008261E4">
        <w:rPr>
          <w:rFonts w:ascii="Book Antiqua" w:hAnsi="Book Antiqua"/>
          <w:sz w:val="20"/>
        </w:rPr>
        <w:br w:type="page"/>
      </w:r>
      <w:r w:rsidR="00597474" w:rsidRPr="008261E4">
        <w:rPr>
          <w:rFonts w:ascii="Book Antiqua" w:hAnsi="Book Antiqua"/>
          <w:b/>
          <w:sz w:val="20"/>
          <w:u w:val="single"/>
        </w:rPr>
        <w:t>THIRD SCHEDULE</w:t>
      </w:r>
    </w:p>
    <w:p w14:paraId="56BCFC2A" w14:textId="77777777" w:rsidR="00597474" w:rsidRPr="008261E4" w:rsidRDefault="00597474">
      <w:pPr>
        <w:pStyle w:val="BodyText"/>
        <w:rPr>
          <w:rFonts w:ascii="Book Antiqua" w:hAnsi="Book Antiqua"/>
          <w:sz w:val="20"/>
        </w:rPr>
      </w:pPr>
    </w:p>
    <w:p w14:paraId="2B22C2B5" w14:textId="77777777" w:rsidR="00597474" w:rsidRPr="008261E4" w:rsidRDefault="00597474">
      <w:pPr>
        <w:pStyle w:val="BodyText"/>
        <w:jc w:val="center"/>
        <w:rPr>
          <w:rFonts w:ascii="Book Antiqua" w:hAnsi="Book Antiqua"/>
          <w:sz w:val="20"/>
        </w:rPr>
      </w:pPr>
      <w:r w:rsidRPr="008261E4">
        <w:rPr>
          <w:rFonts w:ascii="Book Antiqua" w:hAnsi="Book Antiqua"/>
          <w:sz w:val="20"/>
        </w:rPr>
        <w:t>(which is to be taken, read and construed as an essential part of this Agreement)</w:t>
      </w:r>
    </w:p>
    <w:p w14:paraId="6F946AD3" w14:textId="77777777" w:rsidR="00597474" w:rsidRPr="008261E4" w:rsidRDefault="00597474">
      <w:pPr>
        <w:pStyle w:val="BodyText"/>
        <w:rPr>
          <w:rFonts w:ascii="Book Antiqua" w:hAnsi="Book Antiqua"/>
          <w:sz w:val="20"/>
        </w:rPr>
      </w:pPr>
    </w:p>
    <w:p w14:paraId="2BD30F06" w14:textId="77777777" w:rsidR="00597474" w:rsidRPr="008261E4" w:rsidRDefault="00597474">
      <w:pPr>
        <w:pStyle w:val="BodyText"/>
        <w:tabs>
          <w:tab w:val="left" w:pos="5580"/>
        </w:tabs>
        <w:jc w:val="center"/>
        <w:rPr>
          <w:rFonts w:ascii="Book Antiqua" w:hAnsi="Book Antiqua"/>
          <w:sz w:val="20"/>
        </w:rPr>
      </w:pPr>
      <w:r w:rsidRPr="008261E4">
        <w:rPr>
          <w:rFonts w:ascii="Book Antiqua" w:hAnsi="Book Antiqua"/>
          <w:sz w:val="20"/>
        </w:rPr>
        <w:t>(CLAUSE 12: SPECIAL CONDITIONS)</w:t>
      </w:r>
    </w:p>
    <w:p w14:paraId="5AF42215" w14:textId="77777777" w:rsidR="00597474" w:rsidRPr="008261E4" w:rsidRDefault="00597474">
      <w:pPr>
        <w:pStyle w:val="BodyText"/>
        <w:rPr>
          <w:rFonts w:ascii="Book Antiqua" w:hAnsi="Book Antiqua"/>
          <w:sz w:val="20"/>
        </w:rPr>
      </w:pPr>
    </w:p>
    <w:p w14:paraId="62CC75B7" w14:textId="77777777" w:rsidR="00597474" w:rsidRPr="008261E4" w:rsidRDefault="00597474">
      <w:pPr>
        <w:pStyle w:val="BodyText"/>
        <w:rPr>
          <w:rFonts w:ascii="Book Antiqua" w:hAnsi="Book Antiqua"/>
          <w:sz w:val="20"/>
        </w:rPr>
      </w:pPr>
      <w:r w:rsidRPr="008261E4">
        <w:rPr>
          <w:rFonts w:ascii="Book Antiqua" w:hAnsi="Book Antiqua"/>
          <w:sz w:val="20"/>
        </w:rPr>
        <w:t>Item 1.</w:t>
      </w:r>
      <w:r w:rsidRPr="008261E4">
        <w:rPr>
          <w:rFonts w:ascii="Book Antiqua" w:hAnsi="Book Antiqua"/>
          <w:sz w:val="20"/>
        </w:rPr>
        <w:tab/>
        <w:t>The Vendor(s) hereby undertakes represents and warrants to the Purchaser(s) that: -</w:t>
      </w:r>
    </w:p>
    <w:p w14:paraId="58CCD182" w14:textId="77777777" w:rsidR="00597474" w:rsidRPr="008261E4" w:rsidRDefault="00597474">
      <w:pPr>
        <w:pStyle w:val="BodyText"/>
        <w:rPr>
          <w:rFonts w:ascii="Book Antiqua" w:hAnsi="Book Antiqua"/>
          <w:sz w:val="20"/>
        </w:rPr>
      </w:pPr>
    </w:p>
    <w:p w14:paraId="448E54DF"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the said Property or any part thereof is not subject to any acquisition proceedings or notice of intended acquisition by the relevant authorities as at the date of execution of this Agreement;</w:t>
      </w:r>
    </w:p>
    <w:p w14:paraId="235AD764" w14:textId="77777777" w:rsidR="00597474" w:rsidRPr="008261E4" w:rsidRDefault="00597474">
      <w:pPr>
        <w:pStyle w:val="BodyText"/>
        <w:rPr>
          <w:rFonts w:ascii="Book Antiqua" w:hAnsi="Book Antiqua"/>
          <w:sz w:val="20"/>
        </w:rPr>
      </w:pPr>
    </w:p>
    <w:p w14:paraId="6F05CBC6"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 xml:space="preserve">the said Property is presently subject to the encumbrances, if any, as stipulated in Item 6 of the First Schedule hereto; </w:t>
      </w:r>
    </w:p>
    <w:p w14:paraId="4C6770D3" w14:textId="77777777" w:rsidR="00597474" w:rsidRPr="008261E4" w:rsidRDefault="00597474">
      <w:pPr>
        <w:pStyle w:val="BodyText"/>
        <w:rPr>
          <w:rFonts w:ascii="Book Antiqua" w:hAnsi="Book Antiqua"/>
          <w:sz w:val="20"/>
        </w:rPr>
      </w:pPr>
    </w:p>
    <w:p w14:paraId="37603F45"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all quit rent rates assessments electricity and water charges and other lawful outgoings due to the relevant authorities in respect of the said Property by the Vendor(s) and all conditions affecting the said Property whether express or implied under any Act, Ordinance, Enactment, Order, regulations, bye laws and directives have been duly complied with by the Vendor(s) and the Vendor(s) shall not at any time hereafter do or suffer to be done or omitted any act or thing in or in respect of the said Property which may render the said Property or any part thereof liable for forfeiture or attachment;</w:t>
      </w:r>
    </w:p>
    <w:p w14:paraId="02681422" w14:textId="77777777" w:rsidR="00597474" w:rsidRPr="008261E4" w:rsidRDefault="00597474">
      <w:pPr>
        <w:pStyle w:val="BodyText"/>
        <w:rPr>
          <w:rFonts w:ascii="Book Antiqua" w:hAnsi="Book Antiqua"/>
          <w:sz w:val="20"/>
        </w:rPr>
      </w:pPr>
    </w:p>
    <w:p w14:paraId="6DD91C90"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there is no subsisting Sale and Purchase Agreement in respect of the said Property or any part thereof between the Vendor(s) and any third party or parties;</w:t>
      </w:r>
    </w:p>
    <w:p w14:paraId="3D29B3B4" w14:textId="77777777" w:rsidR="00597474" w:rsidRPr="008261E4" w:rsidRDefault="00597474">
      <w:pPr>
        <w:pStyle w:val="BodyText"/>
        <w:rPr>
          <w:rFonts w:ascii="Book Antiqua" w:hAnsi="Book Antiqua"/>
          <w:sz w:val="20"/>
        </w:rPr>
      </w:pPr>
    </w:p>
    <w:p w14:paraId="03DFE6D2"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 xml:space="preserve">the Vendor(s) is not undischarged bankrupt/being wound-up, as the case may be, and neither is there any bankruptcy/winding-up proceedings threatened initiated or pending against the Vendor(s); </w:t>
      </w:r>
    </w:p>
    <w:p w14:paraId="3FA6C561" w14:textId="77777777" w:rsidR="00597474" w:rsidRPr="008261E4" w:rsidRDefault="00597474">
      <w:pPr>
        <w:pStyle w:val="BodyText"/>
        <w:rPr>
          <w:rFonts w:ascii="Book Antiqua" w:hAnsi="Book Antiqua"/>
          <w:sz w:val="20"/>
        </w:rPr>
      </w:pPr>
    </w:p>
    <w:p w14:paraId="7BEEF1D3"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the Vendor(s) is not in breach and shall not prior to the  completion of the sale herein commit any breach of any express or implied conditions of title to the said Property;</w:t>
      </w:r>
    </w:p>
    <w:p w14:paraId="18C038D2" w14:textId="77777777" w:rsidR="00597474" w:rsidRPr="008261E4" w:rsidRDefault="00597474">
      <w:pPr>
        <w:pStyle w:val="BodyText"/>
        <w:rPr>
          <w:rFonts w:ascii="Book Antiqua" w:hAnsi="Book Antiqua"/>
          <w:sz w:val="20"/>
        </w:rPr>
      </w:pPr>
    </w:p>
    <w:p w14:paraId="21508BDC"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 xml:space="preserve">that there is no pending suit, legal proceedings or claim against the Vendor(s) which may affect in any way the rights of the Vendor(s) to dispose of the said Property; </w:t>
      </w:r>
    </w:p>
    <w:p w14:paraId="2A1239E9" w14:textId="77777777" w:rsidR="00597474" w:rsidRPr="008261E4" w:rsidRDefault="00597474">
      <w:pPr>
        <w:pStyle w:val="BodyText"/>
        <w:rPr>
          <w:rFonts w:ascii="Book Antiqua" w:hAnsi="Book Antiqua"/>
          <w:sz w:val="20"/>
        </w:rPr>
      </w:pPr>
    </w:p>
    <w:p w14:paraId="184461F5" w14:textId="77777777" w:rsidR="00597474" w:rsidRPr="008261E4" w:rsidRDefault="00597474">
      <w:pPr>
        <w:pStyle w:val="BodyText"/>
        <w:numPr>
          <w:ilvl w:val="0"/>
          <w:numId w:val="29"/>
        </w:numPr>
        <w:rPr>
          <w:rFonts w:ascii="Book Antiqua" w:hAnsi="Book Antiqua"/>
          <w:sz w:val="20"/>
        </w:rPr>
      </w:pPr>
      <w:r w:rsidRPr="008261E4">
        <w:rPr>
          <w:rFonts w:ascii="Book Antiqua" w:hAnsi="Book Antiqua"/>
          <w:sz w:val="20"/>
        </w:rPr>
        <w:t>that in the event the said Property is encumbered to the Vendor(s)’ Financier, the Balance Purchase Price is sufficient to meet the Redemption Sum or in the event the Redemption Sum is greater than the Balance Purchase Price, the Vendor(s) is able to top up the deficit within fourteen (14) days from the date the Redemption Statement is issued by the Vendor(s)’ Financier;</w:t>
      </w:r>
    </w:p>
    <w:p w14:paraId="126EC455" w14:textId="77777777" w:rsidR="00597474" w:rsidRPr="008261E4" w:rsidRDefault="00597474">
      <w:pPr>
        <w:pStyle w:val="BodyText"/>
        <w:rPr>
          <w:rFonts w:ascii="Book Antiqua" w:hAnsi="Book Antiqua"/>
          <w:sz w:val="20"/>
        </w:rPr>
      </w:pPr>
    </w:p>
    <w:p w14:paraId="3E6E9991" w14:textId="77777777" w:rsidR="00C225B0" w:rsidRPr="008261E4" w:rsidRDefault="00597474" w:rsidP="00C225B0">
      <w:pPr>
        <w:pStyle w:val="BodyText"/>
        <w:numPr>
          <w:ilvl w:val="0"/>
          <w:numId w:val="29"/>
        </w:numPr>
        <w:rPr>
          <w:rFonts w:ascii="Book Antiqua" w:hAnsi="Book Antiqua"/>
          <w:sz w:val="20"/>
        </w:rPr>
      </w:pPr>
      <w:r w:rsidRPr="008261E4">
        <w:rPr>
          <w:rFonts w:ascii="Book Antiqua" w:hAnsi="Book Antiqua"/>
          <w:sz w:val="20"/>
        </w:rPr>
        <w:t xml:space="preserve">that the </w:t>
      </w:r>
      <w:r w:rsidR="00CC088D">
        <w:rPr>
          <w:rFonts w:ascii="Book Antiqua" w:hAnsi="Book Antiqua"/>
          <w:sz w:val="20"/>
        </w:rPr>
        <w:t xml:space="preserve">said Property is not a </w:t>
      </w:r>
      <w:proofErr w:type="spellStart"/>
      <w:r w:rsidR="00CC088D">
        <w:rPr>
          <w:rFonts w:ascii="Book Antiqua" w:hAnsi="Book Antiqua"/>
          <w:sz w:val="20"/>
        </w:rPr>
        <w:t>bumi</w:t>
      </w:r>
      <w:proofErr w:type="spellEnd"/>
      <w:r w:rsidR="00CC088D">
        <w:rPr>
          <w:rFonts w:ascii="Book Antiqua" w:hAnsi="Book Antiqua"/>
          <w:sz w:val="20"/>
        </w:rPr>
        <w:t xml:space="preserve"> lot and the </w:t>
      </w:r>
      <w:r w:rsidRPr="008261E4">
        <w:rPr>
          <w:rFonts w:ascii="Book Antiqua" w:hAnsi="Book Antiqua"/>
          <w:sz w:val="20"/>
        </w:rPr>
        <w:t>Vendor(s) has absolute and unfettered right to dispose of and/or sell and/or transfer the sai</w:t>
      </w:r>
      <w:r w:rsidR="00C225B0" w:rsidRPr="008261E4">
        <w:rPr>
          <w:rFonts w:ascii="Book Antiqua" w:hAnsi="Book Antiqua"/>
          <w:sz w:val="20"/>
        </w:rPr>
        <w:t>d Property to the Purchaser(s);</w:t>
      </w:r>
    </w:p>
    <w:p w14:paraId="34061B5B" w14:textId="77777777" w:rsidR="00C225B0" w:rsidRPr="008261E4" w:rsidRDefault="00C225B0" w:rsidP="00C225B0">
      <w:pPr>
        <w:pStyle w:val="BodyText"/>
        <w:ind w:left="1440"/>
        <w:rPr>
          <w:rFonts w:ascii="Book Antiqua" w:hAnsi="Book Antiqua"/>
          <w:sz w:val="20"/>
        </w:rPr>
      </w:pPr>
    </w:p>
    <w:p w14:paraId="69543711" w14:textId="77777777" w:rsidR="00C225B0" w:rsidRDefault="00C225B0" w:rsidP="00C225B0">
      <w:pPr>
        <w:pStyle w:val="BodyText"/>
        <w:numPr>
          <w:ilvl w:val="0"/>
          <w:numId w:val="29"/>
        </w:numPr>
        <w:rPr>
          <w:rFonts w:ascii="Book Antiqua" w:hAnsi="Book Antiqua"/>
          <w:sz w:val="20"/>
        </w:rPr>
      </w:pPr>
      <w:r w:rsidRPr="008261E4">
        <w:rPr>
          <w:rFonts w:ascii="Book Antiqua" w:hAnsi="Book Antiqua"/>
          <w:sz w:val="20"/>
        </w:rPr>
        <w:t>The Vendor(s) confirm that the Vendor(s) has obtained all necessary approvals and permits from the relevant authorities for all the renovation and improvements wor</w:t>
      </w:r>
      <w:r w:rsidR="00102BD1" w:rsidRPr="008261E4">
        <w:rPr>
          <w:rFonts w:ascii="Book Antiqua" w:hAnsi="Book Antiqua"/>
          <w:sz w:val="20"/>
        </w:rPr>
        <w:t xml:space="preserve">ks (if any) to the Property; </w:t>
      </w:r>
    </w:p>
    <w:p w14:paraId="5ED16C2D" w14:textId="77777777" w:rsidR="00543EB0" w:rsidRDefault="00543EB0" w:rsidP="00543EB0">
      <w:pPr>
        <w:pStyle w:val="ColorfulList-Accent11"/>
        <w:rPr>
          <w:rFonts w:ascii="Book Antiqua" w:hAnsi="Book Antiqua"/>
        </w:rPr>
      </w:pPr>
    </w:p>
    <w:p w14:paraId="232FF4DC" w14:textId="77777777" w:rsidR="00543EB0" w:rsidRPr="00543EB0" w:rsidRDefault="00543EB0" w:rsidP="00543EB0">
      <w:pPr>
        <w:numPr>
          <w:ilvl w:val="0"/>
          <w:numId w:val="29"/>
        </w:numPr>
        <w:jc w:val="both"/>
        <w:rPr>
          <w:rFonts w:ascii="Book Antiqua" w:hAnsi="Book Antiqua"/>
        </w:rPr>
      </w:pPr>
      <w:r w:rsidRPr="00E56BEF">
        <w:rPr>
          <w:rFonts w:ascii="Book Antiqua" w:hAnsi="Book Antiqua"/>
        </w:rPr>
        <w:t>that there is no restriction whatsoever from the Developer and all the relevant land authorities to the sale of the said Property from a Bumiputra Vendor(s)  to a Non-Bumiputra Purchaser(s);</w:t>
      </w:r>
    </w:p>
    <w:p w14:paraId="01D14EBA" w14:textId="77777777" w:rsidR="00C225B0" w:rsidRPr="008261E4" w:rsidRDefault="00C225B0" w:rsidP="00C225B0">
      <w:pPr>
        <w:pStyle w:val="BodyText"/>
        <w:ind w:left="1440"/>
        <w:rPr>
          <w:rFonts w:ascii="Book Antiqua" w:hAnsi="Book Antiqua"/>
          <w:sz w:val="20"/>
        </w:rPr>
      </w:pPr>
    </w:p>
    <w:p w14:paraId="55C5EEE4" w14:textId="77777777" w:rsidR="008261E4" w:rsidRPr="008261E4" w:rsidRDefault="00C225B0" w:rsidP="008261E4">
      <w:pPr>
        <w:pStyle w:val="BodyText"/>
        <w:numPr>
          <w:ilvl w:val="0"/>
          <w:numId w:val="29"/>
        </w:numPr>
        <w:rPr>
          <w:rFonts w:ascii="Book Antiqua" w:hAnsi="Book Antiqua"/>
          <w:sz w:val="20"/>
        </w:rPr>
      </w:pPr>
      <w:r w:rsidRPr="008261E4">
        <w:rPr>
          <w:rFonts w:ascii="Book Antiqua" w:hAnsi="Book Antiqua"/>
          <w:sz w:val="20"/>
        </w:rPr>
        <w:t>The Vendor(s) shall continue to pay the monthly instalment due to the Vendor(s)’ Financier until the said Property has been fully redeemed</w:t>
      </w:r>
      <w:r w:rsidR="00102BD1" w:rsidRPr="008261E4">
        <w:rPr>
          <w:rFonts w:ascii="Book Antiqua" w:hAnsi="Book Antiqua"/>
          <w:sz w:val="20"/>
        </w:rPr>
        <w:t xml:space="preserve"> from the Vendor(s)’ Financier; and</w:t>
      </w:r>
    </w:p>
    <w:p w14:paraId="256A78F3" w14:textId="77777777" w:rsidR="008261E4" w:rsidRPr="008261E4" w:rsidRDefault="008261E4" w:rsidP="008261E4">
      <w:pPr>
        <w:pStyle w:val="BodyText"/>
        <w:ind w:left="1440"/>
        <w:rPr>
          <w:rFonts w:ascii="Book Antiqua" w:hAnsi="Book Antiqua"/>
          <w:sz w:val="20"/>
        </w:rPr>
      </w:pPr>
    </w:p>
    <w:p w14:paraId="00AEBDC6" w14:textId="77777777" w:rsidR="00597474" w:rsidRPr="008261E4" w:rsidRDefault="00102BD1" w:rsidP="008261E4">
      <w:pPr>
        <w:pStyle w:val="BodyText"/>
        <w:numPr>
          <w:ilvl w:val="0"/>
          <w:numId w:val="29"/>
        </w:numPr>
        <w:rPr>
          <w:rFonts w:ascii="Book Antiqua" w:hAnsi="Book Antiqua"/>
          <w:sz w:val="20"/>
        </w:rPr>
      </w:pPr>
      <w:r w:rsidRPr="008261E4">
        <w:rPr>
          <w:rFonts w:ascii="Book Antiqua" w:hAnsi="Book Antiqua"/>
          <w:sz w:val="20"/>
        </w:rPr>
        <w:t xml:space="preserve">the Vendor(s) </w:t>
      </w:r>
      <w:r w:rsidR="008261E4" w:rsidRPr="008261E4">
        <w:rPr>
          <w:rFonts w:ascii="Book Antiqua" w:hAnsi="Book Antiqua"/>
          <w:sz w:val="20"/>
        </w:rPr>
        <w:t xml:space="preserve">shall </w:t>
      </w:r>
      <w:r w:rsidRPr="008261E4">
        <w:rPr>
          <w:rFonts w:ascii="Book Antiqua" w:hAnsi="Book Antiqua"/>
          <w:sz w:val="20"/>
        </w:rPr>
        <w:t>expeditiously render all assistance to the Purchaser(s)’ Financier’s Valuer and the Stamp Office’s Valuer by allowing them access to view t</w:t>
      </w:r>
      <w:r w:rsidR="008261E4" w:rsidRPr="008261E4">
        <w:rPr>
          <w:rFonts w:ascii="Book Antiqua" w:hAnsi="Book Antiqua"/>
          <w:sz w:val="20"/>
        </w:rPr>
        <w:t>he said  Property</w:t>
      </w:r>
      <w:r w:rsidRPr="008261E4">
        <w:rPr>
          <w:rFonts w:ascii="Book Antiqua" w:hAnsi="Book Antiqua"/>
          <w:sz w:val="20"/>
        </w:rPr>
        <w:t xml:space="preserve"> if required</w:t>
      </w:r>
      <w:r w:rsidR="008261E4" w:rsidRPr="008261E4">
        <w:rPr>
          <w:rFonts w:ascii="Book Antiqua" w:hAnsi="Book Antiqua"/>
          <w:sz w:val="20"/>
        </w:rPr>
        <w:t xml:space="preserve"> within three (3) working days</w:t>
      </w:r>
      <w:r w:rsidRPr="008261E4">
        <w:rPr>
          <w:rFonts w:ascii="Book Antiqua" w:hAnsi="Book Antiqua"/>
          <w:sz w:val="20"/>
        </w:rPr>
        <w:t xml:space="preserve"> </w:t>
      </w:r>
      <w:r w:rsidR="008261E4">
        <w:rPr>
          <w:rFonts w:ascii="Book Antiqua" w:hAnsi="Book Antiqua"/>
          <w:sz w:val="20"/>
        </w:rPr>
        <w:t xml:space="preserve">upon the Vendor(s)’ Solicitors receipt of notice </w:t>
      </w:r>
      <w:r w:rsidRPr="008261E4">
        <w:rPr>
          <w:rFonts w:ascii="Book Antiqua" w:hAnsi="Book Antiqua"/>
          <w:sz w:val="20"/>
        </w:rPr>
        <w:t>to enable them to prepare a valuation report on the said Property for the Purchaser(s)’ loan (if any)</w:t>
      </w:r>
      <w:r w:rsidR="008261E4" w:rsidRPr="008261E4">
        <w:rPr>
          <w:rFonts w:ascii="Book Antiqua" w:hAnsi="Book Antiqua"/>
          <w:sz w:val="20"/>
        </w:rPr>
        <w:t xml:space="preserve"> failing which the Vendor(s) shall allow the Purchaser(s) an extension of time which corresponds with the period of such delay free of interest to pay the outstanding Balance Purchase Price.</w:t>
      </w:r>
    </w:p>
    <w:p w14:paraId="4AB310F2" w14:textId="77777777" w:rsidR="008261E4" w:rsidRPr="008261E4" w:rsidRDefault="008261E4" w:rsidP="008261E4">
      <w:pPr>
        <w:ind w:left="720" w:hanging="720"/>
        <w:jc w:val="both"/>
        <w:rPr>
          <w:rFonts w:ascii="Book Antiqua" w:hAnsi="Book Antiqua"/>
        </w:rPr>
      </w:pPr>
    </w:p>
    <w:p w14:paraId="529E00B6" w14:textId="77777777" w:rsidR="00447656" w:rsidRPr="00447656" w:rsidRDefault="00597474" w:rsidP="00447656">
      <w:pPr>
        <w:pStyle w:val="BodyText"/>
        <w:ind w:left="1440" w:hanging="1440"/>
        <w:rPr>
          <w:rFonts w:ascii="Book Antiqua" w:hAnsi="Book Antiqua"/>
          <w:bCs/>
          <w:sz w:val="20"/>
          <w:lang w:val="en-US"/>
        </w:rPr>
      </w:pPr>
      <w:r w:rsidRPr="008261E4">
        <w:rPr>
          <w:rFonts w:ascii="Book Antiqua" w:hAnsi="Book Antiqua"/>
          <w:sz w:val="20"/>
        </w:rPr>
        <w:t>Item 2.</w:t>
      </w:r>
      <w:r w:rsidRPr="008261E4">
        <w:rPr>
          <w:rFonts w:ascii="Book Antiqua" w:hAnsi="Book Antiqua"/>
          <w:sz w:val="20"/>
        </w:rPr>
        <w:tab/>
        <w:t xml:space="preserve">The truth and correctness of the matter stated in the representations and warranties as set out in Item 1 above shall form the basis of the Purchaser(s)’ commitment to purchase the said Property in accordance with the provisions of this Agreement. If any such representation or warranty shall be found to have been incorrect in any material aspect and/or if the Vendor(s) shall fail to make full </w:t>
      </w:r>
      <w:r w:rsidRPr="00447656">
        <w:rPr>
          <w:rFonts w:ascii="Book Antiqua" w:hAnsi="Book Antiqua"/>
          <w:sz w:val="20"/>
        </w:rPr>
        <w:t>disclosure to the Purchaser(s) of any material particular concerning the said Property at the date of this Agreement then in such event and notwithstanding anything to the contrary herein contained the Purchaser(s) shall have the right at their absolute discretion to terminate this Agreement and the remedy in the Clause 8 shall apply.</w:t>
      </w:r>
      <w:r w:rsidR="00447656" w:rsidRPr="00447656">
        <w:rPr>
          <w:rFonts w:ascii="Book Antiqua" w:hAnsi="Book Antiqua"/>
          <w:sz w:val="20"/>
        </w:rPr>
        <w:t xml:space="preserve"> </w:t>
      </w:r>
      <w:r w:rsidR="00447656" w:rsidRPr="00447656">
        <w:rPr>
          <w:rFonts w:ascii="Book Antiqua" w:hAnsi="Book Antiqua"/>
          <w:bCs/>
          <w:sz w:val="20"/>
          <w:lang w:val="en-US"/>
        </w:rPr>
        <w:t>Such warranty</w:t>
      </w:r>
      <w:r w:rsidR="00262392">
        <w:rPr>
          <w:rFonts w:ascii="Book Antiqua" w:hAnsi="Book Antiqua"/>
          <w:bCs/>
          <w:sz w:val="20"/>
          <w:lang w:val="en-US"/>
        </w:rPr>
        <w:t>(</w:t>
      </w:r>
      <w:proofErr w:type="spellStart"/>
      <w:r w:rsidR="00262392">
        <w:rPr>
          <w:rFonts w:ascii="Book Antiqua" w:hAnsi="Book Antiqua"/>
          <w:bCs/>
          <w:sz w:val="20"/>
          <w:lang w:val="en-US"/>
        </w:rPr>
        <w:t>ies</w:t>
      </w:r>
      <w:proofErr w:type="spellEnd"/>
      <w:r w:rsidR="00262392">
        <w:rPr>
          <w:rFonts w:ascii="Book Antiqua" w:hAnsi="Book Antiqua"/>
          <w:bCs/>
          <w:sz w:val="20"/>
          <w:lang w:val="en-US"/>
        </w:rPr>
        <w:t>)</w:t>
      </w:r>
      <w:r w:rsidR="00447656" w:rsidRPr="00447656">
        <w:rPr>
          <w:rFonts w:ascii="Book Antiqua" w:hAnsi="Book Antiqua"/>
          <w:bCs/>
          <w:sz w:val="20"/>
          <w:lang w:val="en-US"/>
        </w:rPr>
        <w:t xml:space="preserve"> and representation</w:t>
      </w:r>
      <w:r w:rsidR="00262392">
        <w:rPr>
          <w:rFonts w:ascii="Book Antiqua" w:hAnsi="Book Antiqua"/>
          <w:bCs/>
          <w:sz w:val="20"/>
          <w:lang w:val="en-US"/>
        </w:rPr>
        <w:t>(s)</w:t>
      </w:r>
      <w:r w:rsidR="00447656" w:rsidRPr="00447656">
        <w:rPr>
          <w:rFonts w:ascii="Book Antiqua" w:hAnsi="Book Antiqua"/>
          <w:bCs/>
          <w:sz w:val="20"/>
          <w:lang w:val="en-US"/>
        </w:rPr>
        <w:t xml:space="preserve"> shall remain in full force and effect notwithstanding </w:t>
      </w:r>
      <w:r w:rsidR="00262392">
        <w:rPr>
          <w:rFonts w:ascii="Book Antiqua" w:hAnsi="Book Antiqua"/>
          <w:bCs/>
          <w:sz w:val="20"/>
          <w:lang w:val="en-US"/>
        </w:rPr>
        <w:t xml:space="preserve">the completion of this Agreement </w:t>
      </w:r>
      <w:r w:rsidR="00447656" w:rsidRPr="00447656">
        <w:rPr>
          <w:rFonts w:ascii="Book Antiqua" w:hAnsi="Book Antiqua"/>
          <w:bCs/>
          <w:sz w:val="20"/>
          <w:lang w:val="en-US"/>
        </w:rPr>
        <w:t>and so far as such warranty</w:t>
      </w:r>
      <w:r w:rsidR="00262392">
        <w:rPr>
          <w:rFonts w:ascii="Book Antiqua" w:hAnsi="Book Antiqua"/>
          <w:bCs/>
          <w:sz w:val="20"/>
          <w:lang w:val="en-US"/>
        </w:rPr>
        <w:t>(</w:t>
      </w:r>
      <w:proofErr w:type="spellStart"/>
      <w:r w:rsidR="00262392">
        <w:rPr>
          <w:rFonts w:ascii="Book Antiqua" w:hAnsi="Book Antiqua"/>
          <w:bCs/>
          <w:sz w:val="20"/>
          <w:lang w:val="en-US"/>
        </w:rPr>
        <w:t>ies</w:t>
      </w:r>
      <w:proofErr w:type="spellEnd"/>
      <w:r w:rsidR="00262392">
        <w:rPr>
          <w:rFonts w:ascii="Book Antiqua" w:hAnsi="Book Antiqua"/>
          <w:bCs/>
          <w:sz w:val="20"/>
          <w:lang w:val="en-US"/>
        </w:rPr>
        <w:t>)</w:t>
      </w:r>
      <w:r w:rsidR="00447656" w:rsidRPr="00447656">
        <w:rPr>
          <w:rFonts w:ascii="Book Antiqua" w:hAnsi="Book Antiqua"/>
          <w:bCs/>
          <w:sz w:val="20"/>
          <w:lang w:val="en-US"/>
        </w:rPr>
        <w:t xml:space="preserve"> and representation</w:t>
      </w:r>
      <w:r w:rsidR="00262392">
        <w:rPr>
          <w:rFonts w:ascii="Book Antiqua" w:hAnsi="Book Antiqua"/>
          <w:bCs/>
          <w:sz w:val="20"/>
          <w:lang w:val="en-US"/>
        </w:rPr>
        <w:t>(s)</w:t>
      </w:r>
      <w:r w:rsidR="00447656" w:rsidRPr="00447656">
        <w:rPr>
          <w:rFonts w:ascii="Book Antiqua" w:hAnsi="Book Antiqua"/>
          <w:bCs/>
          <w:sz w:val="20"/>
          <w:lang w:val="en-US"/>
        </w:rPr>
        <w:t xml:space="preserve"> relate in whole or in part to present or past matters of fact at </w:t>
      </w:r>
      <w:r w:rsidR="00262392">
        <w:rPr>
          <w:rFonts w:ascii="Book Antiqua" w:hAnsi="Book Antiqua"/>
          <w:bCs/>
          <w:sz w:val="20"/>
          <w:lang w:val="en-US"/>
        </w:rPr>
        <w:t>the c</w:t>
      </w:r>
      <w:r w:rsidR="00447656" w:rsidRPr="00447656">
        <w:rPr>
          <w:rFonts w:ascii="Book Antiqua" w:hAnsi="Book Antiqua"/>
          <w:bCs/>
          <w:sz w:val="20"/>
          <w:lang w:val="en-US"/>
        </w:rPr>
        <w:t>ompletion it shall also be deemed to constitute fundamental representation upon the faith of which th</w:t>
      </w:r>
      <w:r w:rsidR="00447656">
        <w:rPr>
          <w:rFonts w:ascii="Book Antiqua" w:hAnsi="Book Antiqua"/>
          <w:bCs/>
          <w:sz w:val="20"/>
          <w:lang w:val="en-US"/>
        </w:rPr>
        <w:t>is agreement</w:t>
      </w:r>
      <w:r w:rsidR="00447656" w:rsidRPr="00447656">
        <w:rPr>
          <w:rFonts w:ascii="Book Antiqua" w:hAnsi="Book Antiqua"/>
          <w:bCs/>
          <w:sz w:val="20"/>
          <w:lang w:val="en-US"/>
        </w:rPr>
        <w:t xml:space="preserve"> has bee</w:t>
      </w:r>
      <w:r w:rsidR="00447656">
        <w:rPr>
          <w:rFonts w:ascii="Book Antiqua" w:hAnsi="Book Antiqua"/>
          <w:bCs/>
          <w:sz w:val="20"/>
          <w:lang w:val="en-US"/>
        </w:rPr>
        <w:t>n entered into by the Purchaser(s)</w:t>
      </w:r>
      <w:r w:rsidR="00447656" w:rsidRPr="00447656">
        <w:rPr>
          <w:rFonts w:ascii="Book Antiqua" w:hAnsi="Book Antiqua"/>
          <w:bCs/>
          <w:sz w:val="20"/>
          <w:lang w:val="en-US"/>
        </w:rPr>
        <w:t>.</w:t>
      </w:r>
    </w:p>
    <w:p w14:paraId="128E2188" w14:textId="77777777" w:rsidR="00597474" w:rsidRPr="00447656" w:rsidRDefault="00597474" w:rsidP="00C21285">
      <w:pPr>
        <w:pStyle w:val="BodyText"/>
        <w:ind w:left="1440" w:hanging="1440"/>
        <w:rPr>
          <w:rFonts w:ascii="Book Antiqua" w:hAnsi="Book Antiqua"/>
          <w:sz w:val="20"/>
        </w:rPr>
      </w:pPr>
    </w:p>
    <w:p w14:paraId="71A928F5" w14:textId="77777777" w:rsidR="00597474" w:rsidRPr="00447656" w:rsidRDefault="00597474">
      <w:pPr>
        <w:pStyle w:val="BodyText"/>
        <w:ind w:left="1440" w:hanging="1440"/>
        <w:rPr>
          <w:rFonts w:ascii="Book Antiqua" w:hAnsi="Book Antiqua"/>
          <w:sz w:val="20"/>
        </w:rPr>
      </w:pPr>
    </w:p>
    <w:p w14:paraId="019534F2" w14:textId="77777777" w:rsidR="00597474" w:rsidRPr="008261E4" w:rsidRDefault="00597474">
      <w:pPr>
        <w:pStyle w:val="BodyText"/>
        <w:ind w:left="1440" w:hanging="1440"/>
        <w:rPr>
          <w:rFonts w:ascii="Book Antiqua" w:hAnsi="Book Antiqua"/>
          <w:sz w:val="20"/>
        </w:rPr>
      </w:pPr>
      <w:r w:rsidRPr="00447656">
        <w:rPr>
          <w:rFonts w:ascii="Book Antiqua" w:hAnsi="Book Antiqua"/>
          <w:sz w:val="20"/>
        </w:rPr>
        <w:t>Item 3.</w:t>
      </w:r>
      <w:r w:rsidRPr="00447656">
        <w:rPr>
          <w:rFonts w:ascii="Book Antiqua" w:hAnsi="Book Antiqua"/>
          <w:sz w:val="20"/>
        </w:rPr>
        <w:tab/>
        <w:t>The Vendor(s) shall in accordance with Clause</w:t>
      </w:r>
      <w:r w:rsidRPr="008261E4">
        <w:rPr>
          <w:rFonts w:ascii="Book Antiqua" w:hAnsi="Book Antiqua"/>
          <w:sz w:val="20"/>
        </w:rPr>
        <w:t xml:space="preserve"> 10.2 of this Agreement produce the following to the Purchaser(s)’ Solicitors: -</w:t>
      </w:r>
    </w:p>
    <w:p w14:paraId="541CD7CB" w14:textId="77777777" w:rsidR="00597474" w:rsidRPr="008261E4" w:rsidRDefault="00597474">
      <w:pPr>
        <w:pStyle w:val="BodyText"/>
        <w:ind w:left="1440" w:hanging="1440"/>
        <w:rPr>
          <w:rFonts w:ascii="Book Antiqua" w:hAnsi="Book Antiqua"/>
          <w:sz w:val="20"/>
        </w:rPr>
      </w:pPr>
    </w:p>
    <w:p w14:paraId="718F6335" w14:textId="77777777" w:rsidR="00597474" w:rsidRPr="008261E4" w:rsidRDefault="00597474">
      <w:pPr>
        <w:pStyle w:val="BodyText"/>
        <w:numPr>
          <w:ilvl w:val="0"/>
          <w:numId w:val="22"/>
        </w:numPr>
        <w:rPr>
          <w:rFonts w:ascii="Book Antiqua" w:hAnsi="Book Antiqua"/>
          <w:sz w:val="20"/>
        </w:rPr>
      </w:pPr>
      <w:r w:rsidRPr="008261E4">
        <w:rPr>
          <w:rFonts w:ascii="Book Antiqua" w:hAnsi="Book Antiqua"/>
          <w:sz w:val="20"/>
        </w:rPr>
        <w:t>paid up Quit Rent Receipt for the current year;</w:t>
      </w:r>
    </w:p>
    <w:p w14:paraId="24DDD31B" w14:textId="77777777" w:rsidR="00597474" w:rsidRPr="008261E4" w:rsidRDefault="00597474">
      <w:pPr>
        <w:pStyle w:val="BodyText"/>
        <w:rPr>
          <w:rFonts w:ascii="Book Antiqua" w:hAnsi="Book Antiqua"/>
          <w:sz w:val="20"/>
        </w:rPr>
      </w:pPr>
    </w:p>
    <w:p w14:paraId="6CF8672E" w14:textId="77777777" w:rsidR="000D5C4D" w:rsidRPr="008261E4" w:rsidRDefault="000D5C4D" w:rsidP="000D5C4D">
      <w:pPr>
        <w:pStyle w:val="BodyText"/>
        <w:numPr>
          <w:ilvl w:val="0"/>
          <w:numId w:val="22"/>
        </w:numPr>
        <w:rPr>
          <w:rFonts w:ascii="Book Antiqua" w:hAnsi="Book Antiqua"/>
          <w:sz w:val="20"/>
        </w:rPr>
      </w:pPr>
      <w:r w:rsidRPr="008261E4">
        <w:rPr>
          <w:rFonts w:ascii="Book Antiqua" w:hAnsi="Book Antiqua"/>
          <w:sz w:val="20"/>
        </w:rPr>
        <w:t xml:space="preserve">paid up maintenance charges, sinking funds, telephone charges, water, </w:t>
      </w:r>
      <w:proofErr w:type="spellStart"/>
      <w:r w:rsidRPr="008261E4">
        <w:rPr>
          <w:rFonts w:ascii="Book Antiqua" w:hAnsi="Book Antiqua"/>
          <w:sz w:val="20"/>
        </w:rPr>
        <w:t>electricity,indah</w:t>
      </w:r>
      <w:proofErr w:type="spellEnd"/>
      <w:r w:rsidRPr="008261E4">
        <w:rPr>
          <w:rFonts w:ascii="Book Antiqua" w:hAnsi="Book Antiqua"/>
          <w:sz w:val="20"/>
        </w:rPr>
        <w:t xml:space="preserve"> water (if any) and any other receipts which will require for change of ownership upon completion of sale for and up to the date of delivery and vacant possession to the Purchaser(s), if any; and</w:t>
      </w:r>
    </w:p>
    <w:p w14:paraId="109B4EA5" w14:textId="77777777" w:rsidR="00597474" w:rsidRPr="008261E4" w:rsidRDefault="00597474">
      <w:pPr>
        <w:pStyle w:val="BodyText"/>
        <w:rPr>
          <w:rFonts w:ascii="Book Antiqua" w:hAnsi="Book Antiqua"/>
          <w:sz w:val="20"/>
        </w:rPr>
      </w:pPr>
    </w:p>
    <w:p w14:paraId="3124B807" w14:textId="77777777" w:rsidR="00597474" w:rsidRPr="008261E4" w:rsidRDefault="00597474">
      <w:pPr>
        <w:pStyle w:val="BodyText"/>
        <w:numPr>
          <w:ilvl w:val="0"/>
          <w:numId w:val="22"/>
        </w:numPr>
        <w:rPr>
          <w:rFonts w:ascii="Book Antiqua" w:hAnsi="Book Antiqua"/>
          <w:sz w:val="20"/>
        </w:rPr>
      </w:pPr>
      <w:r w:rsidRPr="008261E4">
        <w:rPr>
          <w:rFonts w:ascii="Book Antiqua" w:hAnsi="Book Antiqua"/>
          <w:sz w:val="20"/>
        </w:rPr>
        <w:t>paid up Assessment Receipt for the current year.</w:t>
      </w:r>
    </w:p>
    <w:p w14:paraId="68B4C533" w14:textId="77777777" w:rsidR="00597474" w:rsidRPr="008261E4" w:rsidRDefault="00597474">
      <w:pPr>
        <w:pStyle w:val="BodyText"/>
        <w:rPr>
          <w:rFonts w:ascii="Book Antiqua" w:hAnsi="Book Antiqua"/>
          <w:sz w:val="20"/>
        </w:rPr>
      </w:pPr>
    </w:p>
    <w:p w14:paraId="79FE1B80" w14:textId="77777777" w:rsidR="00597474" w:rsidRPr="008261E4" w:rsidRDefault="00597474">
      <w:pPr>
        <w:pStyle w:val="BodyText"/>
        <w:rPr>
          <w:rFonts w:ascii="Book Antiqua" w:hAnsi="Book Antiqua"/>
          <w:sz w:val="20"/>
        </w:rPr>
      </w:pPr>
    </w:p>
    <w:p w14:paraId="247205DF" w14:textId="77777777" w:rsidR="00597474" w:rsidRPr="008261E4" w:rsidRDefault="00597474">
      <w:pPr>
        <w:pStyle w:val="BodyText"/>
        <w:rPr>
          <w:rFonts w:ascii="Book Antiqua" w:hAnsi="Book Antiqua"/>
          <w:sz w:val="20"/>
        </w:rPr>
      </w:pPr>
    </w:p>
    <w:p w14:paraId="455805F7" w14:textId="77777777" w:rsidR="00597474" w:rsidRPr="008261E4" w:rsidRDefault="00597474">
      <w:pPr>
        <w:pStyle w:val="BodyText"/>
        <w:rPr>
          <w:rFonts w:ascii="Book Antiqua" w:hAnsi="Book Antiqua"/>
          <w:sz w:val="20"/>
        </w:rPr>
      </w:pPr>
    </w:p>
    <w:p w14:paraId="5CE9B948" w14:textId="77777777" w:rsidR="00597474" w:rsidRPr="008261E4" w:rsidRDefault="00597474">
      <w:pPr>
        <w:pStyle w:val="BodyText"/>
        <w:jc w:val="center"/>
        <w:rPr>
          <w:rFonts w:ascii="Book Antiqua" w:hAnsi="Book Antiqua"/>
          <w:i/>
          <w:sz w:val="20"/>
        </w:rPr>
      </w:pPr>
      <w:r w:rsidRPr="008261E4">
        <w:rPr>
          <w:rFonts w:ascii="Book Antiqua" w:hAnsi="Book Antiqua"/>
          <w:sz w:val="20"/>
        </w:rPr>
        <w:t>[</w:t>
      </w:r>
      <w:r w:rsidRPr="008261E4">
        <w:rPr>
          <w:rFonts w:ascii="Book Antiqua" w:hAnsi="Book Antiqua"/>
          <w:i/>
          <w:sz w:val="20"/>
        </w:rPr>
        <w:t>the rest of this page is intentionally left blank]</w:t>
      </w:r>
    </w:p>
    <w:p w14:paraId="0D75F639" w14:textId="77777777" w:rsidR="00597474" w:rsidRPr="008261E4" w:rsidRDefault="00597474">
      <w:pPr>
        <w:pStyle w:val="BodyText"/>
        <w:rPr>
          <w:rFonts w:ascii="Book Antiqua" w:hAnsi="Book Antiqua"/>
          <w:sz w:val="20"/>
        </w:rPr>
      </w:pPr>
    </w:p>
    <w:p w14:paraId="01738DE0" w14:textId="77777777" w:rsidR="008D5288" w:rsidRPr="008261E4" w:rsidRDefault="008D5288" w:rsidP="008D5288">
      <w:pPr>
        <w:pStyle w:val="BodyText"/>
        <w:jc w:val="center"/>
        <w:rPr>
          <w:rFonts w:ascii="Book Antiqua" w:hAnsi="Book Antiqua"/>
          <w:b/>
          <w:sz w:val="20"/>
          <w:u w:val="single"/>
        </w:rPr>
      </w:pPr>
      <w:r w:rsidRPr="008261E4">
        <w:rPr>
          <w:rFonts w:ascii="Book Antiqua" w:hAnsi="Book Antiqua"/>
          <w:sz w:val="20"/>
        </w:rPr>
        <w:br w:type="page"/>
      </w:r>
      <w:r w:rsidRPr="008261E4">
        <w:rPr>
          <w:rFonts w:ascii="Book Antiqua" w:hAnsi="Book Antiqua"/>
          <w:b/>
          <w:sz w:val="20"/>
          <w:u w:val="single"/>
        </w:rPr>
        <w:t>FORTH SCHEDULE</w:t>
      </w:r>
    </w:p>
    <w:p w14:paraId="49168172" w14:textId="77777777" w:rsidR="008D5288" w:rsidRPr="008261E4" w:rsidRDefault="008D5288" w:rsidP="008D5288">
      <w:pPr>
        <w:pStyle w:val="BodyText"/>
        <w:rPr>
          <w:rFonts w:ascii="Book Antiqua" w:hAnsi="Book Antiqua"/>
          <w:sz w:val="20"/>
        </w:rPr>
      </w:pPr>
    </w:p>
    <w:p w14:paraId="7F70DFA8" w14:textId="77777777" w:rsidR="008D5288" w:rsidRPr="008261E4" w:rsidRDefault="008D5288" w:rsidP="008D5288">
      <w:pPr>
        <w:pStyle w:val="BodyText"/>
        <w:jc w:val="center"/>
        <w:rPr>
          <w:rFonts w:ascii="Book Antiqua" w:hAnsi="Book Antiqua"/>
          <w:sz w:val="20"/>
        </w:rPr>
      </w:pPr>
      <w:r w:rsidRPr="008261E4">
        <w:rPr>
          <w:rFonts w:ascii="Book Antiqua" w:hAnsi="Book Antiqua"/>
          <w:sz w:val="20"/>
        </w:rPr>
        <w:t>(which is to be taken, read and construed as an essential part of this Agreement)</w:t>
      </w:r>
    </w:p>
    <w:p w14:paraId="28413541" w14:textId="77777777" w:rsidR="008D5288" w:rsidRPr="008261E4" w:rsidRDefault="008D5288" w:rsidP="008D5288">
      <w:pPr>
        <w:pStyle w:val="BodyText"/>
        <w:rPr>
          <w:rFonts w:ascii="Book Antiqua" w:hAnsi="Book Antiqua"/>
          <w:sz w:val="20"/>
        </w:rPr>
      </w:pPr>
    </w:p>
    <w:p w14:paraId="68A4D6F4" w14:textId="77777777" w:rsidR="008D5288" w:rsidRDefault="008D5288" w:rsidP="008D5288">
      <w:pPr>
        <w:pStyle w:val="BodyText"/>
        <w:tabs>
          <w:tab w:val="left" w:pos="5580"/>
        </w:tabs>
        <w:jc w:val="center"/>
        <w:rPr>
          <w:rFonts w:ascii="Book Antiqua" w:hAnsi="Book Antiqua"/>
          <w:sz w:val="20"/>
        </w:rPr>
      </w:pPr>
      <w:r w:rsidRPr="008261E4">
        <w:rPr>
          <w:rFonts w:ascii="Book Antiqua" w:hAnsi="Book Antiqua"/>
          <w:sz w:val="20"/>
        </w:rPr>
        <w:t>(FIXTURES &amp; FITTINGS)</w:t>
      </w:r>
    </w:p>
    <w:p w14:paraId="16D72E67" w14:textId="77777777" w:rsidR="00C25F12" w:rsidRDefault="00C25F12" w:rsidP="008D5288">
      <w:pPr>
        <w:pStyle w:val="BodyText"/>
        <w:tabs>
          <w:tab w:val="left" w:pos="5580"/>
        </w:tabs>
        <w:jc w:val="center"/>
        <w:rPr>
          <w:rFonts w:ascii="Book Antiqua" w:hAnsi="Book Antiqua"/>
          <w:sz w:val="20"/>
        </w:rPr>
      </w:pPr>
    </w:p>
    <w:p w14:paraId="581BDE23" w14:textId="77777777" w:rsidR="008D5288" w:rsidRPr="008261E4" w:rsidRDefault="008D5288" w:rsidP="008D5288">
      <w:pPr>
        <w:pStyle w:val="BodyText"/>
        <w:rPr>
          <w:rFonts w:ascii="Book Antiqua" w:hAnsi="Book Antiqua"/>
          <w:sz w:val="20"/>
        </w:rPr>
      </w:pPr>
    </w:p>
    <w:p w14:paraId="4025D1D0" w14:textId="77777777" w:rsidR="00A23EF3" w:rsidRPr="00977E7D" w:rsidRDefault="00A23EF3" w:rsidP="00A23EF3">
      <w:pPr>
        <w:pStyle w:val="BodyText"/>
        <w:rPr>
          <w:rFonts w:ascii="Book Antiqua" w:hAnsi="Book Antiqua"/>
          <w:bCs/>
          <w:sz w:val="20"/>
        </w:rPr>
      </w:pPr>
      <w:r>
        <w:rPr>
          <w:rFonts w:ascii="Book Antiqua" w:hAnsi="Book Antiqua"/>
          <w:bCs/>
          <w:sz w:val="20"/>
        </w:rPr>
        <w:t>The Property is sold on as is where is basis as at the date of the Purchaser(s)’ inspection prior to this Agreement subject to all the fixtures and fittings of the Property.</w:t>
      </w:r>
    </w:p>
    <w:p w14:paraId="05EEDE06" w14:textId="77777777" w:rsidR="008D5288" w:rsidRPr="008261E4" w:rsidRDefault="008D5288" w:rsidP="008D5288">
      <w:pPr>
        <w:pStyle w:val="BodyText"/>
        <w:rPr>
          <w:rFonts w:ascii="Book Antiqua" w:hAnsi="Book Antiqua"/>
          <w:sz w:val="20"/>
        </w:rPr>
      </w:pPr>
    </w:p>
    <w:p w14:paraId="37C84E44" w14:textId="77777777" w:rsidR="00280BD0" w:rsidRPr="008261E4" w:rsidRDefault="00280BD0">
      <w:pPr>
        <w:pStyle w:val="BodyText"/>
        <w:rPr>
          <w:rFonts w:ascii="Book Antiqua" w:hAnsi="Book Antiqua"/>
          <w:sz w:val="20"/>
        </w:rPr>
      </w:pPr>
    </w:p>
    <w:sectPr w:rsidR="00280BD0" w:rsidRPr="008261E4">
      <w:headerReference w:type="even" r:id="rId8"/>
      <w:headerReference w:type="default" r:id="rId9"/>
      <w:footerReference w:type="even" r:id="rId10"/>
      <w:footerReference w:type="default" r:id="rId11"/>
      <w:headerReference w:type="first" r:id="rId12"/>
      <w:footerReference w:type="first" r:id="rId13"/>
      <w:pgSz w:w="11909" w:h="16834" w:code="9"/>
      <w:pgMar w:top="907" w:right="1080" w:bottom="1238" w:left="135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B37EDF" w14:textId="77777777" w:rsidR="00061AEC" w:rsidRDefault="00061AEC">
      <w:r>
        <w:separator/>
      </w:r>
    </w:p>
  </w:endnote>
  <w:endnote w:type="continuationSeparator" w:id="0">
    <w:p w14:paraId="761CEC00" w14:textId="77777777" w:rsidR="00061AEC" w:rsidRDefault="00061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69C6F" w14:textId="77777777" w:rsidR="008223DE" w:rsidRDefault="008223D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0CC107C" w14:textId="77777777" w:rsidR="008223DE" w:rsidRDefault="008223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26267" w14:textId="77777777" w:rsidR="008223DE" w:rsidRDefault="008223DE">
    <w:pPr>
      <w:pStyle w:val="Footer"/>
      <w:framePr w:wrap="around" w:vAnchor="text" w:hAnchor="page" w:x="6049" w:y="220"/>
      <w:rPr>
        <w:rStyle w:val="PageNumber"/>
      </w:rPr>
    </w:pPr>
    <w:r>
      <w:rPr>
        <w:rStyle w:val="PageNumber"/>
      </w:rPr>
      <w:fldChar w:fldCharType="begin"/>
    </w:r>
    <w:r>
      <w:rPr>
        <w:rStyle w:val="PageNumber"/>
      </w:rPr>
      <w:instrText xml:space="preserve">PAGE  </w:instrText>
    </w:r>
    <w:r>
      <w:rPr>
        <w:rStyle w:val="PageNumber"/>
      </w:rPr>
      <w:fldChar w:fldCharType="separate"/>
    </w:r>
    <w:r w:rsidR="004776EB">
      <w:rPr>
        <w:rStyle w:val="PageNumber"/>
        <w:noProof/>
      </w:rPr>
      <w:t>5</w:t>
    </w:r>
    <w:r>
      <w:rPr>
        <w:rStyle w:val="PageNumber"/>
      </w:rPr>
      <w:fldChar w:fldCharType="end"/>
    </w:r>
  </w:p>
  <w:p w14:paraId="19F5D46D" w14:textId="77777777" w:rsidR="008223DE" w:rsidRDefault="008223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BD285" w14:textId="77777777" w:rsidR="008223DE" w:rsidRDefault="008223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A7146B" w14:textId="77777777" w:rsidR="00061AEC" w:rsidRDefault="00061AEC">
      <w:r>
        <w:separator/>
      </w:r>
    </w:p>
  </w:footnote>
  <w:footnote w:type="continuationSeparator" w:id="0">
    <w:p w14:paraId="49EC41ED" w14:textId="77777777" w:rsidR="00061AEC" w:rsidRDefault="00061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55EA6B" w14:textId="77777777" w:rsidR="008223DE" w:rsidRDefault="00000000">
    <w:pPr>
      <w:pStyle w:val="Header"/>
    </w:pPr>
    <w:r>
      <w:rPr>
        <w:noProof/>
      </w:rPr>
      <w:pict w14:anchorId="011D71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31237" o:spid="_x0000_s1026" type="#_x0000_t136" style="position:absolute;margin-left:0;margin-top:0;width:477.1pt;height:190.8pt;rotation:315;z-index:-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C0BAFF" w14:textId="77777777" w:rsidR="008223DE" w:rsidRDefault="00000000">
    <w:pPr>
      <w:pStyle w:val="Header"/>
    </w:pPr>
    <w:r>
      <w:rPr>
        <w:noProof/>
      </w:rPr>
      <w:pict w14:anchorId="6186A5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31238" o:spid="_x0000_s1027" type="#_x0000_t136" style="position:absolute;margin-left:0;margin-top:0;width:477.1pt;height:190.8pt;rotation:315;z-index:-1;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73CF58" w14:textId="77777777" w:rsidR="008223DE" w:rsidRDefault="00000000">
    <w:pPr>
      <w:pStyle w:val="Header"/>
    </w:pPr>
    <w:r>
      <w:rPr>
        <w:noProof/>
      </w:rPr>
      <w:pict w14:anchorId="057915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31236" o:spid="_x0000_s1025" type="#_x0000_t136" style="position:absolute;margin-left:0;margin-top:0;width:477.1pt;height:190.8pt;rotation:315;z-index:-3;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790880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A42890"/>
    <w:multiLevelType w:val="singleLevel"/>
    <w:tmpl w:val="AD4CDF84"/>
    <w:lvl w:ilvl="0">
      <w:start w:val="2"/>
      <w:numFmt w:val="decimal"/>
      <w:lvlText w:val="%1."/>
      <w:lvlJc w:val="left"/>
      <w:pPr>
        <w:tabs>
          <w:tab w:val="num" w:pos="990"/>
        </w:tabs>
        <w:ind w:left="990" w:hanging="990"/>
      </w:pPr>
      <w:rPr>
        <w:rFonts w:hint="default"/>
      </w:rPr>
    </w:lvl>
  </w:abstractNum>
  <w:abstractNum w:abstractNumId="2" w15:restartNumberingAfterBreak="0">
    <w:nsid w:val="07D22D6E"/>
    <w:multiLevelType w:val="multilevel"/>
    <w:tmpl w:val="202A6FFE"/>
    <w:lvl w:ilvl="0">
      <w:start w:val="11"/>
      <w:numFmt w:val="decimal"/>
      <w:lvlText w:val="%1"/>
      <w:lvlJc w:val="left"/>
      <w:pPr>
        <w:tabs>
          <w:tab w:val="num" w:pos="435"/>
        </w:tabs>
        <w:ind w:left="435" w:hanging="435"/>
      </w:pPr>
      <w:rPr>
        <w:rFonts w:hint="default"/>
      </w:rPr>
    </w:lvl>
    <w:lvl w:ilvl="1">
      <w:start w:val="2"/>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9E3044B"/>
    <w:multiLevelType w:val="singleLevel"/>
    <w:tmpl w:val="336073BA"/>
    <w:lvl w:ilvl="0">
      <w:start w:val="1"/>
      <w:numFmt w:val="lowerLetter"/>
      <w:lvlText w:val="(%1)"/>
      <w:lvlJc w:val="left"/>
      <w:pPr>
        <w:tabs>
          <w:tab w:val="num" w:pos="1080"/>
        </w:tabs>
        <w:ind w:left="1080" w:hanging="360"/>
      </w:pPr>
      <w:rPr>
        <w:rFonts w:hint="default"/>
      </w:rPr>
    </w:lvl>
  </w:abstractNum>
  <w:abstractNum w:abstractNumId="4" w15:restartNumberingAfterBreak="0">
    <w:nsid w:val="0B6E3A09"/>
    <w:multiLevelType w:val="singleLevel"/>
    <w:tmpl w:val="790AF4CC"/>
    <w:lvl w:ilvl="0">
      <w:start w:val="1"/>
      <w:numFmt w:val="lowerLetter"/>
      <w:lvlText w:val="(%1)"/>
      <w:lvlJc w:val="left"/>
      <w:pPr>
        <w:tabs>
          <w:tab w:val="num" w:pos="720"/>
        </w:tabs>
        <w:ind w:left="720" w:hanging="720"/>
      </w:pPr>
      <w:rPr>
        <w:rFonts w:hint="default"/>
        <w:b w:val="0"/>
      </w:rPr>
    </w:lvl>
  </w:abstractNum>
  <w:abstractNum w:abstractNumId="5" w15:restartNumberingAfterBreak="0">
    <w:nsid w:val="0D62240A"/>
    <w:multiLevelType w:val="singleLevel"/>
    <w:tmpl w:val="1FC40248"/>
    <w:lvl w:ilvl="0">
      <w:start w:val="5"/>
      <w:numFmt w:val="decimal"/>
      <w:lvlText w:val="%1."/>
      <w:lvlJc w:val="left"/>
      <w:pPr>
        <w:tabs>
          <w:tab w:val="num" w:pos="720"/>
        </w:tabs>
        <w:ind w:left="720" w:hanging="720"/>
      </w:pPr>
      <w:rPr>
        <w:rFonts w:hint="default"/>
      </w:rPr>
    </w:lvl>
  </w:abstractNum>
  <w:abstractNum w:abstractNumId="6" w15:restartNumberingAfterBreak="0">
    <w:nsid w:val="12D5351C"/>
    <w:multiLevelType w:val="multilevel"/>
    <w:tmpl w:val="68F028C6"/>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2344CDD"/>
    <w:multiLevelType w:val="multilevel"/>
    <w:tmpl w:val="2F52C582"/>
    <w:lvl w:ilvl="0">
      <w:start w:val="13"/>
      <w:numFmt w:val="decimal"/>
      <w:lvlText w:val="%1."/>
      <w:lvlJc w:val="left"/>
      <w:pPr>
        <w:tabs>
          <w:tab w:val="num" w:pos="720"/>
        </w:tabs>
        <w:ind w:left="720" w:hanging="720"/>
      </w:pPr>
      <w:rPr>
        <w:rFonts w:hint="default"/>
      </w:rPr>
    </w:lvl>
    <w:lvl w:ilvl="1">
      <w:start w:val="1"/>
      <w:numFmt w:val="decimal"/>
      <w:isLgl/>
      <w:lvlText w:val="%1.%2"/>
      <w:lvlJc w:val="left"/>
      <w:pPr>
        <w:tabs>
          <w:tab w:val="num" w:pos="435"/>
        </w:tabs>
        <w:ind w:left="435" w:hanging="435"/>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8" w15:restartNumberingAfterBreak="0">
    <w:nsid w:val="2307026D"/>
    <w:multiLevelType w:val="hybridMultilevel"/>
    <w:tmpl w:val="4F24873A"/>
    <w:lvl w:ilvl="0" w:tplc="5C7A2F9C">
      <w:start w:val="3"/>
      <w:numFmt w:val="lowerLetter"/>
      <w:lvlText w:val="(%1)"/>
      <w:lvlJc w:val="left"/>
      <w:pPr>
        <w:tabs>
          <w:tab w:val="num" w:pos="1080"/>
        </w:tabs>
        <w:ind w:left="1080" w:hanging="360"/>
      </w:pPr>
      <w:rPr>
        <w:rFonts w:hint="default"/>
      </w:rPr>
    </w:lvl>
    <w:lvl w:ilvl="1" w:tplc="438CD6EC">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4B323F5"/>
    <w:multiLevelType w:val="singleLevel"/>
    <w:tmpl w:val="45BA74DC"/>
    <w:lvl w:ilvl="0">
      <w:start w:val="1"/>
      <w:numFmt w:val="lowerLetter"/>
      <w:lvlText w:val="(%1)"/>
      <w:lvlJc w:val="left"/>
      <w:pPr>
        <w:tabs>
          <w:tab w:val="num" w:pos="1860"/>
        </w:tabs>
        <w:ind w:left="1860" w:hanging="420"/>
      </w:pPr>
      <w:rPr>
        <w:rFonts w:hint="default"/>
      </w:rPr>
    </w:lvl>
  </w:abstractNum>
  <w:abstractNum w:abstractNumId="10" w15:restartNumberingAfterBreak="0">
    <w:nsid w:val="2F6A385D"/>
    <w:multiLevelType w:val="singleLevel"/>
    <w:tmpl w:val="56AEC448"/>
    <w:lvl w:ilvl="0">
      <w:start w:val="2"/>
      <w:numFmt w:val="lowerLetter"/>
      <w:lvlText w:val="(%1)"/>
      <w:lvlJc w:val="left"/>
      <w:pPr>
        <w:tabs>
          <w:tab w:val="num" w:pos="1440"/>
        </w:tabs>
        <w:ind w:left="1440" w:hanging="765"/>
      </w:pPr>
      <w:rPr>
        <w:rFonts w:hint="default"/>
      </w:rPr>
    </w:lvl>
  </w:abstractNum>
  <w:abstractNum w:abstractNumId="11" w15:restartNumberingAfterBreak="0">
    <w:nsid w:val="30712ECE"/>
    <w:multiLevelType w:val="hybridMultilevel"/>
    <w:tmpl w:val="F15277C6"/>
    <w:lvl w:ilvl="0" w:tplc="76FAC5A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329D0182"/>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3FA279F3"/>
    <w:multiLevelType w:val="singleLevel"/>
    <w:tmpl w:val="50589570"/>
    <w:lvl w:ilvl="0">
      <w:start w:val="2"/>
      <w:numFmt w:val="lowerRoman"/>
      <w:lvlText w:val="(%1)"/>
      <w:lvlJc w:val="left"/>
      <w:pPr>
        <w:tabs>
          <w:tab w:val="num" w:pos="1725"/>
        </w:tabs>
        <w:ind w:left="1725" w:hanging="720"/>
      </w:pPr>
      <w:rPr>
        <w:rFonts w:hint="default"/>
      </w:rPr>
    </w:lvl>
  </w:abstractNum>
  <w:abstractNum w:abstractNumId="14" w15:restartNumberingAfterBreak="0">
    <w:nsid w:val="419231DC"/>
    <w:multiLevelType w:val="singleLevel"/>
    <w:tmpl w:val="29AACA6E"/>
    <w:lvl w:ilvl="0">
      <w:start w:val="1"/>
      <w:numFmt w:val="lowerLetter"/>
      <w:lvlText w:val="(%1)"/>
      <w:lvlJc w:val="left"/>
      <w:pPr>
        <w:tabs>
          <w:tab w:val="num" w:pos="1440"/>
        </w:tabs>
        <w:ind w:left="1440" w:hanging="720"/>
      </w:pPr>
      <w:rPr>
        <w:rFonts w:hint="default"/>
      </w:rPr>
    </w:lvl>
  </w:abstractNum>
  <w:abstractNum w:abstractNumId="15" w15:restartNumberingAfterBreak="0">
    <w:nsid w:val="431C4524"/>
    <w:multiLevelType w:val="singleLevel"/>
    <w:tmpl w:val="1FC40248"/>
    <w:lvl w:ilvl="0">
      <w:start w:val="18"/>
      <w:numFmt w:val="decimal"/>
      <w:lvlText w:val="%1."/>
      <w:lvlJc w:val="left"/>
      <w:pPr>
        <w:tabs>
          <w:tab w:val="num" w:pos="720"/>
        </w:tabs>
        <w:ind w:left="720" w:hanging="720"/>
      </w:pPr>
      <w:rPr>
        <w:rFonts w:hint="default"/>
      </w:rPr>
    </w:lvl>
  </w:abstractNum>
  <w:abstractNum w:abstractNumId="16" w15:restartNumberingAfterBreak="0">
    <w:nsid w:val="478F0A09"/>
    <w:multiLevelType w:val="singleLevel"/>
    <w:tmpl w:val="F4B8E538"/>
    <w:lvl w:ilvl="0">
      <w:start w:val="1"/>
      <w:numFmt w:val="lowerLetter"/>
      <w:lvlText w:val="%1)."/>
      <w:lvlJc w:val="left"/>
      <w:pPr>
        <w:tabs>
          <w:tab w:val="num" w:pos="720"/>
        </w:tabs>
        <w:ind w:left="720" w:hanging="720"/>
      </w:pPr>
      <w:rPr>
        <w:rFonts w:hint="default"/>
      </w:rPr>
    </w:lvl>
  </w:abstractNum>
  <w:abstractNum w:abstractNumId="17" w15:restartNumberingAfterBreak="0">
    <w:nsid w:val="49C83A5B"/>
    <w:multiLevelType w:val="singleLevel"/>
    <w:tmpl w:val="D0E6BDB2"/>
    <w:lvl w:ilvl="0">
      <w:start w:val="1"/>
      <w:numFmt w:val="lowerRoman"/>
      <w:lvlText w:val="(%1)"/>
      <w:lvlJc w:val="left"/>
      <w:pPr>
        <w:tabs>
          <w:tab w:val="num" w:pos="1740"/>
        </w:tabs>
        <w:ind w:left="1740" w:hanging="750"/>
      </w:pPr>
      <w:rPr>
        <w:rFonts w:hint="default"/>
      </w:rPr>
    </w:lvl>
  </w:abstractNum>
  <w:abstractNum w:abstractNumId="18" w15:restartNumberingAfterBreak="0">
    <w:nsid w:val="4BFD6819"/>
    <w:multiLevelType w:val="singleLevel"/>
    <w:tmpl w:val="BCB62F74"/>
    <w:lvl w:ilvl="0">
      <w:start w:val="2"/>
      <w:numFmt w:val="lowerLetter"/>
      <w:lvlText w:val="(%1)"/>
      <w:lvlJc w:val="left"/>
      <w:pPr>
        <w:tabs>
          <w:tab w:val="num" w:pos="1500"/>
        </w:tabs>
        <w:ind w:left="1500" w:hanging="780"/>
      </w:pPr>
      <w:rPr>
        <w:rFonts w:hint="default"/>
      </w:rPr>
    </w:lvl>
  </w:abstractNum>
  <w:abstractNum w:abstractNumId="19" w15:restartNumberingAfterBreak="0">
    <w:nsid w:val="4CC309BE"/>
    <w:multiLevelType w:val="multilevel"/>
    <w:tmpl w:val="9780A51C"/>
    <w:lvl w:ilvl="0">
      <w:start w:val="1"/>
      <w:numFmt w:val="decimal"/>
      <w:lvlText w:val="%1"/>
      <w:lvlJc w:val="left"/>
      <w:pPr>
        <w:tabs>
          <w:tab w:val="num" w:pos="720"/>
        </w:tabs>
        <w:ind w:left="720" w:hanging="720"/>
      </w:pPr>
      <w:rPr>
        <w:rFonts w:hint="default"/>
      </w:rPr>
    </w:lvl>
    <w:lvl w:ilvl="1">
      <w:start w:val="1"/>
      <w:numFmt w:val="decimal"/>
      <w:lvlText w:val="23.%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F0E2125"/>
    <w:multiLevelType w:val="multilevel"/>
    <w:tmpl w:val="929A97A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52803EE7"/>
    <w:multiLevelType w:val="singleLevel"/>
    <w:tmpl w:val="CC021C4C"/>
    <w:lvl w:ilvl="0">
      <w:start w:val="1"/>
      <w:numFmt w:val="decimal"/>
      <w:lvlText w:val="%1."/>
      <w:lvlJc w:val="left"/>
      <w:pPr>
        <w:tabs>
          <w:tab w:val="num" w:pos="990"/>
        </w:tabs>
        <w:ind w:left="990" w:hanging="990"/>
      </w:pPr>
      <w:rPr>
        <w:rFonts w:hint="default"/>
      </w:rPr>
    </w:lvl>
  </w:abstractNum>
  <w:abstractNum w:abstractNumId="22" w15:restartNumberingAfterBreak="0">
    <w:nsid w:val="568202F0"/>
    <w:multiLevelType w:val="singleLevel"/>
    <w:tmpl w:val="D2A48040"/>
    <w:lvl w:ilvl="0">
      <w:start w:val="1"/>
      <w:numFmt w:val="lowerLetter"/>
      <w:lvlText w:val="(%1)"/>
      <w:lvlJc w:val="left"/>
      <w:pPr>
        <w:tabs>
          <w:tab w:val="num" w:pos="825"/>
        </w:tabs>
        <w:ind w:left="825" w:hanging="480"/>
      </w:pPr>
      <w:rPr>
        <w:rFonts w:hint="default"/>
      </w:rPr>
    </w:lvl>
  </w:abstractNum>
  <w:abstractNum w:abstractNumId="23" w15:restartNumberingAfterBreak="0">
    <w:nsid w:val="57812C66"/>
    <w:multiLevelType w:val="hybridMultilevel"/>
    <w:tmpl w:val="1918110A"/>
    <w:lvl w:ilvl="0" w:tplc="F76C7448">
      <w:start w:val="1"/>
      <w:numFmt w:val="lowerLetter"/>
      <w:lvlText w:val="(%1)"/>
      <w:lvlJc w:val="left"/>
      <w:pPr>
        <w:tabs>
          <w:tab w:val="num" w:pos="1080"/>
        </w:tabs>
        <w:ind w:left="1080" w:hanging="360"/>
      </w:pPr>
      <w:rPr>
        <w:rFonts w:hint="default"/>
      </w:rPr>
    </w:lvl>
    <w:lvl w:ilvl="1" w:tplc="16AC0E6C">
      <w:start w:val="3"/>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7CC01E1"/>
    <w:multiLevelType w:val="singleLevel"/>
    <w:tmpl w:val="957C5CCA"/>
    <w:lvl w:ilvl="0">
      <w:start w:val="12"/>
      <w:numFmt w:val="decimal"/>
      <w:lvlText w:val="%1"/>
      <w:lvlJc w:val="left"/>
      <w:pPr>
        <w:tabs>
          <w:tab w:val="num" w:pos="720"/>
        </w:tabs>
        <w:ind w:left="720" w:hanging="720"/>
      </w:pPr>
      <w:rPr>
        <w:rFonts w:hint="default"/>
      </w:rPr>
    </w:lvl>
  </w:abstractNum>
  <w:abstractNum w:abstractNumId="25" w15:restartNumberingAfterBreak="0">
    <w:nsid w:val="58D52573"/>
    <w:multiLevelType w:val="multilevel"/>
    <w:tmpl w:val="F7566796"/>
    <w:lvl w:ilvl="0">
      <w:start w:val="1"/>
      <w:numFmt w:val="decimal"/>
      <w:lvlText w:val="%1"/>
      <w:lvlJc w:val="left"/>
      <w:pPr>
        <w:tabs>
          <w:tab w:val="num" w:pos="720"/>
        </w:tabs>
        <w:ind w:left="720" w:hanging="720"/>
      </w:pPr>
      <w:rPr>
        <w:rFonts w:hint="default"/>
      </w:rPr>
    </w:lvl>
    <w:lvl w:ilvl="1">
      <w:start w:val="1"/>
      <w:numFmt w:val="decimal"/>
      <w:lvlText w:val="22.%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59A43AD3"/>
    <w:multiLevelType w:val="singleLevel"/>
    <w:tmpl w:val="C688C7C6"/>
    <w:lvl w:ilvl="0">
      <w:start w:val="1"/>
      <w:numFmt w:val="lowerLetter"/>
      <w:lvlText w:val="(%1)"/>
      <w:lvlJc w:val="left"/>
      <w:pPr>
        <w:tabs>
          <w:tab w:val="num" w:pos="1440"/>
        </w:tabs>
        <w:ind w:left="1440" w:hanging="720"/>
      </w:pPr>
      <w:rPr>
        <w:rFonts w:hint="default"/>
      </w:rPr>
    </w:lvl>
  </w:abstractNum>
  <w:abstractNum w:abstractNumId="27" w15:restartNumberingAfterBreak="0">
    <w:nsid w:val="5BD07D1F"/>
    <w:multiLevelType w:val="singleLevel"/>
    <w:tmpl w:val="D890BFB2"/>
    <w:lvl w:ilvl="0">
      <w:start w:val="1"/>
      <w:numFmt w:val="lowerLetter"/>
      <w:lvlText w:val="(%1)"/>
      <w:lvlJc w:val="left"/>
      <w:pPr>
        <w:tabs>
          <w:tab w:val="num" w:pos="1440"/>
        </w:tabs>
        <w:ind w:left="1440" w:hanging="870"/>
      </w:pPr>
      <w:rPr>
        <w:rFonts w:hint="default"/>
      </w:rPr>
    </w:lvl>
  </w:abstractNum>
  <w:abstractNum w:abstractNumId="28" w15:restartNumberingAfterBreak="0">
    <w:nsid w:val="5F5052AA"/>
    <w:multiLevelType w:val="singleLevel"/>
    <w:tmpl w:val="FDFEA526"/>
    <w:lvl w:ilvl="0">
      <w:start w:val="1"/>
      <w:numFmt w:val="lowerLetter"/>
      <w:lvlText w:val="(%1)"/>
      <w:lvlJc w:val="left"/>
      <w:pPr>
        <w:tabs>
          <w:tab w:val="num" w:pos="720"/>
        </w:tabs>
        <w:ind w:left="720" w:hanging="720"/>
      </w:pPr>
      <w:rPr>
        <w:rFonts w:hint="default"/>
      </w:rPr>
    </w:lvl>
  </w:abstractNum>
  <w:abstractNum w:abstractNumId="29" w15:restartNumberingAfterBreak="0">
    <w:nsid w:val="60BD7C7C"/>
    <w:multiLevelType w:val="singleLevel"/>
    <w:tmpl w:val="E822152C"/>
    <w:lvl w:ilvl="0">
      <w:start w:val="1"/>
      <w:numFmt w:val="lowerLetter"/>
      <w:lvlText w:val="(%1)"/>
      <w:lvlJc w:val="left"/>
      <w:pPr>
        <w:tabs>
          <w:tab w:val="num" w:pos="1860"/>
        </w:tabs>
        <w:ind w:left="1860" w:hanging="420"/>
      </w:pPr>
      <w:rPr>
        <w:rFonts w:hint="default"/>
      </w:rPr>
    </w:lvl>
  </w:abstractNum>
  <w:abstractNum w:abstractNumId="30" w15:restartNumberingAfterBreak="0">
    <w:nsid w:val="63D77246"/>
    <w:multiLevelType w:val="multilevel"/>
    <w:tmpl w:val="C9204EA0"/>
    <w:lvl w:ilvl="0">
      <w:start w:val="8"/>
      <w:numFmt w:val="decimal"/>
      <w:lvlText w:val="%1."/>
      <w:lvlJc w:val="left"/>
      <w:pPr>
        <w:tabs>
          <w:tab w:val="num" w:pos="720"/>
        </w:tabs>
        <w:ind w:left="720" w:hanging="720"/>
      </w:pPr>
      <w:rPr>
        <w:rFonts w:hint="default"/>
      </w:rPr>
    </w:lvl>
    <w:lvl w:ilvl="1">
      <w:start w:val="1"/>
      <w:numFmt w:val="decimal"/>
      <w:isLgl/>
      <w:lvlText w:val="%1.%2"/>
      <w:lvlJc w:val="left"/>
      <w:pPr>
        <w:ind w:left="720" w:hanging="720"/>
      </w:pPr>
      <w:rPr>
        <w:rFonts w:hint="default"/>
        <w:sz w:val="20"/>
      </w:rPr>
    </w:lvl>
    <w:lvl w:ilvl="2">
      <w:start w:val="1"/>
      <w:numFmt w:val="decimal"/>
      <w:isLgl/>
      <w:lvlText w:val="%1.%2.%3"/>
      <w:lvlJc w:val="left"/>
      <w:pPr>
        <w:ind w:left="720" w:hanging="720"/>
      </w:pPr>
      <w:rPr>
        <w:rFonts w:hint="default"/>
        <w:sz w:val="20"/>
      </w:rPr>
    </w:lvl>
    <w:lvl w:ilvl="3">
      <w:start w:val="1"/>
      <w:numFmt w:val="decimal"/>
      <w:isLgl/>
      <w:lvlText w:val="%1.%2.%3.%4"/>
      <w:lvlJc w:val="left"/>
      <w:pPr>
        <w:ind w:left="720" w:hanging="720"/>
      </w:pPr>
      <w:rPr>
        <w:rFonts w:hint="default"/>
        <w:sz w:val="20"/>
      </w:rPr>
    </w:lvl>
    <w:lvl w:ilvl="4">
      <w:start w:val="1"/>
      <w:numFmt w:val="decimal"/>
      <w:isLgl/>
      <w:lvlText w:val="%1.%2.%3.%4.%5"/>
      <w:lvlJc w:val="left"/>
      <w:pPr>
        <w:ind w:left="720" w:hanging="720"/>
      </w:pPr>
      <w:rPr>
        <w:rFonts w:hint="default"/>
        <w:sz w:val="20"/>
      </w:rPr>
    </w:lvl>
    <w:lvl w:ilvl="5">
      <w:start w:val="1"/>
      <w:numFmt w:val="decimal"/>
      <w:isLgl/>
      <w:lvlText w:val="%1.%2.%3.%4.%5.%6"/>
      <w:lvlJc w:val="left"/>
      <w:pPr>
        <w:ind w:left="1080" w:hanging="1080"/>
      </w:pPr>
      <w:rPr>
        <w:rFonts w:hint="default"/>
        <w:sz w:val="20"/>
      </w:rPr>
    </w:lvl>
    <w:lvl w:ilvl="6">
      <w:start w:val="1"/>
      <w:numFmt w:val="decimal"/>
      <w:isLgl/>
      <w:lvlText w:val="%1.%2.%3.%4.%5.%6.%7"/>
      <w:lvlJc w:val="left"/>
      <w:pPr>
        <w:ind w:left="1080" w:hanging="1080"/>
      </w:pPr>
      <w:rPr>
        <w:rFonts w:hint="default"/>
        <w:sz w:val="20"/>
      </w:rPr>
    </w:lvl>
    <w:lvl w:ilvl="7">
      <w:start w:val="1"/>
      <w:numFmt w:val="decimal"/>
      <w:isLgl/>
      <w:lvlText w:val="%1.%2.%3.%4.%5.%6.%7.%8"/>
      <w:lvlJc w:val="left"/>
      <w:pPr>
        <w:ind w:left="1440" w:hanging="1440"/>
      </w:pPr>
      <w:rPr>
        <w:rFonts w:hint="default"/>
        <w:sz w:val="20"/>
      </w:rPr>
    </w:lvl>
    <w:lvl w:ilvl="8">
      <w:start w:val="1"/>
      <w:numFmt w:val="decimal"/>
      <w:isLgl/>
      <w:lvlText w:val="%1.%2.%3.%4.%5.%6.%7.%8.%9"/>
      <w:lvlJc w:val="left"/>
      <w:pPr>
        <w:ind w:left="1440" w:hanging="1440"/>
      </w:pPr>
      <w:rPr>
        <w:rFonts w:hint="default"/>
        <w:sz w:val="20"/>
      </w:rPr>
    </w:lvl>
  </w:abstractNum>
  <w:abstractNum w:abstractNumId="31" w15:restartNumberingAfterBreak="0">
    <w:nsid w:val="645016A2"/>
    <w:multiLevelType w:val="singleLevel"/>
    <w:tmpl w:val="D526AC88"/>
    <w:lvl w:ilvl="0">
      <w:start w:val="1"/>
      <w:numFmt w:val="lowerRoman"/>
      <w:lvlText w:val="(%1)"/>
      <w:lvlJc w:val="left"/>
      <w:pPr>
        <w:tabs>
          <w:tab w:val="num" w:pos="2160"/>
        </w:tabs>
        <w:ind w:left="2160" w:hanging="720"/>
      </w:pPr>
      <w:rPr>
        <w:rFonts w:hint="default"/>
      </w:rPr>
    </w:lvl>
  </w:abstractNum>
  <w:abstractNum w:abstractNumId="32" w15:restartNumberingAfterBreak="0">
    <w:nsid w:val="6D116CED"/>
    <w:multiLevelType w:val="singleLevel"/>
    <w:tmpl w:val="305EDD14"/>
    <w:lvl w:ilvl="0">
      <w:start w:val="1"/>
      <w:numFmt w:val="decimal"/>
      <w:lvlText w:val="(%1)"/>
      <w:lvlJc w:val="left"/>
      <w:pPr>
        <w:tabs>
          <w:tab w:val="num" w:pos="2160"/>
        </w:tabs>
        <w:ind w:left="2160" w:hanging="435"/>
      </w:pPr>
      <w:rPr>
        <w:rFonts w:hint="default"/>
      </w:rPr>
    </w:lvl>
  </w:abstractNum>
  <w:abstractNum w:abstractNumId="33" w15:restartNumberingAfterBreak="0">
    <w:nsid w:val="6D2035E5"/>
    <w:multiLevelType w:val="singleLevel"/>
    <w:tmpl w:val="9D14A218"/>
    <w:lvl w:ilvl="0">
      <w:start w:val="2"/>
      <w:numFmt w:val="lowerLetter"/>
      <w:lvlText w:val="(%1)"/>
      <w:lvlJc w:val="left"/>
      <w:pPr>
        <w:tabs>
          <w:tab w:val="num" w:pos="1950"/>
        </w:tabs>
        <w:ind w:left="1950" w:hanging="1230"/>
      </w:pPr>
      <w:rPr>
        <w:rFonts w:hint="default"/>
      </w:rPr>
    </w:lvl>
  </w:abstractNum>
  <w:abstractNum w:abstractNumId="34" w15:restartNumberingAfterBreak="0">
    <w:nsid w:val="723248AC"/>
    <w:multiLevelType w:val="singleLevel"/>
    <w:tmpl w:val="56AEC448"/>
    <w:lvl w:ilvl="0">
      <w:start w:val="2"/>
      <w:numFmt w:val="lowerLetter"/>
      <w:lvlText w:val="(%1)"/>
      <w:lvlJc w:val="left"/>
      <w:pPr>
        <w:tabs>
          <w:tab w:val="num" w:pos="1440"/>
        </w:tabs>
        <w:ind w:left="1440" w:hanging="765"/>
      </w:pPr>
      <w:rPr>
        <w:rFonts w:hint="default"/>
      </w:rPr>
    </w:lvl>
  </w:abstractNum>
  <w:abstractNum w:abstractNumId="35" w15:restartNumberingAfterBreak="0">
    <w:nsid w:val="75D95023"/>
    <w:multiLevelType w:val="singleLevel"/>
    <w:tmpl w:val="1FC40248"/>
    <w:lvl w:ilvl="0">
      <w:start w:val="18"/>
      <w:numFmt w:val="decimal"/>
      <w:lvlText w:val="%1."/>
      <w:lvlJc w:val="left"/>
      <w:pPr>
        <w:tabs>
          <w:tab w:val="num" w:pos="720"/>
        </w:tabs>
        <w:ind w:left="720" w:hanging="720"/>
      </w:pPr>
      <w:rPr>
        <w:rFonts w:hint="default"/>
      </w:rPr>
    </w:lvl>
  </w:abstractNum>
  <w:abstractNum w:abstractNumId="36" w15:restartNumberingAfterBreak="0">
    <w:nsid w:val="78227BD2"/>
    <w:multiLevelType w:val="singleLevel"/>
    <w:tmpl w:val="F29AB4CE"/>
    <w:lvl w:ilvl="0">
      <w:start w:val="1"/>
      <w:numFmt w:val="lowerRoman"/>
      <w:lvlText w:val="(%1)"/>
      <w:lvlJc w:val="left"/>
      <w:pPr>
        <w:tabs>
          <w:tab w:val="num" w:pos="2160"/>
        </w:tabs>
        <w:ind w:left="2160" w:hanging="720"/>
      </w:pPr>
      <w:rPr>
        <w:rFonts w:hint="default"/>
      </w:rPr>
    </w:lvl>
  </w:abstractNum>
  <w:abstractNum w:abstractNumId="37" w15:restartNumberingAfterBreak="0">
    <w:nsid w:val="788D0B5A"/>
    <w:multiLevelType w:val="singleLevel"/>
    <w:tmpl w:val="7374BF8A"/>
    <w:lvl w:ilvl="0">
      <w:start w:val="1"/>
      <w:numFmt w:val="lowerLetter"/>
      <w:lvlText w:val="(%1)"/>
      <w:lvlJc w:val="left"/>
      <w:pPr>
        <w:tabs>
          <w:tab w:val="num" w:pos="1440"/>
        </w:tabs>
        <w:ind w:left="1440" w:hanging="720"/>
      </w:pPr>
      <w:rPr>
        <w:rFonts w:hint="default"/>
      </w:rPr>
    </w:lvl>
  </w:abstractNum>
  <w:num w:numId="1" w16cid:durableId="2098087091">
    <w:abstractNumId w:val="16"/>
  </w:num>
  <w:num w:numId="2" w16cid:durableId="1388602018">
    <w:abstractNumId w:val="35"/>
  </w:num>
  <w:num w:numId="3" w16cid:durableId="697316776">
    <w:abstractNumId w:val="3"/>
  </w:num>
  <w:num w:numId="4" w16cid:durableId="445656221">
    <w:abstractNumId w:val="34"/>
  </w:num>
  <w:num w:numId="5" w16cid:durableId="844320887">
    <w:abstractNumId w:val="13"/>
  </w:num>
  <w:num w:numId="6" w16cid:durableId="651178661">
    <w:abstractNumId w:val="32"/>
  </w:num>
  <w:num w:numId="7" w16cid:durableId="493961170">
    <w:abstractNumId w:val="33"/>
  </w:num>
  <w:num w:numId="8" w16cid:durableId="460464381">
    <w:abstractNumId w:val="5"/>
  </w:num>
  <w:num w:numId="9" w16cid:durableId="1344089097">
    <w:abstractNumId w:val="18"/>
  </w:num>
  <w:num w:numId="10" w16cid:durableId="202057959">
    <w:abstractNumId w:val="30"/>
  </w:num>
  <w:num w:numId="11" w16cid:durableId="1373573878">
    <w:abstractNumId w:val="15"/>
  </w:num>
  <w:num w:numId="12" w16cid:durableId="231044699">
    <w:abstractNumId w:val="10"/>
  </w:num>
  <w:num w:numId="13" w16cid:durableId="1647586677">
    <w:abstractNumId w:val="36"/>
  </w:num>
  <w:num w:numId="14" w16cid:durableId="782262466">
    <w:abstractNumId w:val="24"/>
  </w:num>
  <w:num w:numId="15" w16cid:durableId="843980536">
    <w:abstractNumId w:val="7"/>
  </w:num>
  <w:num w:numId="16" w16cid:durableId="962688548">
    <w:abstractNumId w:val="37"/>
  </w:num>
  <w:num w:numId="17" w16cid:durableId="340935829">
    <w:abstractNumId w:val="26"/>
  </w:num>
  <w:num w:numId="18" w16cid:durableId="1237981564">
    <w:abstractNumId w:val="22"/>
  </w:num>
  <w:num w:numId="19" w16cid:durableId="1582905234">
    <w:abstractNumId w:val="27"/>
  </w:num>
  <w:num w:numId="20" w16cid:durableId="626618124">
    <w:abstractNumId w:val="31"/>
  </w:num>
  <w:num w:numId="21" w16cid:durableId="1901165083">
    <w:abstractNumId w:val="9"/>
  </w:num>
  <w:num w:numId="22" w16cid:durableId="716661503">
    <w:abstractNumId w:val="29"/>
  </w:num>
  <w:num w:numId="23" w16cid:durableId="681931844">
    <w:abstractNumId w:val="1"/>
  </w:num>
  <w:num w:numId="24" w16cid:durableId="714503108">
    <w:abstractNumId w:val="12"/>
  </w:num>
  <w:num w:numId="25" w16cid:durableId="1739940325">
    <w:abstractNumId w:val="4"/>
  </w:num>
  <w:num w:numId="26" w16cid:durableId="1230573711">
    <w:abstractNumId w:val="28"/>
  </w:num>
  <w:num w:numId="27" w16cid:durableId="1882277459">
    <w:abstractNumId w:val="17"/>
  </w:num>
  <w:num w:numId="28" w16cid:durableId="309214316">
    <w:abstractNumId w:val="21"/>
  </w:num>
  <w:num w:numId="29" w16cid:durableId="1276016347">
    <w:abstractNumId w:val="14"/>
  </w:num>
  <w:num w:numId="30" w16cid:durableId="259603568">
    <w:abstractNumId w:val="8"/>
  </w:num>
  <w:num w:numId="31" w16cid:durableId="1111362609">
    <w:abstractNumId w:val="20"/>
  </w:num>
  <w:num w:numId="32" w16cid:durableId="1767341449">
    <w:abstractNumId w:val="6"/>
  </w:num>
  <w:num w:numId="33" w16cid:durableId="957369898">
    <w:abstractNumId w:val="2"/>
  </w:num>
  <w:num w:numId="34" w16cid:durableId="1441223989">
    <w:abstractNumId w:val="11"/>
  </w:num>
  <w:num w:numId="35" w16cid:durableId="555972071">
    <w:abstractNumId w:val="19"/>
  </w:num>
  <w:num w:numId="36" w16cid:durableId="18896629">
    <w:abstractNumId w:val="25"/>
  </w:num>
  <w:num w:numId="37" w16cid:durableId="1324890280">
    <w:abstractNumId w:val="23"/>
  </w:num>
  <w:num w:numId="38" w16cid:durableId="9078077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Eve Yeo">
    <w15:presenceInfo w15:providerId="Windows Live" w15:userId="cf43b05bbd1042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oNotTrackMoves/>
  <w:defaultTabStop w:val="720"/>
  <w:displayHorizontalDrawingGridEvery w:val="0"/>
  <w:displayVerticalDrawingGridEvery w:val="0"/>
  <w:doNotUseMarginsForDrawingGridOrigin/>
  <w:noPunctuationKerning/>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15AF"/>
    <w:rsid w:val="00002A5F"/>
    <w:rsid w:val="00005BCF"/>
    <w:rsid w:val="0001261A"/>
    <w:rsid w:val="000163E8"/>
    <w:rsid w:val="0002680C"/>
    <w:rsid w:val="00036707"/>
    <w:rsid w:val="00057356"/>
    <w:rsid w:val="00061AEC"/>
    <w:rsid w:val="000840CF"/>
    <w:rsid w:val="0009583C"/>
    <w:rsid w:val="000B7C27"/>
    <w:rsid w:val="000C0C68"/>
    <w:rsid w:val="000C5764"/>
    <w:rsid w:val="000D587F"/>
    <w:rsid w:val="000D5C4D"/>
    <w:rsid w:val="000E0668"/>
    <w:rsid w:val="00102BD1"/>
    <w:rsid w:val="001133D4"/>
    <w:rsid w:val="001134C1"/>
    <w:rsid w:val="001240DC"/>
    <w:rsid w:val="001463D4"/>
    <w:rsid w:val="00163360"/>
    <w:rsid w:val="001635A0"/>
    <w:rsid w:val="001828DB"/>
    <w:rsid w:val="001915AF"/>
    <w:rsid w:val="001C5F94"/>
    <w:rsid w:val="001E64FE"/>
    <w:rsid w:val="00212884"/>
    <w:rsid w:val="00213773"/>
    <w:rsid w:val="00217EF0"/>
    <w:rsid w:val="00244243"/>
    <w:rsid w:val="00252391"/>
    <w:rsid w:val="00262392"/>
    <w:rsid w:val="00272B0E"/>
    <w:rsid w:val="002800D4"/>
    <w:rsid w:val="00280BD0"/>
    <w:rsid w:val="002A4E65"/>
    <w:rsid w:val="002B5FEB"/>
    <w:rsid w:val="0030015B"/>
    <w:rsid w:val="00304428"/>
    <w:rsid w:val="003130BE"/>
    <w:rsid w:val="00322E6B"/>
    <w:rsid w:val="003359DA"/>
    <w:rsid w:val="00341712"/>
    <w:rsid w:val="00391D6C"/>
    <w:rsid w:val="003B0B34"/>
    <w:rsid w:val="003B464A"/>
    <w:rsid w:val="003B55E1"/>
    <w:rsid w:val="003C1814"/>
    <w:rsid w:val="003C40EE"/>
    <w:rsid w:val="003D011E"/>
    <w:rsid w:val="0040008A"/>
    <w:rsid w:val="00413FA8"/>
    <w:rsid w:val="00425836"/>
    <w:rsid w:val="00436B56"/>
    <w:rsid w:val="00447656"/>
    <w:rsid w:val="00472F84"/>
    <w:rsid w:val="00475AC7"/>
    <w:rsid w:val="004776EB"/>
    <w:rsid w:val="00487655"/>
    <w:rsid w:val="00495B9E"/>
    <w:rsid w:val="00496B35"/>
    <w:rsid w:val="004F39B1"/>
    <w:rsid w:val="00503346"/>
    <w:rsid w:val="00504EED"/>
    <w:rsid w:val="00533166"/>
    <w:rsid w:val="00543EB0"/>
    <w:rsid w:val="00546D0D"/>
    <w:rsid w:val="00594FF8"/>
    <w:rsid w:val="00597474"/>
    <w:rsid w:val="00597EE4"/>
    <w:rsid w:val="005A23E2"/>
    <w:rsid w:val="005A69BE"/>
    <w:rsid w:val="005B711C"/>
    <w:rsid w:val="005F268E"/>
    <w:rsid w:val="00602DB2"/>
    <w:rsid w:val="00602EEB"/>
    <w:rsid w:val="006156C8"/>
    <w:rsid w:val="0063386F"/>
    <w:rsid w:val="0064472F"/>
    <w:rsid w:val="00662445"/>
    <w:rsid w:val="0069273D"/>
    <w:rsid w:val="006A1F64"/>
    <w:rsid w:val="006A3928"/>
    <w:rsid w:val="006B77AE"/>
    <w:rsid w:val="006D2F4E"/>
    <w:rsid w:val="006D3764"/>
    <w:rsid w:val="006F1F07"/>
    <w:rsid w:val="006F6987"/>
    <w:rsid w:val="00701B50"/>
    <w:rsid w:val="00712528"/>
    <w:rsid w:val="007175E3"/>
    <w:rsid w:val="00717860"/>
    <w:rsid w:val="0079043B"/>
    <w:rsid w:val="00793A32"/>
    <w:rsid w:val="007C07EC"/>
    <w:rsid w:val="007C4F60"/>
    <w:rsid w:val="007D468B"/>
    <w:rsid w:val="00802578"/>
    <w:rsid w:val="0080419B"/>
    <w:rsid w:val="008223DE"/>
    <w:rsid w:val="008261E4"/>
    <w:rsid w:val="008265FC"/>
    <w:rsid w:val="00827C3C"/>
    <w:rsid w:val="00831A3F"/>
    <w:rsid w:val="0083627C"/>
    <w:rsid w:val="0084603F"/>
    <w:rsid w:val="00850E45"/>
    <w:rsid w:val="0085138C"/>
    <w:rsid w:val="00852B9B"/>
    <w:rsid w:val="0085392A"/>
    <w:rsid w:val="00873DF3"/>
    <w:rsid w:val="008A50DF"/>
    <w:rsid w:val="008B22C3"/>
    <w:rsid w:val="008B48A5"/>
    <w:rsid w:val="008C0E15"/>
    <w:rsid w:val="008C6A59"/>
    <w:rsid w:val="008D4807"/>
    <w:rsid w:val="008D5288"/>
    <w:rsid w:val="00910B07"/>
    <w:rsid w:val="0093643C"/>
    <w:rsid w:val="0094631D"/>
    <w:rsid w:val="009464F4"/>
    <w:rsid w:val="00973748"/>
    <w:rsid w:val="009B428F"/>
    <w:rsid w:val="009C12AF"/>
    <w:rsid w:val="009C3EA5"/>
    <w:rsid w:val="009D408F"/>
    <w:rsid w:val="009D47B1"/>
    <w:rsid w:val="009E1EBA"/>
    <w:rsid w:val="009E27C1"/>
    <w:rsid w:val="009F2AB8"/>
    <w:rsid w:val="00A23EF3"/>
    <w:rsid w:val="00A25CDC"/>
    <w:rsid w:val="00A751EE"/>
    <w:rsid w:val="00A76193"/>
    <w:rsid w:val="00A92D7F"/>
    <w:rsid w:val="00A97C51"/>
    <w:rsid w:val="00AB10FD"/>
    <w:rsid w:val="00AC08D3"/>
    <w:rsid w:val="00AC6274"/>
    <w:rsid w:val="00AC6C94"/>
    <w:rsid w:val="00AF0C0D"/>
    <w:rsid w:val="00AF26B3"/>
    <w:rsid w:val="00B1447D"/>
    <w:rsid w:val="00B20F4F"/>
    <w:rsid w:val="00B36340"/>
    <w:rsid w:val="00B540AB"/>
    <w:rsid w:val="00B56302"/>
    <w:rsid w:val="00B70A2B"/>
    <w:rsid w:val="00B749FC"/>
    <w:rsid w:val="00BA2A76"/>
    <w:rsid w:val="00BC0709"/>
    <w:rsid w:val="00BC5C9F"/>
    <w:rsid w:val="00BE72BB"/>
    <w:rsid w:val="00C1452D"/>
    <w:rsid w:val="00C15F3E"/>
    <w:rsid w:val="00C21285"/>
    <w:rsid w:val="00C225B0"/>
    <w:rsid w:val="00C253D3"/>
    <w:rsid w:val="00C25F12"/>
    <w:rsid w:val="00C276AC"/>
    <w:rsid w:val="00C56A60"/>
    <w:rsid w:val="00C766FE"/>
    <w:rsid w:val="00C940C5"/>
    <w:rsid w:val="00C9615B"/>
    <w:rsid w:val="00CA0493"/>
    <w:rsid w:val="00CA7294"/>
    <w:rsid w:val="00CB2CD8"/>
    <w:rsid w:val="00CB471D"/>
    <w:rsid w:val="00CB7A15"/>
    <w:rsid w:val="00CC088D"/>
    <w:rsid w:val="00CC4EDD"/>
    <w:rsid w:val="00CC75D9"/>
    <w:rsid w:val="00CD2F00"/>
    <w:rsid w:val="00CD44AC"/>
    <w:rsid w:val="00CE650C"/>
    <w:rsid w:val="00D10676"/>
    <w:rsid w:val="00D1466E"/>
    <w:rsid w:val="00D162F0"/>
    <w:rsid w:val="00D20BD0"/>
    <w:rsid w:val="00D2603D"/>
    <w:rsid w:val="00D37F5D"/>
    <w:rsid w:val="00D5748A"/>
    <w:rsid w:val="00D5760C"/>
    <w:rsid w:val="00D60456"/>
    <w:rsid w:val="00DA1771"/>
    <w:rsid w:val="00DA1975"/>
    <w:rsid w:val="00DB0E4F"/>
    <w:rsid w:val="00DC2457"/>
    <w:rsid w:val="00E01E23"/>
    <w:rsid w:val="00E06FD5"/>
    <w:rsid w:val="00E13F8B"/>
    <w:rsid w:val="00E15966"/>
    <w:rsid w:val="00E245E8"/>
    <w:rsid w:val="00E25B73"/>
    <w:rsid w:val="00E46893"/>
    <w:rsid w:val="00E53605"/>
    <w:rsid w:val="00E53A11"/>
    <w:rsid w:val="00E63DBF"/>
    <w:rsid w:val="00E979C3"/>
    <w:rsid w:val="00EC1263"/>
    <w:rsid w:val="00EC1688"/>
    <w:rsid w:val="00ED79C5"/>
    <w:rsid w:val="00EF005E"/>
    <w:rsid w:val="00F062D6"/>
    <w:rsid w:val="00F0714C"/>
    <w:rsid w:val="00F25E91"/>
    <w:rsid w:val="00F324F8"/>
    <w:rsid w:val="00F33E1D"/>
    <w:rsid w:val="00F3763A"/>
    <w:rsid w:val="00F41D62"/>
    <w:rsid w:val="00F43D08"/>
    <w:rsid w:val="00F533DD"/>
    <w:rsid w:val="00F558B0"/>
    <w:rsid w:val="00F6137A"/>
    <w:rsid w:val="00F9307E"/>
    <w:rsid w:val="00F94D63"/>
    <w:rsid w:val="00FC322A"/>
    <w:rsid w:val="00FD1E1B"/>
    <w:rsid w:val="00FF0B3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8479B1"/>
  <w15:chartTrackingRefBased/>
  <w15:docId w15:val="{E460851A-75EA-4BBC-8786-B49217DAE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eastAsia="en-US"/>
    </w:rPr>
  </w:style>
  <w:style w:type="paragraph" w:styleId="Heading1">
    <w:name w:val="heading 1"/>
    <w:basedOn w:val="Normal"/>
    <w:next w:val="Normal"/>
    <w:qFormat/>
    <w:pPr>
      <w:keepNext/>
      <w:jc w:val="both"/>
      <w:outlineLvl w:val="0"/>
    </w:pPr>
    <w:rPr>
      <w:b/>
      <w:sz w:val="22"/>
    </w:rPr>
  </w:style>
  <w:style w:type="paragraph" w:styleId="Heading2">
    <w:name w:val="heading 2"/>
    <w:basedOn w:val="Normal"/>
    <w:next w:val="Normal"/>
    <w:qFormat/>
    <w:pPr>
      <w:keepNext/>
      <w:ind w:left="2880" w:firstLine="720"/>
      <w:jc w:val="both"/>
      <w:outlineLvl w:val="1"/>
    </w:pPr>
    <w:rPr>
      <w:b/>
      <w:sz w:val="22"/>
    </w:rPr>
  </w:style>
  <w:style w:type="paragraph" w:styleId="Heading3">
    <w:name w:val="heading 3"/>
    <w:basedOn w:val="Normal"/>
    <w:next w:val="Normal"/>
    <w:qFormat/>
    <w:pPr>
      <w:keepNext/>
      <w:ind w:left="2880" w:firstLine="720"/>
      <w:jc w:val="both"/>
      <w:outlineLvl w:val="2"/>
    </w:pPr>
    <w:rPr>
      <w:b/>
      <w:sz w:val="22"/>
      <w:u w:val="single"/>
    </w:rPr>
  </w:style>
  <w:style w:type="paragraph" w:styleId="Heading4">
    <w:name w:val="heading 4"/>
    <w:basedOn w:val="Normal"/>
    <w:next w:val="Normal"/>
    <w:qFormat/>
    <w:pPr>
      <w:keepNext/>
      <w:jc w:val="center"/>
      <w:outlineLvl w:val="3"/>
    </w:pPr>
    <w:rPr>
      <w:b/>
      <w:sz w:val="22"/>
      <w:u w:val="single"/>
    </w:rPr>
  </w:style>
  <w:style w:type="paragraph" w:styleId="Heading5">
    <w:name w:val="heading 5"/>
    <w:basedOn w:val="Normal"/>
    <w:next w:val="Normal"/>
    <w:qFormat/>
    <w:pPr>
      <w:keepNext/>
      <w:jc w:val="center"/>
      <w:outlineLvl w:val="4"/>
    </w:pPr>
    <w:rPr>
      <w:b/>
      <w:sz w:val="24"/>
      <w:u w:val="single"/>
    </w:rPr>
  </w:style>
  <w:style w:type="paragraph" w:styleId="Heading6">
    <w:name w:val="heading 6"/>
    <w:basedOn w:val="Normal"/>
    <w:next w:val="Normal"/>
    <w:qFormat/>
    <w:pPr>
      <w:keepNext/>
      <w:ind w:left="3600" w:firstLine="720"/>
      <w:jc w:val="both"/>
      <w:outlineLvl w:val="5"/>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2"/>
      <w:u w:val="single"/>
    </w:rPr>
  </w:style>
  <w:style w:type="paragraph" w:styleId="BodyText">
    <w:name w:val="Body Text"/>
    <w:basedOn w:val="Normal"/>
    <w:link w:val="BodyTextChar"/>
    <w:semiHidden/>
    <w:pPr>
      <w:jc w:val="both"/>
    </w:pPr>
    <w:rPr>
      <w:sz w:val="22"/>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BodyTextIndent">
    <w:name w:val="Body Text Indent"/>
    <w:basedOn w:val="Normal"/>
    <w:semiHidden/>
    <w:pPr>
      <w:ind w:left="990" w:hanging="990"/>
      <w:jc w:val="both"/>
    </w:pPr>
    <w:rPr>
      <w:sz w:val="24"/>
    </w:rPr>
  </w:style>
  <w:style w:type="paragraph" w:customStyle="1" w:styleId="acList3">
    <w:name w:val="acList 3"/>
    <w:basedOn w:val="Normal"/>
    <w:rsid w:val="0093643C"/>
    <w:pPr>
      <w:tabs>
        <w:tab w:val="num" w:pos="1440"/>
      </w:tabs>
      <w:suppressAutoHyphens/>
      <w:spacing w:before="240" w:line="320" w:lineRule="exact"/>
      <w:ind w:left="1440" w:hanging="720"/>
      <w:jc w:val="both"/>
    </w:pPr>
    <w:rPr>
      <w:sz w:val="24"/>
    </w:rPr>
  </w:style>
  <w:style w:type="paragraph" w:styleId="BodyText2">
    <w:name w:val="Body Text 2"/>
    <w:basedOn w:val="Normal"/>
    <w:semiHidden/>
    <w:pPr>
      <w:spacing w:after="120" w:line="480" w:lineRule="auto"/>
    </w:pPr>
  </w:style>
  <w:style w:type="paragraph" w:styleId="BodyTextIndent3">
    <w:name w:val="Body Text Indent 3"/>
    <w:basedOn w:val="Normal"/>
    <w:semiHidden/>
    <w:pPr>
      <w:spacing w:after="120"/>
      <w:ind w:left="360"/>
    </w:pPr>
    <w:rPr>
      <w:sz w:val="16"/>
      <w:szCs w:val="16"/>
    </w:rPr>
  </w:style>
  <w:style w:type="paragraph" w:styleId="BlockText">
    <w:name w:val="Block Text"/>
    <w:basedOn w:val="Normal"/>
    <w:semiHidden/>
    <w:pPr>
      <w:widowControl w:val="0"/>
      <w:autoSpaceDE w:val="0"/>
      <w:autoSpaceDN w:val="0"/>
      <w:adjustRightInd w:val="0"/>
      <w:spacing w:line="283" w:lineRule="exact"/>
      <w:ind w:left="720" w:right="72" w:hanging="720"/>
      <w:jc w:val="both"/>
    </w:pPr>
    <w:rPr>
      <w:sz w:val="24"/>
      <w:lang w:val="en-US"/>
    </w:rPr>
  </w:style>
  <w:style w:type="paragraph" w:customStyle="1" w:styleId="LightGrid-Accent31">
    <w:name w:val="Light Grid - Accent 31"/>
    <w:basedOn w:val="Normal"/>
    <w:uiPriority w:val="34"/>
    <w:qFormat/>
    <w:rsid w:val="005A69BE"/>
    <w:pPr>
      <w:ind w:left="720"/>
    </w:pPr>
  </w:style>
  <w:style w:type="paragraph" w:styleId="BodyTextIndent2">
    <w:name w:val="Body Text Indent 2"/>
    <w:basedOn w:val="Normal"/>
    <w:link w:val="BodyTextIndent2Char"/>
    <w:uiPriority w:val="99"/>
    <w:semiHidden/>
    <w:unhideWhenUsed/>
    <w:rsid w:val="0085138C"/>
    <w:pPr>
      <w:spacing w:after="120" w:line="480" w:lineRule="auto"/>
      <w:ind w:left="360"/>
    </w:pPr>
  </w:style>
  <w:style w:type="character" w:customStyle="1" w:styleId="BodyTextIndent2Char">
    <w:name w:val="Body Text Indent 2 Char"/>
    <w:link w:val="BodyTextIndent2"/>
    <w:uiPriority w:val="99"/>
    <w:semiHidden/>
    <w:rsid w:val="0085138C"/>
    <w:rPr>
      <w:lang w:val="en-GB"/>
    </w:rPr>
  </w:style>
  <w:style w:type="character" w:customStyle="1" w:styleId="BodyTextChar">
    <w:name w:val="Body Text Char"/>
    <w:link w:val="BodyText"/>
    <w:semiHidden/>
    <w:rsid w:val="00850E45"/>
    <w:rPr>
      <w:sz w:val="22"/>
      <w:lang w:val="en-GB"/>
    </w:rPr>
  </w:style>
  <w:style w:type="paragraph" w:styleId="BalloonText">
    <w:name w:val="Balloon Text"/>
    <w:basedOn w:val="Normal"/>
    <w:link w:val="BalloonTextChar"/>
    <w:uiPriority w:val="99"/>
    <w:semiHidden/>
    <w:unhideWhenUsed/>
    <w:rsid w:val="00AF0C0D"/>
    <w:rPr>
      <w:rFonts w:ascii="Tahoma" w:hAnsi="Tahoma" w:cs="Tahoma"/>
      <w:sz w:val="16"/>
      <w:szCs w:val="16"/>
    </w:rPr>
  </w:style>
  <w:style w:type="character" w:customStyle="1" w:styleId="BalloonTextChar">
    <w:name w:val="Balloon Text Char"/>
    <w:link w:val="BalloonText"/>
    <w:uiPriority w:val="99"/>
    <w:semiHidden/>
    <w:rsid w:val="00AF0C0D"/>
    <w:rPr>
      <w:rFonts w:ascii="Tahoma" w:hAnsi="Tahoma" w:cs="Tahoma"/>
      <w:sz w:val="16"/>
      <w:szCs w:val="16"/>
      <w:lang w:val="en-GB"/>
    </w:rPr>
  </w:style>
  <w:style w:type="paragraph" w:customStyle="1" w:styleId="ColorfulList-Accent11">
    <w:name w:val="Colorful List - Accent 11"/>
    <w:basedOn w:val="Normal"/>
    <w:uiPriority w:val="34"/>
    <w:qFormat/>
    <w:rsid w:val="00543EB0"/>
    <w:pPr>
      <w:ind w:left="720"/>
    </w:pPr>
  </w:style>
  <w:style w:type="character" w:styleId="Hyperlink">
    <w:name w:val="Hyperlink"/>
    <w:uiPriority w:val="99"/>
    <w:unhideWhenUsed/>
    <w:rsid w:val="005B71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810212">
      <w:bodyDiv w:val="1"/>
      <w:marLeft w:val="0"/>
      <w:marRight w:val="0"/>
      <w:marTop w:val="0"/>
      <w:marBottom w:val="0"/>
      <w:divBdr>
        <w:top w:val="none" w:sz="0" w:space="0" w:color="auto"/>
        <w:left w:val="none" w:sz="0" w:space="0" w:color="auto"/>
        <w:bottom w:val="none" w:sz="0" w:space="0" w:color="auto"/>
        <w:right w:val="none" w:sz="0" w:space="0" w:color="auto"/>
      </w:divBdr>
    </w:div>
    <w:div w:id="343627323">
      <w:bodyDiv w:val="1"/>
      <w:marLeft w:val="0"/>
      <w:marRight w:val="0"/>
      <w:marTop w:val="0"/>
      <w:marBottom w:val="0"/>
      <w:divBdr>
        <w:top w:val="none" w:sz="0" w:space="0" w:color="auto"/>
        <w:left w:val="none" w:sz="0" w:space="0" w:color="auto"/>
        <w:bottom w:val="none" w:sz="0" w:space="0" w:color="auto"/>
        <w:right w:val="none" w:sz="0" w:space="0" w:color="auto"/>
      </w:divBdr>
    </w:div>
    <w:div w:id="659651960">
      <w:bodyDiv w:val="1"/>
      <w:marLeft w:val="0"/>
      <w:marRight w:val="0"/>
      <w:marTop w:val="0"/>
      <w:marBottom w:val="0"/>
      <w:divBdr>
        <w:top w:val="none" w:sz="0" w:space="0" w:color="auto"/>
        <w:left w:val="none" w:sz="0" w:space="0" w:color="auto"/>
        <w:bottom w:val="none" w:sz="0" w:space="0" w:color="auto"/>
        <w:right w:val="none" w:sz="0" w:space="0" w:color="auto"/>
      </w:divBdr>
    </w:div>
    <w:div w:id="781656040">
      <w:bodyDiv w:val="1"/>
      <w:marLeft w:val="0"/>
      <w:marRight w:val="0"/>
      <w:marTop w:val="0"/>
      <w:marBottom w:val="0"/>
      <w:divBdr>
        <w:top w:val="none" w:sz="0" w:space="0" w:color="auto"/>
        <w:left w:val="none" w:sz="0" w:space="0" w:color="auto"/>
        <w:bottom w:val="none" w:sz="0" w:space="0" w:color="auto"/>
        <w:right w:val="none" w:sz="0" w:space="0" w:color="auto"/>
      </w:divBdr>
    </w:div>
    <w:div w:id="919288127">
      <w:bodyDiv w:val="1"/>
      <w:marLeft w:val="0"/>
      <w:marRight w:val="0"/>
      <w:marTop w:val="0"/>
      <w:marBottom w:val="0"/>
      <w:divBdr>
        <w:top w:val="none" w:sz="0" w:space="0" w:color="auto"/>
        <w:left w:val="none" w:sz="0" w:space="0" w:color="auto"/>
        <w:bottom w:val="none" w:sz="0" w:space="0" w:color="auto"/>
        <w:right w:val="none" w:sz="0" w:space="0" w:color="auto"/>
      </w:divBdr>
    </w:div>
    <w:div w:id="1507671017">
      <w:bodyDiv w:val="1"/>
      <w:marLeft w:val="0"/>
      <w:marRight w:val="0"/>
      <w:marTop w:val="0"/>
      <w:marBottom w:val="0"/>
      <w:divBdr>
        <w:top w:val="none" w:sz="0" w:space="0" w:color="auto"/>
        <w:left w:val="none" w:sz="0" w:space="0" w:color="auto"/>
        <w:bottom w:val="none" w:sz="0" w:space="0" w:color="auto"/>
        <w:right w:val="none" w:sz="0" w:space="0" w:color="auto"/>
      </w:divBdr>
    </w:div>
    <w:div w:id="1757895187">
      <w:bodyDiv w:val="1"/>
      <w:marLeft w:val="0"/>
      <w:marRight w:val="0"/>
      <w:marTop w:val="0"/>
      <w:marBottom w:val="0"/>
      <w:divBdr>
        <w:top w:val="none" w:sz="0" w:space="0" w:color="auto"/>
        <w:left w:val="none" w:sz="0" w:space="0" w:color="auto"/>
        <w:bottom w:val="none" w:sz="0" w:space="0" w:color="auto"/>
        <w:right w:val="none" w:sz="0" w:space="0" w:color="auto"/>
      </w:divBdr>
    </w:div>
    <w:div w:id="188213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7C613D-7004-4CC0-9223-0F8597330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9545</Words>
  <Characters>54408</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SALE AND PURCHASE AGREEMENT</vt:lpstr>
    </vt:vector>
  </TitlesOfParts>
  <Company>END_USER</Company>
  <LinksUpToDate>false</LinksUpToDate>
  <CharactersWithSpaces>63826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AND PURCHASE AGREEMENT</dc:title>
  <dc:subject/>
  <dc:creator>Eve Yeo-Yeo &amp; Partners</dc:creator>
  <cp:keywords/>
  <cp:lastModifiedBy>Eve Yeo</cp:lastModifiedBy>
  <cp:revision>5</cp:revision>
  <cp:lastPrinted>2015-02-06T09:26:00Z</cp:lastPrinted>
  <dcterms:created xsi:type="dcterms:W3CDTF">2024-05-10T08:09:00Z</dcterms:created>
  <dcterms:modified xsi:type="dcterms:W3CDTF">2024-05-10T08:19:00Z</dcterms:modified>
</cp:coreProperties>
</file>